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A6E7DD" w14:textId="77777777" w:rsidR="00FF773A" w:rsidRPr="00711AF0" w:rsidRDefault="00FF773A" w:rsidP="00FF773A">
      <w:pPr>
        <w:pStyle w:val="NoSpacing"/>
        <w:spacing w:line="360" w:lineRule="auto"/>
        <w:jc w:val="center"/>
        <w:rPr>
          <w:rFonts w:ascii="Century Gothic" w:eastAsiaTheme="majorEastAsia" w:hAnsi="Century Gothic"/>
          <w:b/>
          <w:sz w:val="24"/>
          <w:szCs w:val="24"/>
        </w:rPr>
      </w:pPr>
      <w:bookmarkStart w:id="0" w:name="_Hlk500407592"/>
    </w:p>
    <w:p w14:paraId="0A19F4E3" w14:textId="77777777" w:rsidR="00FF773A" w:rsidRPr="00A6173F" w:rsidRDefault="00FF773A" w:rsidP="00FF773A">
      <w:pPr>
        <w:overflowPunct/>
        <w:jc w:val="center"/>
        <w:textAlignment w:val="auto"/>
        <w:rPr>
          <w:rFonts w:ascii="Century Gothic" w:eastAsiaTheme="minorHAnsi" w:hAnsi="Century Gothic" w:cs="Century Gothic"/>
          <w:b/>
          <w:bCs/>
          <w:sz w:val="36"/>
          <w:szCs w:val="36"/>
          <w:lang w:val="en-GB"/>
        </w:rPr>
      </w:pPr>
      <w:bookmarkStart w:id="1" w:name="_Toc306664539"/>
      <w:bookmarkStart w:id="2" w:name="_Toc306664569"/>
      <w:bookmarkStart w:id="3" w:name="_Toc306664661"/>
      <w:r w:rsidRPr="00A6173F">
        <w:rPr>
          <w:rFonts w:ascii="Century Gothic" w:eastAsiaTheme="minorHAnsi" w:hAnsi="Century Gothic" w:cs="Century Gothic"/>
          <w:b/>
          <w:bCs/>
          <w:sz w:val="36"/>
          <w:szCs w:val="36"/>
          <w:lang w:val="en-GB"/>
        </w:rPr>
        <w:t>SYSTEM DESIGN &amp; SOLUTION BLUEPRINT DOCUMENT</w:t>
      </w:r>
    </w:p>
    <w:p w14:paraId="49114D68" w14:textId="77777777" w:rsidR="007C39CB" w:rsidRDefault="007C39CB" w:rsidP="00054513">
      <w:pPr>
        <w:overflowPunct/>
        <w:jc w:val="center"/>
        <w:textAlignment w:val="auto"/>
        <w:rPr>
          <w:rFonts w:ascii="Century Gothic" w:eastAsiaTheme="majorEastAsia" w:hAnsi="Century Gothic" w:cstheme="majorBidi"/>
          <w:b/>
          <w:lang w:val="en-GB"/>
        </w:rPr>
      </w:pPr>
      <w:r>
        <w:rPr>
          <w:rFonts w:ascii="Century Gothic" w:eastAsiaTheme="minorHAnsi" w:hAnsi="Century Gothic" w:cs="Century Gothic"/>
          <w:b/>
          <w:bCs/>
          <w:sz w:val="36"/>
          <w:szCs w:val="36"/>
          <w:lang w:val="en-GB"/>
        </w:rPr>
        <w:t>FOR THE IMPLEMENTATION OF AN</w:t>
      </w:r>
      <w:r w:rsidR="00FF773A" w:rsidRPr="00A6173F">
        <w:rPr>
          <w:rFonts w:ascii="Century Gothic" w:eastAsiaTheme="minorHAnsi" w:hAnsi="Century Gothic" w:cs="Century Gothic"/>
          <w:b/>
          <w:bCs/>
          <w:sz w:val="36"/>
          <w:szCs w:val="36"/>
          <w:lang w:val="en-GB"/>
        </w:rPr>
        <w:t xml:space="preserve"> </w:t>
      </w:r>
      <w:ins w:id="4" w:author="Ruth Machira" w:date="2018-10-23T14:42:00Z">
        <w:r w:rsidR="00054513">
          <w:rPr>
            <w:rFonts w:ascii="Century Gothic" w:eastAsiaTheme="majorEastAsia" w:hAnsi="Century Gothic" w:cs="Arial"/>
            <w:b/>
            <w:sz w:val="36"/>
            <w:szCs w:val="36"/>
          </w:rPr>
          <w:t xml:space="preserve">INTEGRATED MANAGEMENT INFORMATION </w:t>
        </w:r>
      </w:ins>
      <w:ins w:id="5" w:author="Ruth Machira" w:date="2018-10-23T16:23:00Z">
        <w:r w:rsidR="00054513">
          <w:rPr>
            <w:rFonts w:ascii="Century Gothic" w:eastAsiaTheme="majorEastAsia" w:hAnsi="Century Gothic" w:cs="Arial"/>
            <w:b/>
            <w:sz w:val="36"/>
            <w:szCs w:val="36"/>
          </w:rPr>
          <w:t>SYSTEM</w:t>
        </w:r>
      </w:ins>
      <w:r w:rsidR="00054513" w:rsidRPr="001D7076">
        <w:rPr>
          <w:rFonts w:ascii="Century Gothic" w:eastAsiaTheme="majorEastAsia" w:hAnsi="Century Gothic" w:cstheme="majorBidi"/>
          <w:b/>
          <w:lang w:val="en-GB"/>
        </w:rPr>
        <w:t xml:space="preserve"> </w:t>
      </w:r>
    </w:p>
    <w:p w14:paraId="0A18E541" w14:textId="2777773E" w:rsidR="00E77177" w:rsidRDefault="00FF773A" w:rsidP="00054513">
      <w:pPr>
        <w:overflowPunct/>
        <w:jc w:val="center"/>
        <w:textAlignment w:val="auto"/>
        <w:rPr>
          <w:rFonts w:ascii="Century Gothic" w:hAnsi="Century Gothic"/>
          <w:b/>
        </w:rPr>
      </w:pPr>
      <w:r w:rsidRPr="001D7076">
        <w:rPr>
          <w:rFonts w:ascii="Century Gothic" w:eastAsiaTheme="majorEastAsia" w:hAnsi="Century Gothic" w:cstheme="majorBidi"/>
          <w:b/>
          <w:lang w:val="en-GB"/>
        </w:rPr>
        <w:t>CONTRACT REFERENCE NO</w:t>
      </w:r>
      <w:r w:rsidRPr="007C39CB">
        <w:rPr>
          <w:rFonts w:ascii="Century Gothic" w:eastAsiaTheme="majorEastAsia" w:hAnsi="Century Gothic" w:cstheme="majorBidi"/>
          <w:b/>
          <w:lang w:val="en-GB"/>
        </w:rPr>
        <w:t xml:space="preserve">: </w:t>
      </w:r>
      <w:ins w:id="6" w:author="Ruth Machira" w:date="2018-10-23T14:42:00Z">
        <w:r w:rsidR="007C39CB" w:rsidRPr="007C39CB">
          <w:rPr>
            <w:rFonts w:ascii="Century Gothic" w:eastAsiaTheme="majorEastAsia" w:hAnsi="Century Gothic" w:cstheme="majorBidi"/>
            <w:b/>
            <w:u w:val="single"/>
          </w:rPr>
          <w:t>CUE/059/2018-2019</w:t>
        </w:r>
      </w:ins>
    </w:p>
    <w:p w14:paraId="60BFFE46" w14:textId="23B8F843" w:rsidR="00FF773A" w:rsidRPr="001D7076" w:rsidRDefault="00FF773A" w:rsidP="00FF773A">
      <w:pPr>
        <w:pStyle w:val="Header"/>
        <w:pBdr>
          <w:bottom w:val="thickThinSmallGap" w:sz="24" w:space="1" w:color="823B0B" w:themeColor="accent2" w:themeShade="7F"/>
        </w:pBdr>
        <w:jc w:val="center"/>
        <w:rPr>
          <w:rFonts w:ascii="Century Gothic" w:hAnsi="Century Gothic" w:cs="Arial"/>
          <w:b/>
          <w:u w:val="single"/>
        </w:rPr>
      </w:pPr>
      <w:r w:rsidRPr="001D7076">
        <w:rPr>
          <w:rFonts w:ascii="Century Gothic" w:hAnsi="Century Gothic" w:cs="Arial"/>
          <w:b/>
          <w:u w:val="single"/>
        </w:rPr>
        <w:t>PRESENTED TO</w:t>
      </w:r>
    </w:p>
    <w:p w14:paraId="408AAA75" w14:textId="43517DD5" w:rsidR="00FF773A" w:rsidRPr="001D7076" w:rsidRDefault="00E2304D" w:rsidP="00FF773A">
      <w:pPr>
        <w:jc w:val="center"/>
        <w:rPr>
          <w:rFonts w:ascii="Century Gothic" w:hAnsi="Century Gothic" w:cs="Arial"/>
          <w:b/>
          <w:u w:val="single"/>
        </w:rPr>
      </w:pPr>
      <w:r w:rsidRPr="0035018C">
        <w:rPr>
          <w:rFonts w:ascii="Century Gothic" w:hAnsi="Century Gothic"/>
          <w:noProof/>
        </w:rPr>
        <w:drawing>
          <wp:inline distT="0" distB="0" distL="0" distR="0" wp14:anchorId="3E5C1B40" wp14:editId="6E8E3539">
            <wp:extent cx="452473" cy="11144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2473" cy="1114425"/>
                    </a:xfrm>
                    <a:prstGeom prst="rect">
                      <a:avLst/>
                    </a:prstGeom>
                  </pic:spPr>
                </pic:pic>
              </a:graphicData>
            </a:graphic>
          </wp:inline>
        </w:drawing>
      </w:r>
    </w:p>
    <w:tbl>
      <w:tblPr>
        <w:tblW w:w="0" w:type="auto"/>
        <w:tblLook w:val="04A0" w:firstRow="1" w:lastRow="0" w:firstColumn="1" w:lastColumn="0" w:noHBand="0" w:noVBand="1"/>
      </w:tblPr>
      <w:tblGrid>
        <w:gridCol w:w="8856"/>
      </w:tblGrid>
      <w:tr w:rsidR="00FF773A" w:rsidRPr="001D7076" w14:paraId="5000B0F3" w14:textId="77777777" w:rsidTr="00FF773A">
        <w:tc>
          <w:tcPr>
            <w:tcW w:w="8856" w:type="dxa"/>
          </w:tcPr>
          <w:p w14:paraId="614028F4" w14:textId="77777777" w:rsidR="0034083B" w:rsidRPr="0035018C" w:rsidRDefault="0034083B" w:rsidP="0034083B">
            <w:pPr>
              <w:spacing w:line="276" w:lineRule="auto"/>
              <w:jc w:val="center"/>
              <w:rPr>
                <w:rFonts w:ascii="Century Gothic" w:hAnsi="Century Gothic" w:cs="Segoe UI"/>
                <w:bCs/>
                <w:noProof/>
                <w:color w:val="000000"/>
              </w:rPr>
            </w:pPr>
            <w:del w:id="7" w:author="Stephen Ushindi" w:date="2018-07-31T07:38:00Z">
              <w:r w:rsidRPr="0035018C" w:rsidDel="00944A2E">
                <w:rPr>
                  <w:rFonts w:ascii="Century Gothic" w:hAnsi="Century Gothic" w:cs="Segoe UI"/>
                  <w:bCs/>
                  <w:noProof/>
                  <w:color w:val="000000"/>
                </w:rPr>
                <w:delText>MORAN PUBLISHERS</w:delText>
              </w:r>
            </w:del>
            <w:ins w:id="8" w:author="Stephen Ushindi" w:date="2018-07-31T07:38:00Z">
              <w:del w:id="9" w:author="Ruth Machira" w:date="2018-10-23T14:43:00Z">
                <w:r w:rsidDel="000A0488">
                  <w:rPr>
                    <w:rFonts w:ascii="Century Gothic" w:hAnsi="Century Gothic" w:cs="Segoe UI"/>
                    <w:bCs/>
                    <w:noProof/>
                    <w:color w:val="000000"/>
                  </w:rPr>
                  <w:delText>MORAN (E.A) PUBLISHERS LTD</w:delText>
                </w:r>
              </w:del>
            </w:ins>
            <w:ins w:id="10" w:author="Ruth Machira" w:date="2018-10-23T14:43:00Z">
              <w:r>
                <w:rPr>
                  <w:rFonts w:ascii="Century Gothic" w:hAnsi="Century Gothic" w:cs="Segoe UI"/>
                  <w:bCs/>
                  <w:noProof/>
                  <w:color w:val="000000"/>
                </w:rPr>
                <w:t>COMMISION FOR UNIVE</w:t>
              </w:r>
            </w:ins>
            <w:r>
              <w:rPr>
                <w:rFonts w:ascii="Century Gothic" w:hAnsi="Century Gothic" w:cs="Segoe UI"/>
                <w:bCs/>
                <w:noProof/>
                <w:color w:val="000000"/>
              </w:rPr>
              <w:t>R</w:t>
            </w:r>
            <w:ins w:id="11" w:author="Ruth Machira" w:date="2018-10-23T14:43:00Z">
              <w:r>
                <w:rPr>
                  <w:rFonts w:ascii="Century Gothic" w:hAnsi="Century Gothic" w:cs="Segoe UI"/>
                  <w:bCs/>
                  <w:noProof/>
                  <w:color w:val="000000"/>
                </w:rPr>
                <w:t>SITY EDUCATION</w:t>
              </w:r>
            </w:ins>
          </w:p>
          <w:p w14:paraId="756FFF70" w14:textId="77777777" w:rsidR="0034083B" w:rsidRPr="0035018C" w:rsidRDefault="0034083B" w:rsidP="0034083B">
            <w:pPr>
              <w:spacing w:line="276" w:lineRule="auto"/>
              <w:jc w:val="center"/>
              <w:rPr>
                <w:rFonts w:ascii="Century Gothic" w:eastAsiaTheme="majorEastAsia" w:hAnsi="Century Gothic" w:cs="Segoe UI"/>
                <w:bCs/>
                <w:color w:val="000000"/>
              </w:rPr>
            </w:pPr>
            <w:del w:id="12" w:author="Ruth Machira" w:date="2018-10-23T14:43:00Z">
              <w:r w:rsidRPr="0035018C" w:rsidDel="000A0488">
                <w:rPr>
                  <w:rFonts w:ascii="Century Gothic" w:hAnsi="Century Gothic" w:cs="Segoe UI"/>
                  <w:bCs/>
                  <w:color w:val="000000"/>
                </w:rPr>
                <w:delText>JUDDA COMPLEX, FOREST ROAD</w:delText>
              </w:r>
            </w:del>
            <w:ins w:id="13" w:author="Ruth Machira" w:date="2018-10-23T14:43:00Z">
              <w:r>
                <w:rPr>
                  <w:rFonts w:ascii="Century Gothic" w:hAnsi="Century Gothic" w:cs="Segoe UI"/>
                  <w:bCs/>
                  <w:color w:val="000000"/>
                </w:rPr>
                <w:t xml:space="preserve">Redhill </w:t>
              </w:r>
            </w:ins>
            <w:ins w:id="14" w:author="Ruth Machira" w:date="2018-10-23T14:44:00Z">
              <w:r>
                <w:rPr>
                  <w:rFonts w:ascii="Century Gothic" w:hAnsi="Century Gothic" w:cs="Segoe UI"/>
                  <w:bCs/>
                  <w:color w:val="000000"/>
                </w:rPr>
                <w:t>Rd. Off Limuru Rd. Gigiri</w:t>
              </w:r>
            </w:ins>
          </w:p>
          <w:p w14:paraId="64A773FB" w14:textId="77777777" w:rsidR="0034083B" w:rsidRPr="0035018C" w:rsidRDefault="0034083B" w:rsidP="0034083B">
            <w:pPr>
              <w:spacing w:line="276" w:lineRule="auto"/>
              <w:jc w:val="center"/>
              <w:rPr>
                <w:rFonts w:ascii="Century Gothic" w:eastAsiaTheme="majorEastAsia" w:hAnsi="Century Gothic" w:cs="Segoe UI"/>
                <w:bCs/>
                <w:color w:val="000000"/>
              </w:rPr>
            </w:pPr>
            <w:r w:rsidRPr="0035018C">
              <w:rPr>
                <w:rFonts w:ascii="Century Gothic" w:eastAsiaTheme="majorEastAsia" w:hAnsi="Century Gothic" w:cs="Segoe UI"/>
                <w:bCs/>
                <w:color w:val="000000"/>
              </w:rPr>
              <w:t xml:space="preserve">P.O. BOX </w:t>
            </w:r>
            <w:del w:id="15" w:author="Ruth Machira" w:date="2018-10-23T14:44:00Z">
              <w:r w:rsidRPr="0035018C" w:rsidDel="000A0488">
                <w:rPr>
                  <w:rFonts w:ascii="Century Gothic" w:eastAsiaTheme="majorEastAsia" w:hAnsi="Century Gothic" w:cs="Segoe UI"/>
                  <w:bCs/>
                  <w:color w:val="000000"/>
                </w:rPr>
                <w:delText>30797-00100</w:delText>
              </w:r>
            </w:del>
            <w:ins w:id="16" w:author="Ruth Machira" w:date="2018-10-23T14:44:00Z">
              <w:r>
                <w:rPr>
                  <w:rFonts w:ascii="Century Gothic" w:eastAsiaTheme="majorEastAsia" w:hAnsi="Century Gothic" w:cs="Segoe UI"/>
                  <w:bCs/>
                  <w:color w:val="000000"/>
                </w:rPr>
                <w:t>54999-00200</w:t>
              </w:r>
            </w:ins>
          </w:p>
          <w:p w14:paraId="3AE3CB72" w14:textId="07194D9D" w:rsidR="00FF773A" w:rsidRPr="001D7076" w:rsidRDefault="0034083B" w:rsidP="0034083B">
            <w:pPr>
              <w:pStyle w:val="NoSpacing"/>
              <w:spacing w:line="360" w:lineRule="auto"/>
              <w:jc w:val="center"/>
              <w:rPr>
                <w:rFonts w:ascii="Century Gothic" w:eastAsiaTheme="majorEastAsia" w:hAnsi="Century Gothic" w:cs="Arial"/>
                <w:bCs/>
              </w:rPr>
            </w:pPr>
            <w:r w:rsidRPr="0035018C">
              <w:rPr>
                <w:rFonts w:ascii="Century Gothic" w:eastAsiaTheme="majorEastAsia" w:hAnsi="Century Gothic" w:cs="Segoe UI"/>
                <w:bCs/>
                <w:color w:val="000000"/>
              </w:rPr>
              <w:t>NAIROBI-KENYA</w:t>
            </w:r>
          </w:p>
        </w:tc>
      </w:tr>
    </w:tbl>
    <w:p w14:paraId="459140A1" w14:textId="77777777" w:rsidR="00FF773A" w:rsidRPr="001D7076" w:rsidRDefault="00FF773A" w:rsidP="00FF773A">
      <w:pPr>
        <w:pStyle w:val="NoSpacing"/>
        <w:jc w:val="center"/>
        <w:rPr>
          <w:rFonts w:ascii="Century Gothic" w:eastAsiaTheme="majorEastAsia" w:hAnsi="Century Gothic" w:cs="Arial"/>
          <w:sz w:val="32"/>
          <w:szCs w:val="32"/>
        </w:rPr>
      </w:pPr>
    </w:p>
    <w:p w14:paraId="70693EF8" w14:textId="77777777" w:rsidR="00FF773A" w:rsidRPr="001D7076" w:rsidRDefault="00FF773A" w:rsidP="00FF773A">
      <w:pPr>
        <w:jc w:val="center"/>
        <w:rPr>
          <w:rFonts w:ascii="Century Gothic" w:hAnsi="Century Gothic" w:cs="Arial"/>
          <w:b/>
        </w:rPr>
      </w:pPr>
    </w:p>
    <w:p w14:paraId="10A1B22C" w14:textId="77777777" w:rsidR="00FF773A" w:rsidRPr="001D7076" w:rsidRDefault="00FF773A" w:rsidP="00FF773A">
      <w:pPr>
        <w:jc w:val="center"/>
        <w:rPr>
          <w:rFonts w:ascii="Century Gothic" w:hAnsi="Century Gothic" w:cs="Arial"/>
          <w:b/>
          <w:u w:val="single"/>
        </w:rPr>
      </w:pPr>
      <w:r w:rsidRPr="001D7076">
        <w:rPr>
          <w:rFonts w:ascii="Century Gothic" w:hAnsi="Century Gothic" w:cs="Arial"/>
          <w:b/>
          <w:u w:val="single"/>
        </w:rPr>
        <w:t>SUBMITTED BY</w:t>
      </w:r>
    </w:p>
    <w:tbl>
      <w:tblPr>
        <w:tblW w:w="0" w:type="auto"/>
        <w:tblLook w:val="04A0" w:firstRow="1" w:lastRow="0" w:firstColumn="1" w:lastColumn="0" w:noHBand="0" w:noVBand="1"/>
      </w:tblPr>
      <w:tblGrid>
        <w:gridCol w:w="8856"/>
      </w:tblGrid>
      <w:tr w:rsidR="00FF773A" w:rsidRPr="001D7076" w14:paraId="7E706F29" w14:textId="77777777" w:rsidTr="00FF773A">
        <w:tc>
          <w:tcPr>
            <w:tcW w:w="8856" w:type="dxa"/>
          </w:tcPr>
          <w:tbl>
            <w:tblPr>
              <w:tblW w:w="0" w:type="auto"/>
              <w:jc w:val="center"/>
              <w:tblLook w:val="04A0" w:firstRow="1" w:lastRow="0" w:firstColumn="1" w:lastColumn="0" w:noHBand="0" w:noVBand="1"/>
            </w:tblPr>
            <w:tblGrid>
              <w:gridCol w:w="4467"/>
              <w:gridCol w:w="4173"/>
            </w:tblGrid>
            <w:tr w:rsidR="00FF773A" w:rsidRPr="001D7076" w14:paraId="2C28E228" w14:textId="77777777" w:rsidTr="00FF773A">
              <w:trPr>
                <w:jc w:val="center"/>
              </w:trPr>
              <w:tc>
                <w:tcPr>
                  <w:tcW w:w="4788" w:type="dxa"/>
                </w:tcPr>
                <w:p w14:paraId="263D020D" w14:textId="77777777" w:rsidR="00FF773A" w:rsidRPr="001D7076" w:rsidRDefault="00FF773A" w:rsidP="00FF773A">
                  <w:pPr>
                    <w:jc w:val="center"/>
                    <w:rPr>
                      <w:rFonts w:ascii="Century Gothic" w:hAnsi="Century Gothic" w:cs="Arial"/>
                    </w:rPr>
                  </w:pPr>
                  <w:r w:rsidRPr="001D7076">
                    <w:rPr>
                      <w:rFonts w:ascii="Century Gothic" w:hAnsi="Century Gothic" w:cs="Arial"/>
                      <w:noProof/>
                    </w:rPr>
                    <w:drawing>
                      <wp:inline distT="0" distB="0" distL="0" distR="0" wp14:anchorId="3512F8D8" wp14:editId="33E1419F">
                        <wp:extent cx="2152650" cy="752475"/>
                        <wp:effectExtent l="19050" t="0" r="0" b="0"/>
                        <wp:docPr id="14" name="Picture 2" descr="finalwithLtdCompr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alwithLtdCompressed"/>
                                <pic:cNvPicPr>
                                  <a:picLocks noChangeAspect="1" noChangeArrowheads="1"/>
                                </pic:cNvPicPr>
                              </pic:nvPicPr>
                              <pic:blipFill>
                                <a:blip r:embed="rId10" cstate="print"/>
                                <a:srcRect/>
                                <a:stretch>
                                  <a:fillRect/>
                                </a:stretch>
                              </pic:blipFill>
                              <pic:spPr bwMode="auto">
                                <a:xfrm>
                                  <a:off x="0" y="0"/>
                                  <a:ext cx="2152650" cy="752475"/>
                                </a:xfrm>
                                <a:prstGeom prst="rect">
                                  <a:avLst/>
                                </a:prstGeom>
                                <a:noFill/>
                                <a:ln w="9525">
                                  <a:noFill/>
                                  <a:miter lim="800000"/>
                                  <a:headEnd/>
                                  <a:tailEnd/>
                                </a:ln>
                              </pic:spPr>
                            </pic:pic>
                          </a:graphicData>
                        </a:graphic>
                      </wp:inline>
                    </w:drawing>
                  </w:r>
                </w:p>
              </w:tc>
              <w:tc>
                <w:tcPr>
                  <w:tcW w:w="4788" w:type="dxa"/>
                </w:tcPr>
                <w:p w14:paraId="0D846BD1" w14:textId="77777777" w:rsidR="00FF773A" w:rsidRPr="001D7076" w:rsidRDefault="00FF773A" w:rsidP="00FF773A">
                  <w:pPr>
                    <w:jc w:val="center"/>
                    <w:rPr>
                      <w:rFonts w:ascii="Century Gothic" w:hAnsi="Century Gothic" w:cs="Arial"/>
                    </w:rPr>
                  </w:pPr>
                  <w:r w:rsidRPr="001D7076">
                    <w:rPr>
                      <w:rFonts w:ascii="Century Gothic" w:hAnsi="Century Gothic" w:cs="Arial"/>
                      <w:noProof/>
                    </w:rPr>
                    <w:drawing>
                      <wp:inline distT="0" distB="0" distL="0" distR="0" wp14:anchorId="639F51B8" wp14:editId="720EDB54">
                        <wp:extent cx="1476375" cy="666750"/>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1476375" cy="666750"/>
                                </a:xfrm>
                                <a:prstGeom prst="rect">
                                  <a:avLst/>
                                </a:prstGeom>
                                <a:noFill/>
                                <a:ln w="9525">
                                  <a:noFill/>
                                  <a:miter lim="800000"/>
                                  <a:headEnd/>
                                  <a:tailEnd/>
                                </a:ln>
                              </pic:spPr>
                            </pic:pic>
                          </a:graphicData>
                        </a:graphic>
                      </wp:inline>
                    </w:drawing>
                  </w:r>
                </w:p>
              </w:tc>
            </w:tr>
          </w:tbl>
          <w:p w14:paraId="3778D8F8" w14:textId="77777777" w:rsidR="00FF773A" w:rsidRPr="001D7076" w:rsidRDefault="00FF773A" w:rsidP="00FF773A">
            <w:pPr>
              <w:spacing w:line="360" w:lineRule="auto"/>
              <w:jc w:val="center"/>
              <w:rPr>
                <w:rFonts w:ascii="Century Gothic" w:hAnsi="Century Gothic" w:cs="Arial"/>
                <w:bCs/>
              </w:rPr>
            </w:pPr>
            <w:r w:rsidRPr="001D7076">
              <w:rPr>
                <w:rFonts w:ascii="Century Gothic" w:hAnsi="Century Gothic" w:cs="Arial"/>
                <w:bCs/>
              </w:rPr>
              <w:t>DYNASOFT BUSINESS SOLUTIONS LTD</w:t>
            </w:r>
          </w:p>
          <w:p w14:paraId="32288407" w14:textId="7E999AC6" w:rsidR="00FF773A" w:rsidRPr="001D7076" w:rsidRDefault="0034083B" w:rsidP="00FF773A">
            <w:pPr>
              <w:spacing w:line="360" w:lineRule="auto"/>
              <w:jc w:val="center"/>
              <w:rPr>
                <w:rFonts w:ascii="Century Gothic" w:hAnsi="Century Gothic" w:cs="Arial"/>
                <w:bCs/>
              </w:rPr>
            </w:pPr>
            <w:r>
              <w:rPr>
                <w:rFonts w:ascii="Century Gothic" w:hAnsi="Century Gothic" w:cs="Arial"/>
                <w:bCs/>
              </w:rPr>
              <w:t>WEST END PLACE, 3</w:t>
            </w:r>
            <w:r w:rsidRPr="0034083B">
              <w:rPr>
                <w:rFonts w:ascii="Century Gothic" w:hAnsi="Century Gothic" w:cs="Arial"/>
                <w:bCs/>
                <w:vertAlign w:val="superscript"/>
              </w:rPr>
              <w:t>RD</w:t>
            </w:r>
            <w:r>
              <w:rPr>
                <w:rFonts w:ascii="Century Gothic" w:hAnsi="Century Gothic" w:cs="Arial"/>
                <w:bCs/>
              </w:rPr>
              <w:t xml:space="preserve"> </w:t>
            </w:r>
            <w:r w:rsidR="00FF773A" w:rsidRPr="001D7076">
              <w:rPr>
                <w:rFonts w:ascii="Century Gothic" w:hAnsi="Century Gothic" w:cs="Arial"/>
                <w:bCs/>
              </w:rPr>
              <w:t>FLR, OFF LANGATA ROAD</w:t>
            </w:r>
          </w:p>
          <w:p w14:paraId="575DC387" w14:textId="77777777" w:rsidR="00FF773A" w:rsidRPr="001D7076" w:rsidRDefault="00FF773A" w:rsidP="00FF773A">
            <w:pPr>
              <w:tabs>
                <w:tab w:val="center" w:pos="4320"/>
                <w:tab w:val="left" w:pos="7260"/>
              </w:tabs>
              <w:spacing w:line="360" w:lineRule="auto"/>
              <w:rPr>
                <w:rFonts w:ascii="Century Gothic" w:hAnsi="Century Gothic" w:cs="Arial"/>
                <w:bCs/>
              </w:rPr>
            </w:pPr>
            <w:r w:rsidRPr="001D7076">
              <w:rPr>
                <w:rFonts w:ascii="Century Gothic" w:hAnsi="Century Gothic" w:cs="Arial"/>
                <w:bCs/>
              </w:rPr>
              <w:tab/>
              <w:t xml:space="preserve">P.O. BOX 3209-00506 </w:t>
            </w:r>
            <w:r w:rsidRPr="001D7076">
              <w:rPr>
                <w:rFonts w:ascii="Century Gothic" w:hAnsi="Century Gothic" w:cs="Arial"/>
                <w:bCs/>
              </w:rPr>
              <w:tab/>
            </w:r>
          </w:p>
          <w:p w14:paraId="4322FAB8" w14:textId="77777777" w:rsidR="00FF773A" w:rsidRPr="001D7076" w:rsidRDefault="00FF773A" w:rsidP="00FF773A">
            <w:pPr>
              <w:spacing w:line="360" w:lineRule="auto"/>
              <w:jc w:val="center"/>
              <w:rPr>
                <w:rFonts w:ascii="Century Gothic" w:hAnsi="Century Gothic" w:cs="Arial"/>
                <w:bCs/>
              </w:rPr>
            </w:pPr>
            <w:r w:rsidRPr="001D7076">
              <w:rPr>
                <w:rFonts w:ascii="Century Gothic" w:hAnsi="Century Gothic" w:cs="Arial"/>
                <w:bCs/>
              </w:rPr>
              <w:t>NAIROBI, KENYA</w:t>
            </w:r>
          </w:p>
          <w:p w14:paraId="2FF9352B" w14:textId="77777777" w:rsidR="00FF773A" w:rsidRPr="001D7076" w:rsidRDefault="00FF773A" w:rsidP="00FF773A">
            <w:pPr>
              <w:jc w:val="center"/>
              <w:rPr>
                <w:rFonts w:ascii="Century Gothic" w:hAnsi="Century Gothic" w:cs="Segoe UI"/>
                <w:bCs/>
              </w:rPr>
            </w:pPr>
            <w:r w:rsidRPr="001D7076">
              <w:rPr>
                <w:rFonts w:ascii="Century Gothic" w:hAnsi="Century Gothic" w:cs="Segoe UI"/>
                <w:bCs/>
              </w:rPr>
              <w:t>Tel: +254 020 2100809/+254725548246 / +254721822096</w:t>
            </w:r>
          </w:p>
          <w:p w14:paraId="067981AD" w14:textId="77777777" w:rsidR="00FF773A" w:rsidRPr="001D7076" w:rsidRDefault="006F4895" w:rsidP="00FF773A">
            <w:pPr>
              <w:pStyle w:val="NoSpacing"/>
              <w:spacing w:line="360" w:lineRule="auto"/>
              <w:jc w:val="center"/>
              <w:rPr>
                <w:rFonts w:ascii="Century Gothic" w:hAnsi="Century Gothic" w:cs="Arial"/>
                <w:bCs/>
              </w:rPr>
            </w:pPr>
            <w:hyperlink r:id="rId12" w:history="1">
              <w:r w:rsidR="00FF773A" w:rsidRPr="001D7076">
                <w:rPr>
                  <w:rStyle w:val="Hyperlink"/>
                  <w:rFonts w:ascii="Century Gothic" w:hAnsi="Century Gothic" w:cs="Arial"/>
                  <w:bCs/>
                </w:rPr>
                <w:t>admin@dynasoft.co.ke</w:t>
              </w:r>
            </w:hyperlink>
          </w:p>
        </w:tc>
      </w:tr>
    </w:tbl>
    <w:p w14:paraId="3A656344" w14:textId="77777777" w:rsidR="00FF773A" w:rsidRPr="001D7076" w:rsidRDefault="00FF773A" w:rsidP="00FF773A">
      <w:pPr>
        <w:jc w:val="right"/>
        <w:rPr>
          <w:rFonts w:ascii="Century Gothic" w:hAnsi="Century Gothic" w:cs="Arial"/>
          <w:b/>
          <w:i/>
          <w:sz w:val="22"/>
          <w:szCs w:val="22"/>
        </w:rPr>
      </w:pPr>
    </w:p>
    <w:p w14:paraId="5E9E0CC8" w14:textId="77777777" w:rsidR="00FF773A" w:rsidRPr="001D7076" w:rsidRDefault="00FF773A" w:rsidP="00FF773A">
      <w:pPr>
        <w:jc w:val="right"/>
        <w:rPr>
          <w:rFonts w:ascii="Century Gothic" w:hAnsi="Century Gothic" w:cs="Arial"/>
          <w:b/>
          <w:i/>
          <w:sz w:val="22"/>
          <w:szCs w:val="22"/>
        </w:rPr>
      </w:pPr>
    </w:p>
    <w:p w14:paraId="705D2FC4" w14:textId="7B88AA8C" w:rsidR="00FF773A" w:rsidRPr="001D7076" w:rsidRDefault="00FF773A" w:rsidP="00FF773A">
      <w:pPr>
        <w:jc w:val="right"/>
        <w:rPr>
          <w:rFonts w:ascii="Century Gothic" w:hAnsi="Century Gothic" w:cs="Arial"/>
          <w:b/>
          <w:sz w:val="22"/>
          <w:szCs w:val="22"/>
          <w:u w:val="single"/>
        </w:rPr>
      </w:pPr>
      <w:r>
        <w:rPr>
          <w:rFonts w:ascii="Century Gothic" w:hAnsi="Century Gothic" w:cs="Arial"/>
          <w:b/>
          <w:sz w:val="22"/>
          <w:szCs w:val="22"/>
          <w:u w:val="single"/>
        </w:rPr>
        <w:t xml:space="preserve">DATE: </w:t>
      </w:r>
      <w:r w:rsidR="0048438A">
        <w:rPr>
          <w:rFonts w:ascii="Century Gothic" w:hAnsi="Century Gothic" w:cs="Arial"/>
          <w:b/>
          <w:sz w:val="22"/>
          <w:szCs w:val="22"/>
          <w:u w:val="single"/>
        </w:rPr>
        <w:t>MON</w:t>
      </w:r>
      <w:r>
        <w:rPr>
          <w:rFonts w:ascii="Century Gothic" w:hAnsi="Century Gothic" w:cs="Arial"/>
          <w:b/>
          <w:sz w:val="22"/>
          <w:szCs w:val="22"/>
          <w:u w:val="single"/>
        </w:rPr>
        <w:t xml:space="preserve">DAY, </w:t>
      </w:r>
      <w:r w:rsidR="0048438A">
        <w:rPr>
          <w:rFonts w:ascii="Century Gothic" w:hAnsi="Century Gothic" w:cs="Arial"/>
          <w:b/>
          <w:sz w:val="22"/>
          <w:szCs w:val="22"/>
          <w:u w:val="single"/>
        </w:rPr>
        <w:t>14</w:t>
      </w:r>
      <w:r w:rsidR="0048438A" w:rsidRPr="0048438A">
        <w:rPr>
          <w:rFonts w:ascii="Century Gothic" w:hAnsi="Century Gothic" w:cs="Arial"/>
          <w:b/>
          <w:sz w:val="22"/>
          <w:szCs w:val="22"/>
          <w:u w:val="single"/>
          <w:vertAlign w:val="superscript"/>
        </w:rPr>
        <w:t>TH</w:t>
      </w:r>
      <w:r w:rsidR="0048438A">
        <w:rPr>
          <w:rFonts w:ascii="Century Gothic" w:hAnsi="Century Gothic" w:cs="Arial"/>
          <w:b/>
          <w:sz w:val="22"/>
          <w:szCs w:val="22"/>
          <w:u w:val="single"/>
        </w:rPr>
        <w:t xml:space="preserve"> JANUARY, 2019</w:t>
      </w:r>
    </w:p>
    <w:p w14:paraId="41FE6D9C" w14:textId="77777777" w:rsidR="00FF773A" w:rsidRDefault="00FF773A" w:rsidP="00FF773A">
      <w:pPr>
        <w:jc w:val="right"/>
        <w:rPr>
          <w:rFonts w:ascii="Century Gothic" w:hAnsi="Century Gothic"/>
          <w:b/>
          <w:bCs/>
          <w:noProof/>
          <w:sz w:val="24"/>
          <w:szCs w:val="24"/>
          <w:lang w:val="sw-KE" w:eastAsia="sw-KE"/>
        </w:rPr>
      </w:pPr>
    </w:p>
    <w:p w14:paraId="58BFD9CE" w14:textId="77777777" w:rsidR="00FF773A" w:rsidRDefault="00FF773A" w:rsidP="00FF773A">
      <w:pPr>
        <w:jc w:val="right"/>
        <w:rPr>
          <w:rFonts w:ascii="Century Gothic" w:hAnsi="Century Gothic"/>
          <w:b/>
          <w:bCs/>
          <w:noProof/>
          <w:sz w:val="24"/>
          <w:szCs w:val="24"/>
          <w:lang w:val="sw-KE" w:eastAsia="sw-KE"/>
        </w:rPr>
      </w:pPr>
    </w:p>
    <w:p w14:paraId="53138F66" w14:textId="77777777" w:rsidR="00FF773A" w:rsidRDefault="00FF773A" w:rsidP="00FF773A">
      <w:pPr>
        <w:jc w:val="right"/>
        <w:rPr>
          <w:rFonts w:ascii="Century Gothic" w:hAnsi="Century Gothic"/>
          <w:b/>
          <w:bCs/>
          <w:noProof/>
          <w:sz w:val="24"/>
          <w:szCs w:val="24"/>
          <w:lang w:val="sw-KE" w:eastAsia="sw-KE"/>
        </w:rPr>
      </w:pPr>
    </w:p>
    <w:p w14:paraId="3071148C" w14:textId="77777777" w:rsidR="00FF773A" w:rsidRPr="00711AF0" w:rsidRDefault="00FF773A" w:rsidP="00FF773A">
      <w:pPr>
        <w:jc w:val="right"/>
        <w:rPr>
          <w:rFonts w:ascii="Century Gothic" w:hAnsi="Century Gothic"/>
          <w:b/>
          <w:bCs/>
          <w:noProof/>
          <w:sz w:val="24"/>
          <w:szCs w:val="24"/>
          <w:lang w:val="sw-KE" w:eastAsia="sw-KE"/>
        </w:rPr>
      </w:pPr>
    </w:p>
    <w:p w14:paraId="7A3A3A0A" w14:textId="77777777" w:rsidR="0048438A" w:rsidRDefault="0048438A" w:rsidP="00FF773A">
      <w:pPr>
        <w:pStyle w:val="NormalWeb"/>
        <w:ind w:left="360"/>
        <w:jc w:val="center"/>
        <w:outlineLvl w:val="0"/>
        <w:rPr>
          <w:rFonts w:ascii="Century Gothic" w:hAnsi="Century Gothic"/>
          <w:b/>
          <w:bCs/>
          <w:noProof/>
          <w:sz w:val="36"/>
          <w:szCs w:val="36"/>
          <w:lang w:val="sw-KE" w:eastAsia="sw-KE"/>
        </w:rPr>
      </w:pPr>
      <w:r>
        <w:rPr>
          <w:rFonts w:ascii="Century Gothic" w:hAnsi="Century Gothic"/>
          <w:b/>
          <w:bCs/>
          <w:noProof/>
          <w:sz w:val="36"/>
          <w:szCs w:val="36"/>
          <w:lang w:val="sw-KE" w:eastAsia="sw-KE"/>
        </w:rPr>
        <w:br w:type="page"/>
      </w:r>
    </w:p>
    <w:p w14:paraId="7D2E0630" w14:textId="68BEC937" w:rsidR="00FF773A" w:rsidRPr="00C51284" w:rsidRDefault="00FF773A" w:rsidP="00FF773A">
      <w:pPr>
        <w:pStyle w:val="NormalWeb"/>
        <w:ind w:left="360"/>
        <w:jc w:val="center"/>
        <w:outlineLvl w:val="0"/>
        <w:rPr>
          <w:rFonts w:ascii="Century Gothic" w:hAnsi="Century Gothic"/>
          <w:b/>
          <w:bCs/>
          <w:sz w:val="36"/>
          <w:szCs w:val="36"/>
        </w:rPr>
      </w:pPr>
      <w:bookmarkStart w:id="17" w:name="_Toc535316409"/>
      <w:r w:rsidRPr="00C51284">
        <w:rPr>
          <w:rFonts w:ascii="Century Gothic" w:hAnsi="Century Gothic"/>
          <w:b/>
          <w:bCs/>
          <w:noProof/>
          <w:sz w:val="36"/>
          <w:szCs w:val="36"/>
          <w:lang w:val="sw-KE" w:eastAsia="sw-KE"/>
        </w:rPr>
        <w:lastRenderedPageBreak/>
        <w:t>TABLE OF CONTENTS</w:t>
      </w:r>
      <w:bookmarkEnd w:id="1"/>
      <w:bookmarkEnd w:id="2"/>
      <w:bookmarkEnd w:id="3"/>
      <w:bookmarkEnd w:id="17"/>
    </w:p>
    <w:p w14:paraId="69B05CA4" w14:textId="77777777" w:rsidR="00FF773A" w:rsidRPr="00711AF0" w:rsidRDefault="00FF773A" w:rsidP="00FF773A">
      <w:pPr>
        <w:rPr>
          <w:rFonts w:ascii="Century Gothic" w:hAnsi="Century Gothic"/>
          <w:b/>
          <w:bCs/>
          <w:sz w:val="24"/>
          <w:szCs w:val="24"/>
        </w:rPr>
      </w:pPr>
      <w:r w:rsidRPr="00711AF0">
        <w:rPr>
          <w:rFonts w:ascii="Century Gothic" w:hAnsi="Century Gothic"/>
          <w:b/>
          <w:bCs/>
          <w:noProof/>
          <w:sz w:val="24"/>
          <w:szCs w:val="24"/>
        </w:rPr>
        <mc:AlternateContent>
          <mc:Choice Requires="wps">
            <w:drawing>
              <wp:anchor distT="0" distB="0" distL="114300" distR="114300" simplePos="0" relativeHeight="251659264" behindDoc="0" locked="0" layoutInCell="1" allowOverlap="1" wp14:anchorId="3F011D67" wp14:editId="28D1C3DF">
                <wp:simplePos x="0" y="0"/>
                <wp:positionH relativeFrom="column">
                  <wp:posOffset>-542925</wp:posOffset>
                </wp:positionH>
                <wp:positionV relativeFrom="paragraph">
                  <wp:posOffset>33655</wp:posOffset>
                </wp:positionV>
                <wp:extent cx="7048500" cy="635"/>
                <wp:effectExtent l="9525" t="17145" r="28575" b="39370"/>
                <wp:wrapNone/>
                <wp:docPr id="2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0" cy="635"/>
                        </a:xfrm>
                        <a:prstGeom prst="straightConnector1">
                          <a:avLst/>
                        </a:prstGeom>
                        <a:noFill/>
                        <a:ln w="19050">
                          <a:solidFill>
                            <a:srgbClr val="C00000"/>
                          </a:solidFill>
                          <a:round/>
                          <a:headEnd/>
                          <a:tailEnd/>
                        </a:ln>
                        <a:effectLst>
                          <a:outerShdw dist="28398" dir="3806097" algn="ctr" rotWithShape="0">
                            <a:srgbClr val="205867">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C522194" id="_x0000_t32" coordsize="21600,21600" o:spt="32" o:oned="t" path="m,l21600,21600e" filled="f">
                <v:path arrowok="t" fillok="f" o:connecttype="none"/>
                <o:lock v:ext="edit" shapetype="t"/>
              </v:shapetype>
              <v:shape id="AutoShape 2" o:spid="_x0000_s1026" type="#_x0000_t32" style="position:absolute;margin-left:-42.75pt;margin-top:2.65pt;width:55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" strokecolor="#c00000" strokeweight="1.5pt">
                <v:shadow on="t" color="#205867" opacity=".5" offset="1pt"/>
              </v:shape>
            </w:pict>
          </mc:Fallback>
        </mc:AlternateContent>
      </w:r>
    </w:p>
    <w:p w14:paraId="2DDEED80" w14:textId="77777777" w:rsidR="00FF773A" w:rsidRPr="00711AF0" w:rsidRDefault="00FF773A" w:rsidP="00FF773A">
      <w:pPr>
        <w:rPr>
          <w:rFonts w:ascii="Century Gothic" w:hAnsi="Century Gothic"/>
          <w:sz w:val="24"/>
          <w:szCs w:val="24"/>
        </w:rPr>
      </w:pPr>
    </w:p>
    <w:sdt>
      <w:sdtPr>
        <w:rPr>
          <w:rFonts w:ascii="Century Gothic" w:eastAsia="Times New Roman" w:hAnsi="Century Gothic" w:cs="Times New Roman"/>
          <w:b w:val="0"/>
          <w:bCs w:val="0"/>
          <w:i/>
          <w:color w:val="auto"/>
          <w:sz w:val="24"/>
          <w:szCs w:val="24"/>
        </w:rPr>
        <w:id w:val="30180002"/>
        <w:docPartObj>
          <w:docPartGallery w:val="Table of Contents"/>
          <w:docPartUnique/>
        </w:docPartObj>
      </w:sdtPr>
      <w:sdtContent>
        <w:p w14:paraId="5C4A0CE2" w14:textId="77777777" w:rsidR="00FF773A" w:rsidRPr="00711AF0" w:rsidRDefault="00FF773A" w:rsidP="00FF773A">
          <w:pPr>
            <w:pStyle w:val="TOCHeading"/>
            <w:spacing w:line="360" w:lineRule="auto"/>
            <w:jc w:val="both"/>
            <w:rPr>
              <w:rFonts w:ascii="Century Gothic" w:hAnsi="Century Gothic" w:cs="Times New Roman"/>
              <w:b w:val="0"/>
              <w:i/>
              <w:sz w:val="24"/>
              <w:szCs w:val="24"/>
            </w:rPr>
          </w:pPr>
          <w:r w:rsidRPr="00711AF0">
            <w:rPr>
              <w:rFonts w:ascii="Century Gothic" w:hAnsi="Century Gothic" w:cs="Times New Roman"/>
              <w:b w:val="0"/>
              <w:i/>
              <w:sz w:val="24"/>
              <w:szCs w:val="24"/>
            </w:rPr>
            <w:t>Table of Contents</w:t>
          </w:r>
        </w:p>
        <w:p w14:paraId="42479247" w14:textId="6DB31DC4" w:rsidR="007107A4" w:rsidRDefault="00FF773A">
          <w:pPr>
            <w:pStyle w:val="TOC1"/>
            <w:tabs>
              <w:tab w:val="right" w:leader="dot" w:pos="9350"/>
            </w:tabs>
            <w:rPr>
              <w:rFonts w:asciiTheme="minorHAnsi" w:eastAsiaTheme="minorEastAsia" w:hAnsiTheme="minorHAnsi" w:cstheme="minorBidi"/>
              <w:noProof/>
              <w:sz w:val="22"/>
              <w:szCs w:val="22"/>
            </w:rPr>
          </w:pPr>
          <w:r w:rsidRPr="00711AF0">
            <w:rPr>
              <w:rFonts w:ascii="Century Gothic" w:hAnsi="Century Gothic"/>
              <w:i/>
              <w:sz w:val="24"/>
              <w:szCs w:val="24"/>
            </w:rPr>
            <w:fldChar w:fldCharType="begin"/>
          </w:r>
          <w:r w:rsidRPr="00711AF0">
            <w:rPr>
              <w:rFonts w:ascii="Century Gothic" w:hAnsi="Century Gothic"/>
              <w:i/>
              <w:sz w:val="24"/>
              <w:szCs w:val="24"/>
            </w:rPr>
            <w:instrText xml:space="preserve"> TOC \o "1-3" \h \z \u </w:instrText>
          </w:r>
          <w:r w:rsidRPr="00711AF0">
            <w:rPr>
              <w:rFonts w:ascii="Century Gothic" w:hAnsi="Century Gothic"/>
              <w:i/>
              <w:sz w:val="24"/>
              <w:szCs w:val="24"/>
            </w:rPr>
            <w:fldChar w:fldCharType="separate"/>
          </w:r>
          <w:bookmarkStart w:id="18" w:name="_GoBack"/>
          <w:bookmarkEnd w:id="18"/>
          <w:r w:rsidR="007107A4" w:rsidRPr="000A677C">
            <w:rPr>
              <w:rStyle w:val="Hyperlink"/>
              <w:noProof/>
            </w:rPr>
            <w:fldChar w:fldCharType="begin"/>
          </w:r>
          <w:r w:rsidR="007107A4" w:rsidRPr="000A677C">
            <w:rPr>
              <w:rStyle w:val="Hyperlink"/>
              <w:noProof/>
            </w:rPr>
            <w:instrText xml:space="preserve"> </w:instrText>
          </w:r>
          <w:r w:rsidR="007107A4">
            <w:rPr>
              <w:noProof/>
            </w:rPr>
            <w:instrText>HYPERLINK \l "_Toc535316409"</w:instrText>
          </w:r>
          <w:r w:rsidR="007107A4" w:rsidRPr="000A677C">
            <w:rPr>
              <w:rStyle w:val="Hyperlink"/>
              <w:noProof/>
            </w:rPr>
            <w:instrText xml:space="preserve"> </w:instrText>
          </w:r>
          <w:r w:rsidR="007107A4" w:rsidRPr="000A677C">
            <w:rPr>
              <w:rStyle w:val="Hyperlink"/>
              <w:noProof/>
            </w:rPr>
          </w:r>
          <w:r w:rsidR="007107A4" w:rsidRPr="000A677C">
            <w:rPr>
              <w:rStyle w:val="Hyperlink"/>
              <w:noProof/>
            </w:rPr>
            <w:fldChar w:fldCharType="separate"/>
          </w:r>
          <w:r w:rsidR="007107A4" w:rsidRPr="000A677C">
            <w:rPr>
              <w:rStyle w:val="Hyperlink"/>
              <w:rFonts w:ascii="Century Gothic" w:hAnsi="Century Gothic"/>
              <w:b/>
              <w:bCs/>
              <w:noProof/>
              <w:lang w:val="sw-KE" w:eastAsia="sw-KE"/>
            </w:rPr>
            <w:t>TABLE OF CONTENTS</w:t>
          </w:r>
          <w:r w:rsidR="007107A4">
            <w:rPr>
              <w:noProof/>
              <w:webHidden/>
            </w:rPr>
            <w:tab/>
          </w:r>
          <w:r w:rsidR="007107A4">
            <w:rPr>
              <w:noProof/>
              <w:webHidden/>
            </w:rPr>
            <w:fldChar w:fldCharType="begin"/>
          </w:r>
          <w:r w:rsidR="007107A4">
            <w:rPr>
              <w:noProof/>
              <w:webHidden/>
            </w:rPr>
            <w:instrText xml:space="preserve"> PAGEREF _Toc535316409 \h </w:instrText>
          </w:r>
          <w:r w:rsidR="007107A4">
            <w:rPr>
              <w:noProof/>
              <w:webHidden/>
            </w:rPr>
          </w:r>
          <w:r w:rsidR="007107A4">
            <w:rPr>
              <w:noProof/>
              <w:webHidden/>
            </w:rPr>
            <w:fldChar w:fldCharType="separate"/>
          </w:r>
          <w:r w:rsidR="007107A4">
            <w:rPr>
              <w:noProof/>
              <w:webHidden/>
            </w:rPr>
            <w:t>2</w:t>
          </w:r>
          <w:r w:rsidR="007107A4">
            <w:rPr>
              <w:noProof/>
              <w:webHidden/>
            </w:rPr>
            <w:fldChar w:fldCharType="end"/>
          </w:r>
          <w:r w:rsidR="007107A4" w:rsidRPr="000A677C">
            <w:rPr>
              <w:rStyle w:val="Hyperlink"/>
              <w:noProof/>
            </w:rPr>
            <w:fldChar w:fldCharType="end"/>
          </w:r>
        </w:p>
        <w:p w14:paraId="4EC39139" w14:textId="0F86D995" w:rsidR="007107A4" w:rsidRDefault="007107A4">
          <w:pPr>
            <w:pStyle w:val="TOC1"/>
            <w:tabs>
              <w:tab w:val="right" w:leader="dot" w:pos="9350"/>
            </w:tabs>
            <w:rPr>
              <w:rFonts w:asciiTheme="minorHAnsi" w:eastAsiaTheme="minorEastAsia" w:hAnsiTheme="minorHAnsi" w:cstheme="minorBidi"/>
              <w:noProof/>
              <w:sz w:val="22"/>
              <w:szCs w:val="22"/>
            </w:rPr>
          </w:pPr>
          <w:hyperlink w:anchor="_Toc535316410" w:history="1">
            <w:r w:rsidRPr="000A677C">
              <w:rPr>
                <w:rStyle w:val="Hyperlink"/>
                <w:rFonts w:ascii="Century Gothic" w:hAnsi="Century Gothic"/>
                <w:b/>
                <w:bCs/>
                <w:noProof/>
                <w:lang w:val="sw-KE" w:eastAsia="sw-KE"/>
              </w:rPr>
              <w:t>SIGN OFF PAGE AND DOCUMENT VERSIONS</w:t>
            </w:r>
            <w:r>
              <w:rPr>
                <w:noProof/>
                <w:webHidden/>
              </w:rPr>
              <w:tab/>
            </w:r>
            <w:r>
              <w:rPr>
                <w:noProof/>
                <w:webHidden/>
              </w:rPr>
              <w:fldChar w:fldCharType="begin"/>
            </w:r>
            <w:r>
              <w:rPr>
                <w:noProof/>
                <w:webHidden/>
              </w:rPr>
              <w:instrText xml:space="preserve"> PAGEREF _Toc535316410 \h </w:instrText>
            </w:r>
            <w:r>
              <w:rPr>
                <w:noProof/>
                <w:webHidden/>
              </w:rPr>
            </w:r>
            <w:r>
              <w:rPr>
                <w:noProof/>
                <w:webHidden/>
              </w:rPr>
              <w:fldChar w:fldCharType="separate"/>
            </w:r>
            <w:r>
              <w:rPr>
                <w:noProof/>
                <w:webHidden/>
              </w:rPr>
              <w:t>4</w:t>
            </w:r>
            <w:r>
              <w:rPr>
                <w:noProof/>
                <w:webHidden/>
              </w:rPr>
              <w:fldChar w:fldCharType="end"/>
            </w:r>
          </w:hyperlink>
        </w:p>
        <w:p w14:paraId="3FA712F8" w14:textId="0B422079" w:rsidR="007107A4" w:rsidRDefault="007107A4">
          <w:pPr>
            <w:pStyle w:val="TOC2"/>
            <w:tabs>
              <w:tab w:val="right" w:leader="dot" w:pos="9350"/>
            </w:tabs>
            <w:rPr>
              <w:rFonts w:asciiTheme="minorHAnsi" w:eastAsiaTheme="minorEastAsia" w:hAnsiTheme="minorHAnsi" w:cstheme="minorBidi"/>
              <w:noProof/>
              <w:sz w:val="22"/>
              <w:szCs w:val="22"/>
            </w:rPr>
          </w:pPr>
          <w:hyperlink w:anchor="_Toc535316411" w:history="1">
            <w:r w:rsidRPr="000A677C">
              <w:rPr>
                <w:rStyle w:val="Hyperlink"/>
                <w:rFonts w:ascii="Century Gothic" w:hAnsi="Century Gothic"/>
                <w:b/>
                <w:bCs/>
                <w:noProof/>
              </w:rPr>
              <w:t>DOCUMENT VERSIONS</w:t>
            </w:r>
            <w:r>
              <w:rPr>
                <w:noProof/>
                <w:webHidden/>
              </w:rPr>
              <w:tab/>
            </w:r>
            <w:r>
              <w:rPr>
                <w:noProof/>
                <w:webHidden/>
              </w:rPr>
              <w:fldChar w:fldCharType="begin"/>
            </w:r>
            <w:r>
              <w:rPr>
                <w:noProof/>
                <w:webHidden/>
              </w:rPr>
              <w:instrText xml:space="preserve"> PAGEREF _Toc535316411 \h </w:instrText>
            </w:r>
            <w:r>
              <w:rPr>
                <w:noProof/>
                <w:webHidden/>
              </w:rPr>
            </w:r>
            <w:r>
              <w:rPr>
                <w:noProof/>
                <w:webHidden/>
              </w:rPr>
              <w:fldChar w:fldCharType="separate"/>
            </w:r>
            <w:r>
              <w:rPr>
                <w:noProof/>
                <w:webHidden/>
              </w:rPr>
              <w:t>5</w:t>
            </w:r>
            <w:r>
              <w:rPr>
                <w:noProof/>
                <w:webHidden/>
              </w:rPr>
              <w:fldChar w:fldCharType="end"/>
            </w:r>
          </w:hyperlink>
        </w:p>
        <w:p w14:paraId="078F9714" w14:textId="3167E172" w:rsidR="007107A4" w:rsidRDefault="007107A4">
          <w:pPr>
            <w:pStyle w:val="TOC1"/>
            <w:tabs>
              <w:tab w:val="right" w:leader="dot" w:pos="9350"/>
            </w:tabs>
            <w:rPr>
              <w:rFonts w:asciiTheme="minorHAnsi" w:eastAsiaTheme="minorEastAsia" w:hAnsiTheme="minorHAnsi" w:cstheme="minorBidi"/>
              <w:noProof/>
              <w:sz w:val="22"/>
              <w:szCs w:val="22"/>
            </w:rPr>
          </w:pPr>
          <w:hyperlink w:anchor="_Toc535316412" w:history="1">
            <w:r w:rsidRPr="000A677C">
              <w:rPr>
                <w:rStyle w:val="Hyperlink"/>
                <w:rFonts w:ascii="Century Gothic" w:hAnsi="Century Gothic"/>
                <w:b/>
                <w:bCs/>
                <w:noProof/>
                <w:lang w:val="sw-KE" w:eastAsia="sw-KE"/>
              </w:rPr>
              <w:t>PROJECT DEFINITION</w:t>
            </w:r>
            <w:r>
              <w:rPr>
                <w:noProof/>
                <w:webHidden/>
              </w:rPr>
              <w:tab/>
            </w:r>
            <w:r>
              <w:rPr>
                <w:noProof/>
                <w:webHidden/>
              </w:rPr>
              <w:fldChar w:fldCharType="begin"/>
            </w:r>
            <w:r>
              <w:rPr>
                <w:noProof/>
                <w:webHidden/>
              </w:rPr>
              <w:instrText xml:space="preserve"> PAGEREF _Toc535316412 \h </w:instrText>
            </w:r>
            <w:r>
              <w:rPr>
                <w:noProof/>
                <w:webHidden/>
              </w:rPr>
            </w:r>
            <w:r>
              <w:rPr>
                <w:noProof/>
                <w:webHidden/>
              </w:rPr>
              <w:fldChar w:fldCharType="separate"/>
            </w:r>
            <w:r>
              <w:rPr>
                <w:noProof/>
                <w:webHidden/>
              </w:rPr>
              <w:t>7</w:t>
            </w:r>
            <w:r>
              <w:rPr>
                <w:noProof/>
                <w:webHidden/>
              </w:rPr>
              <w:fldChar w:fldCharType="end"/>
            </w:r>
          </w:hyperlink>
        </w:p>
        <w:p w14:paraId="2AA38BB8" w14:textId="381EF990" w:rsidR="007107A4" w:rsidRDefault="007107A4">
          <w:pPr>
            <w:pStyle w:val="TOC1"/>
            <w:tabs>
              <w:tab w:val="right" w:leader="dot" w:pos="9350"/>
            </w:tabs>
            <w:rPr>
              <w:rFonts w:asciiTheme="minorHAnsi" w:eastAsiaTheme="minorEastAsia" w:hAnsiTheme="minorHAnsi" w:cstheme="minorBidi"/>
              <w:noProof/>
              <w:sz w:val="22"/>
              <w:szCs w:val="22"/>
            </w:rPr>
          </w:pPr>
          <w:hyperlink w:anchor="_Toc535316413" w:history="1">
            <w:r w:rsidRPr="000A677C">
              <w:rPr>
                <w:rStyle w:val="Hyperlink"/>
                <w:rFonts w:ascii="Century Gothic" w:hAnsi="Century Gothic"/>
                <w:b/>
                <w:bCs/>
                <w:noProof/>
                <w:lang w:val="sw-KE" w:eastAsia="sw-KE"/>
              </w:rPr>
              <w:t>SECTION A: EXECUTIVE SUMMARY</w:t>
            </w:r>
            <w:r>
              <w:rPr>
                <w:noProof/>
                <w:webHidden/>
              </w:rPr>
              <w:tab/>
            </w:r>
            <w:r>
              <w:rPr>
                <w:noProof/>
                <w:webHidden/>
              </w:rPr>
              <w:fldChar w:fldCharType="begin"/>
            </w:r>
            <w:r>
              <w:rPr>
                <w:noProof/>
                <w:webHidden/>
              </w:rPr>
              <w:instrText xml:space="preserve"> PAGEREF _Toc535316413 \h </w:instrText>
            </w:r>
            <w:r>
              <w:rPr>
                <w:noProof/>
                <w:webHidden/>
              </w:rPr>
            </w:r>
            <w:r>
              <w:rPr>
                <w:noProof/>
                <w:webHidden/>
              </w:rPr>
              <w:fldChar w:fldCharType="separate"/>
            </w:r>
            <w:r>
              <w:rPr>
                <w:noProof/>
                <w:webHidden/>
              </w:rPr>
              <w:t>8</w:t>
            </w:r>
            <w:r>
              <w:rPr>
                <w:noProof/>
                <w:webHidden/>
              </w:rPr>
              <w:fldChar w:fldCharType="end"/>
            </w:r>
          </w:hyperlink>
        </w:p>
        <w:p w14:paraId="5F33E72F" w14:textId="7343DF79" w:rsidR="007107A4" w:rsidRDefault="007107A4">
          <w:pPr>
            <w:pStyle w:val="TOC2"/>
            <w:tabs>
              <w:tab w:val="left" w:pos="880"/>
              <w:tab w:val="right" w:leader="dot" w:pos="9350"/>
            </w:tabs>
            <w:rPr>
              <w:rFonts w:asciiTheme="minorHAnsi" w:eastAsiaTheme="minorEastAsia" w:hAnsiTheme="minorHAnsi" w:cstheme="minorBidi"/>
              <w:noProof/>
              <w:sz w:val="22"/>
              <w:szCs w:val="22"/>
            </w:rPr>
          </w:pPr>
          <w:hyperlink w:anchor="_Toc535316414" w:history="1">
            <w:r w:rsidRPr="000A677C">
              <w:rPr>
                <w:rStyle w:val="Hyperlink"/>
                <w:rFonts w:ascii="Century Gothic" w:hAnsi="Century Gothic"/>
                <w:b/>
                <w:noProof/>
              </w:rPr>
              <w:t>1.1.</w:t>
            </w:r>
            <w:r>
              <w:rPr>
                <w:rFonts w:asciiTheme="minorHAnsi" w:eastAsiaTheme="minorEastAsia" w:hAnsiTheme="minorHAnsi" w:cstheme="minorBidi"/>
                <w:noProof/>
                <w:sz w:val="22"/>
                <w:szCs w:val="22"/>
              </w:rPr>
              <w:tab/>
            </w:r>
            <w:r w:rsidRPr="000A677C">
              <w:rPr>
                <w:rStyle w:val="Hyperlink"/>
                <w:rFonts w:ascii="Century Gothic" w:hAnsi="Century Gothic"/>
                <w:b/>
                <w:noProof/>
              </w:rPr>
              <w:t>Background information</w:t>
            </w:r>
            <w:r>
              <w:rPr>
                <w:noProof/>
                <w:webHidden/>
              </w:rPr>
              <w:tab/>
            </w:r>
            <w:r>
              <w:rPr>
                <w:noProof/>
                <w:webHidden/>
              </w:rPr>
              <w:fldChar w:fldCharType="begin"/>
            </w:r>
            <w:r>
              <w:rPr>
                <w:noProof/>
                <w:webHidden/>
              </w:rPr>
              <w:instrText xml:space="preserve"> PAGEREF _Toc535316414 \h </w:instrText>
            </w:r>
            <w:r>
              <w:rPr>
                <w:noProof/>
                <w:webHidden/>
              </w:rPr>
            </w:r>
            <w:r>
              <w:rPr>
                <w:noProof/>
                <w:webHidden/>
              </w:rPr>
              <w:fldChar w:fldCharType="separate"/>
            </w:r>
            <w:r>
              <w:rPr>
                <w:noProof/>
                <w:webHidden/>
              </w:rPr>
              <w:t>8</w:t>
            </w:r>
            <w:r>
              <w:rPr>
                <w:noProof/>
                <w:webHidden/>
              </w:rPr>
              <w:fldChar w:fldCharType="end"/>
            </w:r>
          </w:hyperlink>
        </w:p>
        <w:p w14:paraId="6538F201" w14:textId="6E5140A9" w:rsidR="007107A4" w:rsidRDefault="007107A4">
          <w:pPr>
            <w:pStyle w:val="TOC2"/>
            <w:tabs>
              <w:tab w:val="left" w:pos="880"/>
              <w:tab w:val="right" w:leader="dot" w:pos="9350"/>
            </w:tabs>
            <w:rPr>
              <w:rFonts w:asciiTheme="minorHAnsi" w:eastAsiaTheme="minorEastAsia" w:hAnsiTheme="minorHAnsi" w:cstheme="minorBidi"/>
              <w:noProof/>
              <w:sz w:val="22"/>
              <w:szCs w:val="22"/>
            </w:rPr>
          </w:pPr>
          <w:hyperlink w:anchor="_Toc535316415" w:history="1">
            <w:r w:rsidRPr="000A677C">
              <w:rPr>
                <w:rStyle w:val="Hyperlink"/>
                <w:rFonts w:ascii="Century Gothic" w:hAnsi="Century Gothic"/>
                <w:b/>
                <w:noProof/>
              </w:rPr>
              <w:t>1.2.</w:t>
            </w:r>
            <w:r>
              <w:rPr>
                <w:rFonts w:asciiTheme="minorHAnsi" w:eastAsiaTheme="minorEastAsia" w:hAnsiTheme="minorHAnsi" w:cstheme="minorBidi"/>
                <w:noProof/>
                <w:sz w:val="22"/>
                <w:szCs w:val="22"/>
              </w:rPr>
              <w:tab/>
            </w:r>
            <w:r w:rsidRPr="000A677C">
              <w:rPr>
                <w:rStyle w:val="Hyperlink"/>
                <w:rFonts w:ascii="Century Gothic" w:hAnsi="Century Gothic"/>
                <w:b/>
                <w:noProof/>
              </w:rPr>
              <w:t>Purpose of the Conceptual model, system design and solution blueprint document</w:t>
            </w:r>
            <w:r>
              <w:rPr>
                <w:noProof/>
                <w:webHidden/>
              </w:rPr>
              <w:tab/>
            </w:r>
            <w:r>
              <w:rPr>
                <w:noProof/>
                <w:webHidden/>
              </w:rPr>
              <w:fldChar w:fldCharType="begin"/>
            </w:r>
            <w:r>
              <w:rPr>
                <w:noProof/>
                <w:webHidden/>
              </w:rPr>
              <w:instrText xml:space="preserve"> PAGEREF _Toc535316415 \h </w:instrText>
            </w:r>
            <w:r>
              <w:rPr>
                <w:noProof/>
                <w:webHidden/>
              </w:rPr>
            </w:r>
            <w:r>
              <w:rPr>
                <w:noProof/>
                <w:webHidden/>
              </w:rPr>
              <w:fldChar w:fldCharType="separate"/>
            </w:r>
            <w:r>
              <w:rPr>
                <w:noProof/>
                <w:webHidden/>
              </w:rPr>
              <w:t>8</w:t>
            </w:r>
            <w:r>
              <w:rPr>
                <w:noProof/>
                <w:webHidden/>
              </w:rPr>
              <w:fldChar w:fldCharType="end"/>
            </w:r>
          </w:hyperlink>
        </w:p>
        <w:p w14:paraId="54A8FAD6" w14:textId="12F1B281" w:rsidR="007107A4" w:rsidRDefault="007107A4">
          <w:pPr>
            <w:pStyle w:val="TOC2"/>
            <w:tabs>
              <w:tab w:val="left" w:pos="880"/>
              <w:tab w:val="right" w:leader="dot" w:pos="9350"/>
            </w:tabs>
            <w:rPr>
              <w:rFonts w:asciiTheme="minorHAnsi" w:eastAsiaTheme="minorEastAsia" w:hAnsiTheme="minorHAnsi" w:cstheme="minorBidi"/>
              <w:noProof/>
              <w:sz w:val="22"/>
              <w:szCs w:val="22"/>
            </w:rPr>
          </w:pPr>
          <w:hyperlink w:anchor="_Toc535316416" w:history="1">
            <w:r w:rsidRPr="000A677C">
              <w:rPr>
                <w:rStyle w:val="Hyperlink"/>
                <w:rFonts w:ascii="Century Gothic" w:hAnsi="Century Gothic"/>
                <w:b/>
                <w:noProof/>
              </w:rPr>
              <w:t>1.3.</w:t>
            </w:r>
            <w:r>
              <w:rPr>
                <w:rFonts w:asciiTheme="minorHAnsi" w:eastAsiaTheme="minorEastAsia" w:hAnsiTheme="minorHAnsi" w:cstheme="minorBidi"/>
                <w:noProof/>
                <w:sz w:val="22"/>
                <w:szCs w:val="22"/>
              </w:rPr>
              <w:tab/>
            </w:r>
            <w:r w:rsidRPr="000A677C">
              <w:rPr>
                <w:rStyle w:val="Hyperlink"/>
                <w:rFonts w:ascii="Century Gothic" w:hAnsi="Century Gothic"/>
                <w:b/>
                <w:noProof/>
              </w:rPr>
              <w:t>Scope of the system design &amp; solution blueprint</w:t>
            </w:r>
            <w:r>
              <w:rPr>
                <w:noProof/>
                <w:webHidden/>
              </w:rPr>
              <w:tab/>
            </w:r>
            <w:r>
              <w:rPr>
                <w:noProof/>
                <w:webHidden/>
              </w:rPr>
              <w:fldChar w:fldCharType="begin"/>
            </w:r>
            <w:r>
              <w:rPr>
                <w:noProof/>
                <w:webHidden/>
              </w:rPr>
              <w:instrText xml:space="preserve"> PAGEREF _Toc535316416 \h </w:instrText>
            </w:r>
            <w:r>
              <w:rPr>
                <w:noProof/>
                <w:webHidden/>
              </w:rPr>
            </w:r>
            <w:r>
              <w:rPr>
                <w:noProof/>
                <w:webHidden/>
              </w:rPr>
              <w:fldChar w:fldCharType="separate"/>
            </w:r>
            <w:r>
              <w:rPr>
                <w:noProof/>
                <w:webHidden/>
              </w:rPr>
              <w:t>8</w:t>
            </w:r>
            <w:r>
              <w:rPr>
                <w:noProof/>
                <w:webHidden/>
              </w:rPr>
              <w:fldChar w:fldCharType="end"/>
            </w:r>
          </w:hyperlink>
        </w:p>
        <w:p w14:paraId="71ABC1D9" w14:textId="1D826AD8" w:rsidR="007107A4" w:rsidRDefault="007107A4">
          <w:pPr>
            <w:pStyle w:val="TOC2"/>
            <w:tabs>
              <w:tab w:val="left" w:pos="880"/>
              <w:tab w:val="right" w:leader="dot" w:pos="9350"/>
            </w:tabs>
            <w:rPr>
              <w:rFonts w:asciiTheme="minorHAnsi" w:eastAsiaTheme="minorEastAsia" w:hAnsiTheme="minorHAnsi" w:cstheme="minorBidi"/>
              <w:noProof/>
              <w:sz w:val="22"/>
              <w:szCs w:val="22"/>
            </w:rPr>
          </w:pPr>
          <w:hyperlink w:anchor="_Toc535316417" w:history="1">
            <w:r w:rsidRPr="000A677C">
              <w:rPr>
                <w:rStyle w:val="Hyperlink"/>
                <w:rFonts w:ascii="Century Gothic" w:hAnsi="Century Gothic"/>
                <w:b/>
                <w:noProof/>
              </w:rPr>
              <w:t>1.4.</w:t>
            </w:r>
            <w:r>
              <w:rPr>
                <w:rFonts w:asciiTheme="minorHAnsi" w:eastAsiaTheme="minorEastAsia" w:hAnsiTheme="minorHAnsi" w:cstheme="minorBidi"/>
                <w:noProof/>
                <w:sz w:val="22"/>
                <w:szCs w:val="22"/>
              </w:rPr>
              <w:tab/>
            </w:r>
            <w:r w:rsidRPr="000A677C">
              <w:rPr>
                <w:rStyle w:val="Hyperlink"/>
                <w:rFonts w:ascii="Century Gothic" w:hAnsi="Century Gothic"/>
                <w:b/>
                <w:noProof/>
              </w:rPr>
              <w:t>System design priorities</w:t>
            </w:r>
            <w:r>
              <w:rPr>
                <w:noProof/>
                <w:webHidden/>
              </w:rPr>
              <w:tab/>
            </w:r>
            <w:r>
              <w:rPr>
                <w:noProof/>
                <w:webHidden/>
              </w:rPr>
              <w:fldChar w:fldCharType="begin"/>
            </w:r>
            <w:r>
              <w:rPr>
                <w:noProof/>
                <w:webHidden/>
              </w:rPr>
              <w:instrText xml:space="preserve"> PAGEREF _Toc535316417 \h </w:instrText>
            </w:r>
            <w:r>
              <w:rPr>
                <w:noProof/>
                <w:webHidden/>
              </w:rPr>
            </w:r>
            <w:r>
              <w:rPr>
                <w:noProof/>
                <w:webHidden/>
              </w:rPr>
              <w:fldChar w:fldCharType="separate"/>
            </w:r>
            <w:r>
              <w:rPr>
                <w:noProof/>
                <w:webHidden/>
              </w:rPr>
              <w:t>9</w:t>
            </w:r>
            <w:r>
              <w:rPr>
                <w:noProof/>
                <w:webHidden/>
              </w:rPr>
              <w:fldChar w:fldCharType="end"/>
            </w:r>
          </w:hyperlink>
        </w:p>
        <w:p w14:paraId="6538A76D" w14:textId="63AEA39D" w:rsidR="007107A4" w:rsidRDefault="007107A4">
          <w:pPr>
            <w:pStyle w:val="TOC3"/>
            <w:tabs>
              <w:tab w:val="left" w:pos="1320"/>
              <w:tab w:val="right" w:leader="dot" w:pos="9350"/>
            </w:tabs>
            <w:rPr>
              <w:rFonts w:asciiTheme="minorHAnsi" w:eastAsiaTheme="minorEastAsia" w:hAnsiTheme="minorHAnsi" w:cstheme="minorBidi"/>
              <w:noProof/>
              <w:sz w:val="22"/>
              <w:szCs w:val="22"/>
            </w:rPr>
          </w:pPr>
          <w:hyperlink w:anchor="_Toc535316418" w:history="1">
            <w:r w:rsidRPr="000A677C">
              <w:rPr>
                <w:rStyle w:val="Hyperlink"/>
                <w:rFonts w:ascii="Century Gothic" w:hAnsi="Century Gothic"/>
                <w:i/>
                <w:noProof/>
              </w:rPr>
              <w:t>1.4.1.</w:t>
            </w:r>
            <w:r>
              <w:rPr>
                <w:rFonts w:asciiTheme="minorHAnsi" w:eastAsiaTheme="minorEastAsia" w:hAnsiTheme="minorHAnsi" w:cstheme="minorBidi"/>
                <w:noProof/>
                <w:sz w:val="22"/>
                <w:szCs w:val="22"/>
              </w:rPr>
              <w:tab/>
            </w:r>
            <w:r w:rsidRPr="000A677C">
              <w:rPr>
                <w:rStyle w:val="Hyperlink"/>
                <w:rFonts w:ascii="Century Gothic" w:hAnsi="Century Gothic"/>
                <w:i/>
                <w:noProof/>
              </w:rPr>
              <w:t>Integration</w:t>
            </w:r>
            <w:r>
              <w:rPr>
                <w:noProof/>
                <w:webHidden/>
              </w:rPr>
              <w:tab/>
            </w:r>
            <w:r>
              <w:rPr>
                <w:noProof/>
                <w:webHidden/>
              </w:rPr>
              <w:fldChar w:fldCharType="begin"/>
            </w:r>
            <w:r>
              <w:rPr>
                <w:noProof/>
                <w:webHidden/>
              </w:rPr>
              <w:instrText xml:space="preserve"> PAGEREF _Toc535316418 \h </w:instrText>
            </w:r>
            <w:r>
              <w:rPr>
                <w:noProof/>
                <w:webHidden/>
              </w:rPr>
            </w:r>
            <w:r>
              <w:rPr>
                <w:noProof/>
                <w:webHidden/>
              </w:rPr>
              <w:fldChar w:fldCharType="separate"/>
            </w:r>
            <w:r>
              <w:rPr>
                <w:noProof/>
                <w:webHidden/>
              </w:rPr>
              <w:t>9</w:t>
            </w:r>
            <w:r>
              <w:rPr>
                <w:noProof/>
                <w:webHidden/>
              </w:rPr>
              <w:fldChar w:fldCharType="end"/>
            </w:r>
          </w:hyperlink>
        </w:p>
        <w:p w14:paraId="497BFBB4" w14:textId="204085FD" w:rsidR="007107A4" w:rsidRDefault="007107A4">
          <w:pPr>
            <w:pStyle w:val="TOC3"/>
            <w:tabs>
              <w:tab w:val="left" w:pos="1320"/>
              <w:tab w:val="right" w:leader="dot" w:pos="9350"/>
            </w:tabs>
            <w:rPr>
              <w:rFonts w:asciiTheme="minorHAnsi" w:eastAsiaTheme="minorEastAsia" w:hAnsiTheme="minorHAnsi" w:cstheme="minorBidi"/>
              <w:noProof/>
              <w:sz w:val="22"/>
              <w:szCs w:val="22"/>
            </w:rPr>
          </w:pPr>
          <w:hyperlink w:anchor="_Toc535316419" w:history="1">
            <w:r w:rsidRPr="000A677C">
              <w:rPr>
                <w:rStyle w:val="Hyperlink"/>
                <w:rFonts w:ascii="Century Gothic" w:hAnsi="Century Gothic"/>
                <w:i/>
                <w:noProof/>
              </w:rPr>
              <w:t>1.4.2.</w:t>
            </w:r>
            <w:r>
              <w:rPr>
                <w:rFonts w:asciiTheme="minorHAnsi" w:eastAsiaTheme="minorEastAsia" w:hAnsiTheme="minorHAnsi" w:cstheme="minorBidi"/>
                <w:noProof/>
                <w:sz w:val="22"/>
                <w:szCs w:val="22"/>
              </w:rPr>
              <w:tab/>
            </w:r>
            <w:r w:rsidRPr="000A677C">
              <w:rPr>
                <w:rStyle w:val="Hyperlink"/>
                <w:rFonts w:ascii="Century Gothic" w:hAnsi="Century Gothic"/>
                <w:i/>
                <w:noProof/>
              </w:rPr>
              <w:t>Usability</w:t>
            </w:r>
            <w:r>
              <w:rPr>
                <w:noProof/>
                <w:webHidden/>
              </w:rPr>
              <w:tab/>
            </w:r>
            <w:r>
              <w:rPr>
                <w:noProof/>
                <w:webHidden/>
              </w:rPr>
              <w:fldChar w:fldCharType="begin"/>
            </w:r>
            <w:r>
              <w:rPr>
                <w:noProof/>
                <w:webHidden/>
              </w:rPr>
              <w:instrText xml:space="preserve"> PAGEREF _Toc535316419 \h </w:instrText>
            </w:r>
            <w:r>
              <w:rPr>
                <w:noProof/>
                <w:webHidden/>
              </w:rPr>
            </w:r>
            <w:r>
              <w:rPr>
                <w:noProof/>
                <w:webHidden/>
              </w:rPr>
              <w:fldChar w:fldCharType="separate"/>
            </w:r>
            <w:r>
              <w:rPr>
                <w:noProof/>
                <w:webHidden/>
              </w:rPr>
              <w:t>10</w:t>
            </w:r>
            <w:r>
              <w:rPr>
                <w:noProof/>
                <w:webHidden/>
              </w:rPr>
              <w:fldChar w:fldCharType="end"/>
            </w:r>
          </w:hyperlink>
        </w:p>
        <w:p w14:paraId="347412F1" w14:textId="240B5A90" w:rsidR="007107A4" w:rsidRDefault="007107A4">
          <w:pPr>
            <w:pStyle w:val="TOC3"/>
            <w:tabs>
              <w:tab w:val="left" w:pos="1320"/>
              <w:tab w:val="right" w:leader="dot" w:pos="9350"/>
            </w:tabs>
            <w:rPr>
              <w:rFonts w:asciiTheme="minorHAnsi" w:eastAsiaTheme="minorEastAsia" w:hAnsiTheme="minorHAnsi" w:cstheme="minorBidi"/>
              <w:noProof/>
              <w:sz w:val="22"/>
              <w:szCs w:val="22"/>
            </w:rPr>
          </w:pPr>
          <w:hyperlink w:anchor="_Toc535316420" w:history="1">
            <w:r w:rsidRPr="000A677C">
              <w:rPr>
                <w:rStyle w:val="Hyperlink"/>
                <w:rFonts w:ascii="Century Gothic" w:hAnsi="Century Gothic"/>
                <w:i/>
                <w:noProof/>
              </w:rPr>
              <w:t>1.4.3.</w:t>
            </w:r>
            <w:r>
              <w:rPr>
                <w:rFonts w:asciiTheme="minorHAnsi" w:eastAsiaTheme="minorEastAsia" w:hAnsiTheme="minorHAnsi" w:cstheme="minorBidi"/>
                <w:noProof/>
                <w:sz w:val="22"/>
                <w:szCs w:val="22"/>
              </w:rPr>
              <w:tab/>
            </w:r>
            <w:r w:rsidRPr="000A677C">
              <w:rPr>
                <w:rStyle w:val="Hyperlink"/>
                <w:rFonts w:ascii="Century Gothic" w:hAnsi="Century Gothic"/>
                <w:i/>
                <w:noProof/>
              </w:rPr>
              <w:t>Maintainability</w:t>
            </w:r>
            <w:r>
              <w:rPr>
                <w:noProof/>
                <w:webHidden/>
              </w:rPr>
              <w:tab/>
            </w:r>
            <w:r>
              <w:rPr>
                <w:noProof/>
                <w:webHidden/>
              </w:rPr>
              <w:fldChar w:fldCharType="begin"/>
            </w:r>
            <w:r>
              <w:rPr>
                <w:noProof/>
                <w:webHidden/>
              </w:rPr>
              <w:instrText xml:space="preserve"> PAGEREF _Toc535316420 \h </w:instrText>
            </w:r>
            <w:r>
              <w:rPr>
                <w:noProof/>
                <w:webHidden/>
              </w:rPr>
            </w:r>
            <w:r>
              <w:rPr>
                <w:noProof/>
                <w:webHidden/>
              </w:rPr>
              <w:fldChar w:fldCharType="separate"/>
            </w:r>
            <w:r>
              <w:rPr>
                <w:noProof/>
                <w:webHidden/>
              </w:rPr>
              <w:t>10</w:t>
            </w:r>
            <w:r>
              <w:rPr>
                <w:noProof/>
                <w:webHidden/>
              </w:rPr>
              <w:fldChar w:fldCharType="end"/>
            </w:r>
          </w:hyperlink>
        </w:p>
        <w:p w14:paraId="64076644" w14:textId="2B8BC3EB" w:rsidR="007107A4" w:rsidRDefault="007107A4">
          <w:pPr>
            <w:pStyle w:val="TOC3"/>
            <w:tabs>
              <w:tab w:val="left" w:pos="1320"/>
              <w:tab w:val="right" w:leader="dot" w:pos="9350"/>
            </w:tabs>
            <w:rPr>
              <w:rFonts w:asciiTheme="minorHAnsi" w:eastAsiaTheme="minorEastAsia" w:hAnsiTheme="minorHAnsi" w:cstheme="minorBidi"/>
              <w:noProof/>
              <w:sz w:val="22"/>
              <w:szCs w:val="22"/>
            </w:rPr>
          </w:pPr>
          <w:hyperlink w:anchor="_Toc535316421" w:history="1">
            <w:r w:rsidRPr="000A677C">
              <w:rPr>
                <w:rStyle w:val="Hyperlink"/>
                <w:rFonts w:ascii="Century Gothic" w:hAnsi="Century Gothic"/>
                <w:i/>
                <w:noProof/>
              </w:rPr>
              <w:t>1.4.4.</w:t>
            </w:r>
            <w:r>
              <w:rPr>
                <w:rFonts w:asciiTheme="minorHAnsi" w:eastAsiaTheme="minorEastAsia" w:hAnsiTheme="minorHAnsi" w:cstheme="minorBidi"/>
                <w:noProof/>
                <w:sz w:val="22"/>
                <w:szCs w:val="22"/>
              </w:rPr>
              <w:tab/>
            </w:r>
            <w:r w:rsidRPr="000A677C">
              <w:rPr>
                <w:rStyle w:val="Hyperlink"/>
                <w:rFonts w:ascii="Century Gothic" w:hAnsi="Century Gothic"/>
                <w:i/>
                <w:noProof/>
              </w:rPr>
              <w:t>Security</w:t>
            </w:r>
            <w:r>
              <w:rPr>
                <w:noProof/>
                <w:webHidden/>
              </w:rPr>
              <w:tab/>
            </w:r>
            <w:r>
              <w:rPr>
                <w:noProof/>
                <w:webHidden/>
              </w:rPr>
              <w:fldChar w:fldCharType="begin"/>
            </w:r>
            <w:r>
              <w:rPr>
                <w:noProof/>
                <w:webHidden/>
              </w:rPr>
              <w:instrText xml:space="preserve"> PAGEREF _Toc535316421 \h </w:instrText>
            </w:r>
            <w:r>
              <w:rPr>
                <w:noProof/>
                <w:webHidden/>
              </w:rPr>
            </w:r>
            <w:r>
              <w:rPr>
                <w:noProof/>
                <w:webHidden/>
              </w:rPr>
              <w:fldChar w:fldCharType="separate"/>
            </w:r>
            <w:r>
              <w:rPr>
                <w:noProof/>
                <w:webHidden/>
              </w:rPr>
              <w:t>10</w:t>
            </w:r>
            <w:r>
              <w:rPr>
                <w:noProof/>
                <w:webHidden/>
              </w:rPr>
              <w:fldChar w:fldCharType="end"/>
            </w:r>
          </w:hyperlink>
        </w:p>
        <w:p w14:paraId="0AEB19D2" w14:textId="12EC0EBB" w:rsidR="007107A4" w:rsidRDefault="007107A4">
          <w:pPr>
            <w:pStyle w:val="TOC2"/>
            <w:tabs>
              <w:tab w:val="left" w:pos="880"/>
              <w:tab w:val="right" w:leader="dot" w:pos="9350"/>
            </w:tabs>
            <w:rPr>
              <w:rFonts w:asciiTheme="minorHAnsi" w:eastAsiaTheme="minorEastAsia" w:hAnsiTheme="minorHAnsi" w:cstheme="minorBidi"/>
              <w:noProof/>
              <w:sz w:val="22"/>
              <w:szCs w:val="22"/>
            </w:rPr>
          </w:pPr>
          <w:hyperlink w:anchor="_Toc535316422" w:history="1">
            <w:r w:rsidRPr="000A677C">
              <w:rPr>
                <w:rStyle w:val="Hyperlink"/>
                <w:rFonts w:ascii="Century Gothic" w:hAnsi="Century Gothic"/>
                <w:b/>
                <w:noProof/>
              </w:rPr>
              <w:t>1.5.</w:t>
            </w:r>
            <w:r>
              <w:rPr>
                <w:rFonts w:asciiTheme="minorHAnsi" w:eastAsiaTheme="minorEastAsia" w:hAnsiTheme="minorHAnsi" w:cstheme="minorBidi"/>
                <w:noProof/>
                <w:sz w:val="22"/>
                <w:szCs w:val="22"/>
              </w:rPr>
              <w:tab/>
            </w:r>
            <w:r w:rsidRPr="000A677C">
              <w:rPr>
                <w:rStyle w:val="Hyperlink"/>
                <w:rFonts w:ascii="Century Gothic" w:hAnsi="Century Gothic"/>
                <w:b/>
                <w:noProof/>
              </w:rPr>
              <w:t>Deliverable</w:t>
            </w:r>
            <w:r>
              <w:rPr>
                <w:noProof/>
                <w:webHidden/>
              </w:rPr>
              <w:tab/>
            </w:r>
            <w:r>
              <w:rPr>
                <w:noProof/>
                <w:webHidden/>
              </w:rPr>
              <w:fldChar w:fldCharType="begin"/>
            </w:r>
            <w:r>
              <w:rPr>
                <w:noProof/>
                <w:webHidden/>
              </w:rPr>
              <w:instrText xml:space="preserve"> PAGEREF _Toc535316422 \h </w:instrText>
            </w:r>
            <w:r>
              <w:rPr>
                <w:noProof/>
                <w:webHidden/>
              </w:rPr>
            </w:r>
            <w:r>
              <w:rPr>
                <w:noProof/>
                <w:webHidden/>
              </w:rPr>
              <w:fldChar w:fldCharType="separate"/>
            </w:r>
            <w:r>
              <w:rPr>
                <w:noProof/>
                <w:webHidden/>
              </w:rPr>
              <w:t>10</w:t>
            </w:r>
            <w:r>
              <w:rPr>
                <w:noProof/>
                <w:webHidden/>
              </w:rPr>
              <w:fldChar w:fldCharType="end"/>
            </w:r>
          </w:hyperlink>
        </w:p>
        <w:p w14:paraId="784A3BF7" w14:textId="63C465AC" w:rsidR="007107A4" w:rsidRDefault="007107A4">
          <w:pPr>
            <w:pStyle w:val="TOC1"/>
            <w:tabs>
              <w:tab w:val="right" w:leader="dot" w:pos="9350"/>
            </w:tabs>
            <w:rPr>
              <w:rFonts w:asciiTheme="minorHAnsi" w:eastAsiaTheme="minorEastAsia" w:hAnsiTheme="minorHAnsi" w:cstheme="minorBidi"/>
              <w:noProof/>
              <w:sz w:val="22"/>
              <w:szCs w:val="22"/>
            </w:rPr>
          </w:pPr>
          <w:hyperlink w:anchor="_Toc535316423" w:history="1">
            <w:r w:rsidRPr="000A677C">
              <w:rPr>
                <w:rStyle w:val="Hyperlink"/>
                <w:rFonts w:ascii="Century Gothic" w:hAnsi="Century Gothic"/>
                <w:b/>
                <w:bCs/>
                <w:noProof/>
                <w:lang w:val="sw-KE" w:eastAsia="sw-KE"/>
              </w:rPr>
              <w:t>SECTION B: SOLUTION ARCHITECTURE</w:t>
            </w:r>
            <w:r>
              <w:rPr>
                <w:noProof/>
                <w:webHidden/>
              </w:rPr>
              <w:tab/>
            </w:r>
            <w:r>
              <w:rPr>
                <w:noProof/>
                <w:webHidden/>
              </w:rPr>
              <w:fldChar w:fldCharType="begin"/>
            </w:r>
            <w:r>
              <w:rPr>
                <w:noProof/>
                <w:webHidden/>
              </w:rPr>
              <w:instrText xml:space="preserve"> PAGEREF _Toc535316423 \h </w:instrText>
            </w:r>
            <w:r>
              <w:rPr>
                <w:noProof/>
                <w:webHidden/>
              </w:rPr>
            </w:r>
            <w:r>
              <w:rPr>
                <w:noProof/>
                <w:webHidden/>
              </w:rPr>
              <w:fldChar w:fldCharType="separate"/>
            </w:r>
            <w:r>
              <w:rPr>
                <w:noProof/>
                <w:webHidden/>
              </w:rPr>
              <w:t>11</w:t>
            </w:r>
            <w:r>
              <w:rPr>
                <w:noProof/>
                <w:webHidden/>
              </w:rPr>
              <w:fldChar w:fldCharType="end"/>
            </w:r>
          </w:hyperlink>
        </w:p>
        <w:p w14:paraId="52EB7927" w14:textId="1E3B1F3C" w:rsidR="007107A4" w:rsidRDefault="007107A4">
          <w:pPr>
            <w:pStyle w:val="TOC2"/>
            <w:tabs>
              <w:tab w:val="right" w:leader="dot" w:pos="9350"/>
            </w:tabs>
            <w:rPr>
              <w:rFonts w:asciiTheme="minorHAnsi" w:eastAsiaTheme="minorEastAsia" w:hAnsiTheme="minorHAnsi" w:cstheme="minorBidi"/>
              <w:noProof/>
              <w:sz w:val="22"/>
              <w:szCs w:val="22"/>
            </w:rPr>
          </w:pPr>
          <w:hyperlink w:anchor="_Toc535316424" w:history="1">
            <w:r w:rsidRPr="000A677C">
              <w:rPr>
                <w:rStyle w:val="Hyperlink"/>
                <w:rFonts w:ascii="Century Gothic" w:hAnsi="Century Gothic"/>
                <w:noProof/>
              </w:rPr>
              <w:t>2.1. Global architectural model</w:t>
            </w:r>
            <w:r>
              <w:rPr>
                <w:noProof/>
                <w:webHidden/>
              </w:rPr>
              <w:tab/>
            </w:r>
            <w:r>
              <w:rPr>
                <w:noProof/>
                <w:webHidden/>
              </w:rPr>
              <w:fldChar w:fldCharType="begin"/>
            </w:r>
            <w:r>
              <w:rPr>
                <w:noProof/>
                <w:webHidden/>
              </w:rPr>
              <w:instrText xml:space="preserve"> PAGEREF _Toc535316424 \h </w:instrText>
            </w:r>
            <w:r>
              <w:rPr>
                <w:noProof/>
                <w:webHidden/>
              </w:rPr>
            </w:r>
            <w:r>
              <w:rPr>
                <w:noProof/>
                <w:webHidden/>
              </w:rPr>
              <w:fldChar w:fldCharType="separate"/>
            </w:r>
            <w:r>
              <w:rPr>
                <w:noProof/>
                <w:webHidden/>
              </w:rPr>
              <w:t>11</w:t>
            </w:r>
            <w:r>
              <w:rPr>
                <w:noProof/>
                <w:webHidden/>
              </w:rPr>
              <w:fldChar w:fldCharType="end"/>
            </w:r>
          </w:hyperlink>
        </w:p>
        <w:p w14:paraId="2E93A1EA" w14:textId="2A6E38D6" w:rsidR="007107A4" w:rsidRDefault="007107A4">
          <w:pPr>
            <w:pStyle w:val="TOC2"/>
            <w:tabs>
              <w:tab w:val="left" w:pos="880"/>
              <w:tab w:val="right" w:leader="dot" w:pos="9350"/>
            </w:tabs>
            <w:rPr>
              <w:rFonts w:asciiTheme="minorHAnsi" w:eastAsiaTheme="minorEastAsia" w:hAnsiTheme="minorHAnsi" w:cstheme="minorBidi"/>
              <w:noProof/>
              <w:sz w:val="22"/>
              <w:szCs w:val="22"/>
            </w:rPr>
          </w:pPr>
          <w:hyperlink w:anchor="_Toc535316425" w:history="1">
            <w:r w:rsidRPr="000A677C">
              <w:rPr>
                <w:rStyle w:val="Hyperlink"/>
                <w:rFonts w:ascii="Century Gothic" w:hAnsi="Century Gothic"/>
                <w:b/>
                <w:noProof/>
              </w:rPr>
              <w:t>2.2</w:t>
            </w:r>
            <w:r>
              <w:rPr>
                <w:rFonts w:asciiTheme="minorHAnsi" w:eastAsiaTheme="minorEastAsia" w:hAnsiTheme="minorHAnsi" w:cstheme="minorBidi"/>
                <w:noProof/>
                <w:sz w:val="22"/>
                <w:szCs w:val="22"/>
              </w:rPr>
              <w:tab/>
            </w:r>
            <w:r w:rsidRPr="000A677C">
              <w:rPr>
                <w:rStyle w:val="Hyperlink"/>
                <w:rFonts w:ascii="Century Gothic" w:hAnsi="Century Gothic"/>
                <w:b/>
                <w:noProof/>
                <w:lang w:val="en-GB"/>
              </w:rPr>
              <w:t>NETWORK ARCHITECTURE</w:t>
            </w:r>
            <w:r>
              <w:rPr>
                <w:noProof/>
                <w:webHidden/>
              </w:rPr>
              <w:tab/>
            </w:r>
            <w:r>
              <w:rPr>
                <w:noProof/>
                <w:webHidden/>
              </w:rPr>
              <w:fldChar w:fldCharType="begin"/>
            </w:r>
            <w:r>
              <w:rPr>
                <w:noProof/>
                <w:webHidden/>
              </w:rPr>
              <w:instrText xml:space="preserve"> PAGEREF _Toc535316425 \h </w:instrText>
            </w:r>
            <w:r>
              <w:rPr>
                <w:noProof/>
                <w:webHidden/>
              </w:rPr>
            </w:r>
            <w:r>
              <w:rPr>
                <w:noProof/>
                <w:webHidden/>
              </w:rPr>
              <w:fldChar w:fldCharType="separate"/>
            </w:r>
            <w:r>
              <w:rPr>
                <w:noProof/>
                <w:webHidden/>
              </w:rPr>
              <w:t>15</w:t>
            </w:r>
            <w:r>
              <w:rPr>
                <w:noProof/>
                <w:webHidden/>
              </w:rPr>
              <w:fldChar w:fldCharType="end"/>
            </w:r>
          </w:hyperlink>
        </w:p>
        <w:p w14:paraId="70B75231" w14:textId="5C11CF8F" w:rsidR="007107A4" w:rsidRDefault="007107A4">
          <w:pPr>
            <w:pStyle w:val="TOC1"/>
            <w:tabs>
              <w:tab w:val="right" w:leader="dot" w:pos="9350"/>
            </w:tabs>
            <w:rPr>
              <w:rFonts w:asciiTheme="minorHAnsi" w:eastAsiaTheme="minorEastAsia" w:hAnsiTheme="minorHAnsi" w:cstheme="minorBidi"/>
              <w:noProof/>
              <w:sz w:val="22"/>
              <w:szCs w:val="22"/>
            </w:rPr>
          </w:pPr>
          <w:hyperlink w:anchor="_Toc535316426" w:history="1">
            <w:r w:rsidRPr="000A677C">
              <w:rPr>
                <w:rStyle w:val="Hyperlink"/>
                <w:rFonts w:ascii="Century Gothic" w:hAnsi="Century Gothic"/>
                <w:b/>
                <w:bCs/>
                <w:noProof/>
                <w:lang w:val="sw-KE" w:eastAsia="sw-KE"/>
              </w:rPr>
              <w:t>SECTION C: DATAFLOW &amp; ENTITY RELATIONSHIP MODEL</w:t>
            </w:r>
            <w:r>
              <w:rPr>
                <w:noProof/>
                <w:webHidden/>
              </w:rPr>
              <w:tab/>
            </w:r>
            <w:r>
              <w:rPr>
                <w:noProof/>
                <w:webHidden/>
              </w:rPr>
              <w:fldChar w:fldCharType="begin"/>
            </w:r>
            <w:r>
              <w:rPr>
                <w:noProof/>
                <w:webHidden/>
              </w:rPr>
              <w:instrText xml:space="preserve"> PAGEREF _Toc535316426 \h </w:instrText>
            </w:r>
            <w:r>
              <w:rPr>
                <w:noProof/>
                <w:webHidden/>
              </w:rPr>
            </w:r>
            <w:r>
              <w:rPr>
                <w:noProof/>
                <w:webHidden/>
              </w:rPr>
              <w:fldChar w:fldCharType="separate"/>
            </w:r>
            <w:r>
              <w:rPr>
                <w:noProof/>
                <w:webHidden/>
              </w:rPr>
              <w:t>17</w:t>
            </w:r>
            <w:r>
              <w:rPr>
                <w:noProof/>
                <w:webHidden/>
              </w:rPr>
              <w:fldChar w:fldCharType="end"/>
            </w:r>
          </w:hyperlink>
        </w:p>
        <w:p w14:paraId="43D906E1" w14:textId="2C475A56" w:rsidR="007107A4" w:rsidRDefault="007107A4">
          <w:pPr>
            <w:pStyle w:val="TOC2"/>
            <w:tabs>
              <w:tab w:val="left" w:pos="880"/>
              <w:tab w:val="right" w:leader="dot" w:pos="9350"/>
            </w:tabs>
            <w:rPr>
              <w:rFonts w:asciiTheme="minorHAnsi" w:eastAsiaTheme="minorEastAsia" w:hAnsiTheme="minorHAnsi" w:cstheme="minorBidi"/>
              <w:noProof/>
              <w:sz w:val="22"/>
              <w:szCs w:val="22"/>
            </w:rPr>
          </w:pPr>
          <w:hyperlink w:anchor="_Toc535316428" w:history="1">
            <w:r w:rsidRPr="000A677C">
              <w:rPr>
                <w:rStyle w:val="Hyperlink"/>
                <w:rFonts w:ascii="Century Gothic" w:hAnsi="Century Gothic"/>
                <w:b/>
                <w:noProof/>
              </w:rPr>
              <w:t>3.1</w:t>
            </w:r>
            <w:r>
              <w:rPr>
                <w:rFonts w:asciiTheme="minorHAnsi" w:eastAsiaTheme="minorEastAsia" w:hAnsiTheme="minorHAnsi" w:cstheme="minorBidi"/>
                <w:noProof/>
                <w:sz w:val="22"/>
                <w:szCs w:val="22"/>
              </w:rPr>
              <w:tab/>
            </w:r>
            <w:r w:rsidRPr="000A677C">
              <w:rPr>
                <w:rStyle w:val="Hyperlink"/>
                <w:rFonts w:ascii="Century Gothic" w:hAnsi="Century Gothic"/>
                <w:b/>
                <w:noProof/>
              </w:rPr>
              <w:t>INTERNAL (INTER-DEPARTMENTAL) INFORMATION FLOW MODEL</w:t>
            </w:r>
            <w:r>
              <w:rPr>
                <w:noProof/>
                <w:webHidden/>
              </w:rPr>
              <w:tab/>
            </w:r>
            <w:r>
              <w:rPr>
                <w:noProof/>
                <w:webHidden/>
              </w:rPr>
              <w:fldChar w:fldCharType="begin"/>
            </w:r>
            <w:r>
              <w:rPr>
                <w:noProof/>
                <w:webHidden/>
              </w:rPr>
              <w:instrText xml:space="preserve"> PAGEREF _Toc535316428 \h </w:instrText>
            </w:r>
            <w:r>
              <w:rPr>
                <w:noProof/>
                <w:webHidden/>
              </w:rPr>
            </w:r>
            <w:r>
              <w:rPr>
                <w:noProof/>
                <w:webHidden/>
              </w:rPr>
              <w:fldChar w:fldCharType="separate"/>
            </w:r>
            <w:r>
              <w:rPr>
                <w:noProof/>
                <w:webHidden/>
              </w:rPr>
              <w:t>17</w:t>
            </w:r>
            <w:r>
              <w:rPr>
                <w:noProof/>
                <w:webHidden/>
              </w:rPr>
              <w:fldChar w:fldCharType="end"/>
            </w:r>
          </w:hyperlink>
        </w:p>
        <w:p w14:paraId="77E9C0EC" w14:textId="7770F23B" w:rsidR="007107A4" w:rsidRDefault="007107A4">
          <w:pPr>
            <w:pStyle w:val="TOC3"/>
            <w:tabs>
              <w:tab w:val="left" w:pos="1100"/>
              <w:tab w:val="right" w:leader="dot" w:pos="9350"/>
            </w:tabs>
            <w:rPr>
              <w:rFonts w:asciiTheme="minorHAnsi" w:eastAsiaTheme="minorEastAsia" w:hAnsiTheme="minorHAnsi" w:cstheme="minorBidi"/>
              <w:noProof/>
              <w:sz w:val="22"/>
              <w:szCs w:val="22"/>
            </w:rPr>
          </w:pPr>
          <w:hyperlink w:anchor="_Toc535316429" w:history="1">
            <w:r w:rsidRPr="000A677C">
              <w:rPr>
                <w:rStyle w:val="Hyperlink"/>
                <w:b/>
                <w:noProof/>
              </w:rPr>
              <w:t>3.1.1</w:t>
            </w:r>
            <w:r>
              <w:rPr>
                <w:rFonts w:asciiTheme="minorHAnsi" w:eastAsiaTheme="minorEastAsia" w:hAnsiTheme="minorHAnsi" w:cstheme="minorBidi"/>
                <w:noProof/>
                <w:sz w:val="22"/>
                <w:szCs w:val="22"/>
              </w:rPr>
              <w:tab/>
            </w:r>
            <w:r w:rsidRPr="000A677C">
              <w:rPr>
                <w:rStyle w:val="Hyperlink"/>
                <w:b/>
                <w:noProof/>
              </w:rPr>
              <w:t>Conceptual model for internal information flow</w:t>
            </w:r>
            <w:r>
              <w:rPr>
                <w:noProof/>
                <w:webHidden/>
              </w:rPr>
              <w:tab/>
            </w:r>
            <w:r>
              <w:rPr>
                <w:noProof/>
                <w:webHidden/>
              </w:rPr>
              <w:fldChar w:fldCharType="begin"/>
            </w:r>
            <w:r>
              <w:rPr>
                <w:noProof/>
                <w:webHidden/>
              </w:rPr>
              <w:instrText xml:space="preserve"> PAGEREF _Toc535316429 \h </w:instrText>
            </w:r>
            <w:r>
              <w:rPr>
                <w:noProof/>
                <w:webHidden/>
              </w:rPr>
            </w:r>
            <w:r>
              <w:rPr>
                <w:noProof/>
                <w:webHidden/>
              </w:rPr>
              <w:fldChar w:fldCharType="separate"/>
            </w:r>
            <w:r>
              <w:rPr>
                <w:noProof/>
                <w:webHidden/>
              </w:rPr>
              <w:t>17</w:t>
            </w:r>
            <w:r>
              <w:rPr>
                <w:noProof/>
                <w:webHidden/>
              </w:rPr>
              <w:fldChar w:fldCharType="end"/>
            </w:r>
          </w:hyperlink>
        </w:p>
        <w:p w14:paraId="5D9B201C" w14:textId="66118D0E" w:rsidR="007107A4" w:rsidRDefault="007107A4">
          <w:pPr>
            <w:pStyle w:val="TOC3"/>
            <w:tabs>
              <w:tab w:val="left" w:pos="1100"/>
              <w:tab w:val="right" w:leader="dot" w:pos="9350"/>
            </w:tabs>
            <w:rPr>
              <w:rFonts w:asciiTheme="minorHAnsi" w:eastAsiaTheme="minorEastAsia" w:hAnsiTheme="minorHAnsi" w:cstheme="minorBidi"/>
              <w:noProof/>
              <w:sz w:val="22"/>
              <w:szCs w:val="22"/>
            </w:rPr>
          </w:pPr>
          <w:hyperlink w:anchor="_Toc535316430" w:history="1">
            <w:r w:rsidRPr="000A677C">
              <w:rPr>
                <w:rStyle w:val="Hyperlink"/>
                <w:b/>
                <w:noProof/>
              </w:rPr>
              <w:t>3.1.2</w:t>
            </w:r>
            <w:r>
              <w:rPr>
                <w:rFonts w:asciiTheme="minorHAnsi" w:eastAsiaTheme="minorEastAsia" w:hAnsiTheme="minorHAnsi" w:cstheme="minorBidi"/>
                <w:noProof/>
                <w:sz w:val="22"/>
                <w:szCs w:val="22"/>
              </w:rPr>
              <w:tab/>
            </w:r>
            <w:r w:rsidRPr="000A677C">
              <w:rPr>
                <w:rStyle w:val="Hyperlink"/>
                <w:b/>
                <w:noProof/>
              </w:rPr>
              <w:t>Conceptual model for internal information flow</w:t>
            </w:r>
            <w:r>
              <w:rPr>
                <w:noProof/>
                <w:webHidden/>
              </w:rPr>
              <w:tab/>
            </w:r>
            <w:r>
              <w:rPr>
                <w:noProof/>
                <w:webHidden/>
              </w:rPr>
              <w:fldChar w:fldCharType="begin"/>
            </w:r>
            <w:r>
              <w:rPr>
                <w:noProof/>
                <w:webHidden/>
              </w:rPr>
              <w:instrText xml:space="preserve"> PAGEREF _Toc535316430 \h </w:instrText>
            </w:r>
            <w:r>
              <w:rPr>
                <w:noProof/>
                <w:webHidden/>
              </w:rPr>
            </w:r>
            <w:r>
              <w:rPr>
                <w:noProof/>
                <w:webHidden/>
              </w:rPr>
              <w:fldChar w:fldCharType="separate"/>
            </w:r>
            <w:r>
              <w:rPr>
                <w:noProof/>
                <w:webHidden/>
              </w:rPr>
              <w:t>17</w:t>
            </w:r>
            <w:r>
              <w:rPr>
                <w:noProof/>
                <w:webHidden/>
              </w:rPr>
              <w:fldChar w:fldCharType="end"/>
            </w:r>
          </w:hyperlink>
        </w:p>
        <w:p w14:paraId="232BAE1C" w14:textId="2289B41E" w:rsidR="007107A4" w:rsidRDefault="007107A4">
          <w:pPr>
            <w:pStyle w:val="TOC1"/>
            <w:tabs>
              <w:tab w:val="right" w:leader="dot" w:pos="9350"/>
            </w:tabs>
            <w:rPr>
              <w:rFonts w:asciiTheme="minorHAnsi" w:eastAsiaTheme="minorEastAsia" w:hAnsiTheme="minorHAnsi" w:cstheme="minorBidi"/>
              <w:noProof/>
              <w:sz w:val="22"/>
              <w:szCs w:val="22"/>
            </w:rPr>
          </w:pPr>
          <w:hyperlink w:anchor="_Toc535316431" w:history="1">
            <w:r w:rsidRPr="000A677C">
              <w:rPr>
                <w:rStyle w:val="Hyperlink"/>
                <w:rFonts w:ascii="Century Gothic" w:hAnsi="Century Gothic"/>
                <w:b/>
                <w:bCs/>
                <w:noProof/>
                <w:lang w:val="sw-KE" w:eastAsia="sw-KE"/>
              </w:rPr>
              <w:t>SECTION D: CONCEPTUAL BUSINESS PROCESS MODELS FOR ACCREDITATION</w:t>
            </w:r>
            <w:r>
              <w:rPr>
                <w:noProof/>
                <w:webHidden/>
              </w:rPr>
              <w:tab/>
            </w:r>
            <w:r>
              <w:rPr>
                <w:noProof/>
                <w:webHidden/>
              </w:rPr>
              <w:fldChar w:fldCharType="begin"/>
            </w:r>
            <w:r>
              <w:rPr>
                <w:noProof/>
                <w:webHidden/>
              </w:rPr>
              <w:instrText xml:space="preserve"> PAGEREF _Toc535316431 \h </w:instrText>
            </w:r>
            <w:r>
              <w:rPr>
                <w:noProof/>
                <w:webHidden/>
              </w:rPr>
            </w:r>
            <w:r>
              <w:rPr>
                <w:noProof/>
                <w:webHidden/>
              </w:rPr>
              <w:fldChar w:fldCharType="separate"/>
            </w:r>
            <w:r>
              <w:rPr>
                <w:noProof/>
                <w:webHidden/>
              </w:rPr>
              <w:t>19</w:t>
            </w:r>
            <w:r>
              <w:rPr>
                <w:noProof/>
                <w:webHidden/>
              </w:rPr>
              <w:fldChar w:fldCharType="end"/>
            </w:r>
          </w:hyperlink>
        </w:p>
        <w:p w14:paraId="5DC33D24" w14:textId="044F628E" w:rsidR="007107A4" w:rsidRDefault="007107A4">
          <w:pPr>
            <w:pStyle w:val="TOC2"/>
            <w:tabs>
              <w:tab w:val="right" w:leader="dot" w:pos="9350"/>
            </w:tabs>
            <w:rPr>
              <w:rFonts w:asciiTheme="minorHAnsi" w:eastAsiaTheme="minorEastAsia" w:hAnsiTheme="minorHAnsi" w:cstheme="minorBidi"/>
              <w:noProof/>
              <w:sz w:val="22"/>
              <w:szCs w:val="22"/>
            </w:rPr>
          </w:pPr>
          <w:hyperlink w:anchor="_Toc535316432" w:history="1">
            <w:r w:rsidRPr="000A677C">
              <w:rPr>
                <w:rStyle w:val="Hyperlink"/>
                <w:rFonts w:ascii="Century Gothic" w:hAnsi="Century Gothic"/>
                <w:b/>
                <w:bCs/>
                <w:noProof/>
              </w:rPr>
              <w:t>4.1</w:t>
            </w:r>
            <w:r w:rsidRPr="000A677C">
              <w:rPr>
                <w:rStyle w:val="Hyperlink"/>
                <w:rFonts w:ascii="Century Gothic" w:hAnsi="Century Gothic"/>
                <w:noProof/>
              </w:rPr>
              <w:t xml:space="preserve"> </w:t>
            </w:r>
            <w:r w:rsidRPr="000A677C">
              <w:rPr>
                <w:rStyle w:val="Hyperlink"/>
                <w:rFonts w:ascii="Century Gothic" w:hAnsi="Century Gothic"/>
                <w:b/>
                <w:noProof/>
              </w:rPr>
              <w:t>System process description(Institution)</w:t>
            </w:r>
            <w:r>
              <w:rPr>
                <w:noProof/>
                <w:webHidden/>
              </w:rPr>
              <w:tab/>
            </w:r>
            <w:r>
              <w:rPr>
                <w:noProof/>
                <w:webHidden/>
              </w:rPr>
              <w:fldChar w:fldCharType="begin"/>
            </w:r>
            <w:r>
              <w:rPr>
                <w:noProof/>
                <w:webHidden/>
              </w:rPr>
              <w:instrText xml:space="preserve"> PAGEREF _Toc535316432 \h </w:instrText>
            </w:r>
            <w:r>
              <w:rPr>
                <w:noProof/>
                <w:webHidden/>
              </w:rPr>
            </w:r>
            <w:r>
              <w:rPr>
                <w:noProof/>
                <w:webHidden/>
              </w:rPr>
              <w:fldChar w:fldCharType="separate"/>
            </w:r>
            <w:r>
              <w:rPr>
                <w:noProof/>
                <w:webHidden/>
              </w:rPr>
              <w:t>19</w:t>
            </w:r>
            <w:r>
              <w:rPr>
                <w:noProof/>
                <w:webHidden/>
              </w:rPr>
              <w:fldChar w:fldCharType="end"/>
            </w:r>
          </w:hyperlink>
        </w:p>
        <w:p w14:paraId="260D672B" w14:textId="6EE15080" w:rsidR="007107A4" w:rsidRDefault="007107A4">
          <w:pPr>
            <w:pStyle w:val="TOC2"/>
            <w:tabs>
              <w:tab w:val="left" w:pos="880"/>
              <w:tab w:val="right" w:leader="dot" w:pos="9350"/>
            </w:tabs>
            <w:rPr>
              <w:rFonts w:asciiTheme="minorHAnsi" w:eastAsiaTheme="minorEastAsia" w:hAnsiTheme="minorHAnsi" w:cstheme="minorBidi"/>
              <w:noProof/>
              <w:sz w:val="22"/>
              <w:szCs w:val="22"/>
            </w:rPr>
          </w:pPr>
          <w:hyperlink w:anchor="_Toc535316433" w:history="1">
            <w:r w:rsidRPr="000A677C">
              <w:rPr>
                <w:rStyle w:val="Hyperlink"/>
                <w:rFonts w:ascii="Century Gothic" w:hAnsi="Century Gothic"/>
                <w:b/>
                <w:noProof/>
              </w:rPr>
              <w:t>4.3.</w:t>
            </w:r>
            <w:r>
              <w:rPr>
                <w:rFonts w:asciiTheme="minorHAnsi" w:eastAsiaTheme="minorEastAsia" w:hAnsiTheme="minorHAnsi" w:cstheme="minorBidi"/>
                <w:noProof/>
                <w:sz w:val="22"/>
                <w:szCs w:val="22"/>
              </w:rPr>
              <w:tab/>
            </w:r>
            <w:r w:rsidRPr="000A677C">
              <w:rPr>
                <w:rStyle w:val="Hyperlink"/>
                <w:rFonts w:ascii="Century Gothic" w:hAnsi="Century Gothic"/>
                <w:b/>
                <w:noProof/>
              </w:rPr>
              <w:t>Conceptual system design</w:t>
            </w:r>
            <w:r>
              <w:rPr>
                <w:noProof/>
                <w:webHidden/>
              </w:rPr>
              <w:tab/>
            </w:r>
            <w:r>
              <w:rPr>
                <w:noProof/>
                <w:webHidden/>
              </w:rPr>
              <w:fldChar w:fldCharType="begin"/>
            </w:r>
            <w:r>
              <w:rPr>
                <w:noProof/>
                <w:webHidden/>
              </w:rPr>
              <w:instrText xml:space="preserve"> PAGEREF _Toc535316433 \h </w:instrText>
            </w:r>
            <w:r>
              <w:rPr>
                <w:noProof/>
                <w:webHidden/>
              </w:rPr>
            </w:r>
            <w:r>
              <w:rPr>
                <w:noProof/>
                <w:webHidden/>
              </w:rPr>
              <w:fldChar w:fldCharType="separate"/>
            </w:r>
            <w:r>
              <w:rPr>
                <w:noProof/>
                <w:webHidden/>
              </w:rPr>
              <w:t>22</w:t>
            </w:r>
            <w:r>
              <w:rPr>
                <w:noProof/>
                <w:webHidden/>
              </w:rPr>
              <w:fldChar w:fldCharType="end"/>
            </w:r>
          </w:hyperlink>
        </w:p>
        <w:p w14:paraId="6B3BB555" w14:textId="4AC48811" w:rsidR="007107A4" w:rsidRDefault="007107A4">
          <w:pPr>
            <w:pStyle w:val="TOC1"/>
            <w:tabs>
              <w:tab w:val="left" w:pos="660"/>
              <w:tab w:val="right" w:leader="dot" w:pos="9350"/>
            </w:tabs>
            <w:rPr>
              <w:rFonts w:asciiTheme="minorHAnsi" w:eastAsiaTheme="minorEastAsia" w:hAnsiTheme="minorHAnsi" w:cstheme="minorBidi"/>
              <w:noProof/>
              <w:sz w:val="22"/>
              <w:szCs w:val="22"/>
            </w:rPr>
          </w:pPr>
          <w:hyperlink w:anchor="_Toc535316434" w:history="1">
            <w:r w:rsidRPr="000A677C">
              <w:rPr>
                <w:rStyle w:val="Hyperlink"/>
                <w:rFonts w:ascii="Century Gothic" w:hAnsi="Century Gothic"/>
                <w:b/>
                <w:bCs/>
                <w:noProof/>
                <w:lang w:val="sw-KE" w:eastAsia="sw-KE"/>
              </w:rPr>
              <w:t>4.5.</w:t>
            </w:r>
            <w:r>
              <w:rPr>
                <w:rFonts w:asciiTheme="minorHAnsi" w:eastAsiaTheme="minorEastAsia" w:hAnsiTheme="minorHAnsi" w:cstheme="minorBidi"/>
                <w:noProof/>
                <w:sz w:val="22"/>
                <w:szCs w:val="22"/>
              </w:rPr>
              <w:tab/>
            </w:r>
            <w:r w:rsidRPr="000A677C">
              <w:rPr>
                <w:rStyle w:val="Hyperlink"/>
                <w:rFonts w:ascii="Century Gothic" w:hAnsi="Century Gothic"/>
                <w:b/>
                <w:bCs/>
                <w:noProof/>
                <w:lang w:val="sw-KE" w:eastAsia="sw-KE"/>
              </w:rPr>
              <w:t>System Process Description(program)</w:t>
            </w:r>
            <w:r>
              <w:rPr>
                <w:noProof/>
                <w:webHidden/>
              </w:rPr>
              <w:tab/>
            </w:r>
            <w:r>
              <w:rPr>
                <w:noProof/>
                <w:webHidden/>
              </w:rPr>
              <w:fldChar w:fldCharType="begin"/>
            </w:r>
            <w:r>
              <w:rPr>
                <w:noProof/>
                <w:webHidden/>
              </w:rPr>
              <w:instrText xml:space="preserve"> PAGEREF _Toc535316434 \h </w:instrText>
            </w:r>
            <w:r>
              <w:rPr>
                <w:noProof/>
                <w:webHidden/>
              </w:rPr>
            </w:r>
            <w:r>
              <w:rPr>
                <w:noProof/>
                <w:webHidden/>
              </w:rPr>
              <w:fldChar w:fldCharType="separate"/>
            </w:r>
            <w:r>
              <w:rPr>
                <w:noProof/>
                <w:webHidden/>
              </w:rPr>
              <w:t>25</w:t>
            </w:r>
            <w:r>
              <w:rPr>
                <w:noProof/>
                <w:webHidden/>
              </w:rPr>
              <w:fldChar w:fldCharType="end"/>
            </w:r>
          </w:hyperlink>
        </w:p>
        <w:p w14:paraId="6CA8807A" w14:textId="353F7ED9" w:rsidR="007107A4" w:rsidRDefault="007107A4">
          <w:pPr>
            <w:pStyle w:val="TOC2"/>
            <w:tabs>
              <w:tab w:val="right" w:leader="dot" w:pos="9350"/>
            </w:tabs>
            <w:rPr>
              <w:rFonts w:asciiTheme="minorHAnsi" w:eastAsiaTheme="minorEastAsia" w:hAnsiTheme="minorHAnsi" w:cstheme="minorBidi"/>
              <w:noProof/>
              <w:sz w:val="22"/>
              <w:szCs w:val="22"/>
            </w:rPr>
          </w:pPr>
          <w:hyperlink w:anchor="_Toc535316435" w:history="1">
            <w:r w:rsidRPr="000A677C">
              <w:rPr>
                <w:rStyle w:val="Hyperlink"/>
                <w:rFonts w:ascii="Century Gothic" w:eastAsia="Calibri" w:hAnsi="Century Gothic"/>
                <w:b/>
                <w:noProof/>
              </w:rPr>
              <w:t xml:space="preserve">5.1. </w:t>
            </w:r>
            <w:r w:rsidRPr="000A677C">
              <w:rPr>
                <w:rStyle w:val="Hyperlink"/>
                <w:rFonts w:ascii="Century Gothic" w:hAnsi="Century Gothic"/>
                <w:b/>
                <w:noProof/>
              </w:rPr>
              <w:t>Proposed Database design</w:t>
            </w:r>
            <w:r>
              <w:rPr>
                <w:noProof/>
                <w:webHidden/>
              </w:rPr>
              <w:tab/>
            </w:r>
            <w:r>
              <w:rPr>
                <w:noProof/>
                <w:webHidden/>
              </w:rPr>
              <w:fldChar w:fldCharType="begin"/>
            </w:r>
            <w:r>
              <w:rPr>
                <w:noProof/>
                <w:webHidden/>
              </w:rPr>
              <w:instrText xml:space="preserve"> PAGEREF _Toc535316435 \h </w:instrText>
            </w:r>
            <w:r>
              <w:rPr>
                <w:noProof/>
                <w:webHidden/>
              </w:rPr>
            </w:r>
            <w:r>
              <w:rPr>
                <w:noProof/>
                <w:webHidden/>
              </w:rPr>
              <w:fldChar w:fldCharType="separate"/>
            </w:r>
            <w:r>
              <w:rPr>
                <w:noProof/>
                <w:webHidden/>
              </w:rPr>
              <w:t>33</w:t>
            </w:r>
            <w:r>
              <w:rPr>
                <w:noProof/>
                <w:webHidden/>
              </w:rPr>
              <w:fldChar w:fldCharType="end"/>
            </w:r>
          </w:hyperlink>
        </w:p>
        <w:p w14:paraId="1755B93D" w14:textId="56715238" w:rsidR="007107A4" w:rsidRDefault="007107A4">
          <w:pPr>
            <w:pStyle w:val="TOC2"/>
            <w:tabs>
              <w:tab w:val="left" w:pos="880"/>
              <w:tab w:val="right" w:leader="dot" w:pos="9350"/>
            </w:tabs>
            <w:rPr>
              <w:rFonts w:asciiTheme="minorHAnsi" w:eastAsiaTheme="minorEastAsia" w:hAnsiTheme="minorHAnsi" w:cstheme="minorBidi"/>
              <w:noProof/>
              <w:sz w:val="22"/>
              <w:szCs w:val="22"/>
            </w:rPr>
          </w:pPr>
          <w:hyperlink w:anchor="_Toc535316436" w:history="1">
            <w:r w:rsidRPr="000A677C">
              <w:rPr>
                <w:rStyle w:val="Hyperlink"/>
                <w:rFonts w:ascii="Century Gothic" w:hAnsi="Century Gothic"/>
                <w:b/>
                <w:noProof/>
              </w:rPr>
              <w:t>6.1.</w:t>
            </w:r>
            <w:r>
              <w:rPr>
                <w:rFonts w:asciiTheme="minorHAnsi" w:eastAsiaTheme="minorEastAsia" w:hAnsiTheme="minorHAnsi" w:cstheme="minorBidi"/>
                <w:noProof/>
                <w:sz w:val="22"/>
                <w:szCs w:val="22"/>
              </w:rPr>
              <w:tab/>
            </w:r>
            <w:r w:rsidRPr="000A677C">
              <w:rPr>
                <w:rStyle w:val="Hyperlink"/>
                <w:rFonts w:ascii="Century Gothic" w:hAnsi="Century Gothic"/>
                <w:b/>
                <w:noProof/>
              </w:rPr>
              <w:t>System process maps for Quality Audit module</w:t>
            </w:r>
            <w:r>
              <w:rPr>
                <w:noProof/>
                <w:webHidden/>
              </w:rPr>
              <w:tab/>
            </w:r>
            <w:r>
              <w:rPr>
                <w:noProof/>
                <w:webHidden/>
              </w:rPr>
              <w:fldChar w:fldCharType="begin"/>
            </w:r>
            <w:r>
              <w:rPr>
                <w:noProof/>
                <w:webHidden/>
              </w:rPr>
              <w:instrText xml:space="preserve"> PAGEREF _Toc535316436 \h </w:instrText>
            </w:r>
            <w:r>
              <w:rPr>
                <w:noProof/>
                <w:webHidden/>
              </w:rPr>
            </w:r>
            <w:r>
              <w:rPr>
                <w:noProof/>
                <w:webHidden/>
              </w:rPr>
              <w:fldChar w:fldCharType="separate"/>
            </w:r>
            <w:r>
              <w:rPr>
                <w:noProof/>
                <w:webHidden/>
              </w:rPr>
              <w:t>36</w:t>
            </w:r>
            <w:r>
              <w:rPr>
                <w:noProof/>
                <w:webHidden/>
              </w:rPr>
              <w:fldChar w:fldCharType="end"/>
            </w:r>
          </w:hyperlink>
        </w:p>
        <w:p w14:paraId="4EB028CF" w14:textId="2BA87D1F" w:rsidR="007107A4" w:rsidRDefault="007107A4">
          <w:pPr>
            <w:pStyle w:val="TOC2"/>
            <w:tabs>
              <w:tab w:val="left" w:pos="880"/>
              <w:tab w:val="right" w:leader="dot" w:pos="9350"/>
            </w:tabs>
            <w:rPr>
              <w:rFonts w:asciiTheme="minorHAnsi" w:eastAsiaTheme="minorEastAsia" w:hAnsiTheme="minorHAnsi" w:cstheme="minorBidi"/>
              <w:noProof/>
              <w:sz w:val="22"/>
              <w:szCs w:val="22"/>
            </w:rPr>
          </w:pPr>
          <w:hyperlink w:anchor="_Toc535316437" w:history="1">
            <w:r w:rsidRPr="000A677C">
              <w:rPr>
                <w:rStyle w:val="Hyperlink"/>
                <w:rFonts w:ascii="Century Gothic" w:hAnsi="Century Gothic"/>
                <w:b/>
                <w:noProof/>
              </w:rPr>
              <w:t>6.2.</w:t>
            </w:r>
            <w:r>
              <w:rPr>
                <w:rFonts w:asciiTheme="minorHAnsi" w:eastAsiaTheme="minorEastAsia" w:hAnsiTheme="minorHAnsi" w:cstheme="minorBidi"/>
                <w:noProof/>
                <w:sz w:val="22"/>
                <w:szCs w:val="22"/>
              </w:rPr>
              <w:tab/>
            </w:r>
            <w:r w:rsidRPr="000A677C">
              <w:rPr>
                <w:rStyle w:val="Hyperlink"/>
                <w:rFonts w:ascii="Century Gothic" w:hAnsi="Century Gothic"/>
                <w:b/>
                <w:noProof/>
              </w:rPr>
              <w:t>Proposed Database design</w:t>
            </w:r>
            <w:r>
              <w:rPr>
                <w:noProof/>
                <w:webHidden/>
              </w:rPr>
              <w:tab/>
            </w:r>
            <w:r>
              <w:rPr>
                <w:noProof/>
                <w:webHidden/>
              </w:rPr>
              <w:fldChar w:fldCharType="begin"/>
            </w:r>
            <w:r>
              <w:rPr>
                <w:noProof/>
                <w:webHidden/>
              </w:rPr>
              <w:instrText xml:space="preserve"> PAGEREF _Toc535316437 \h </w:instrText>
            </w:r>
            <w:r>
              <w:rPr>
                <w:noProof/>
                <w:webHidden/>
              </w:rPr>
            </w:r>
            <w:r>
              <w:rPr>
                <w:noProof/>
                <w:webHidden/>
              </w:rPr>
              <w:fldChar w:fldCharType="separate"/>
            </w:r>
            <w:r>
              <w:rPr>
                <w:noProof/>
                <w:webHidden/>
              </w:rPr>
              <w:t>36</w:t>
            </w:r>
            <w:r>
              <w:rPr>
                <w:noProof/>
                <w:webHidden/>
              </w:rPr>
              <w:fldChar w:fldCharType="end"/>
            </w:r>
          </w:hyperlink>
        </w:p>
        <w:p w14:paraId="571A6A42" w14:textId="73DAC4D7" w:rsidR="007107A4" w:rsidRDefault="007107A4">
          <w:pPr>
            <w:pStyle w:val="TOC1"/>
            <w:tabs>
              <w:tab w:val="right" w:leader="dot" w:pos="9350"/>
            </w:tabs>
            <w:rPr>
              <w:rFonts w:asciiTheme="minorHAnsi" w:eastAsiaTheme="minorEastAsia" w:hAnsiTheme="minorHAnsi" w:cstheme="minorBidi"/>
              <w:noProof/>
              <w:sz w:val="22"/>
              <w:szCs w:val="22"/>
            </w:rPr>
          </w:pPr>
          <w:hyperlink w:anchor="_Toc535316438" w:history="1">
            <w:r w:rsidRPr="000A677C">
              <w:rPr>
                <w:rStyle w:val="Hyperlink"/>
                <w:rFonts w:ascii="Century Gothic" w:hAnsi="Century Gothic"/>
                <w:b/>
                <w:noProof/>
              </w:rPr>
              <w:t>S</w:t>
            </w:r>
            <w:r w:rsidRPr="000A677C">
              <w:rPr>
                <w:rStyle w:val="Hyperlink"/>
                <w:rFonts w:ascii="Century Gothic" w:hAnsi="Century Gothic"/>
                <w:b/>
                <w:bCs/>
                <w:noProof/>
                <w:lang w:val="sw-KE" w:eastAsia="sw-KE"/>
              </w:rPr>
              <w:t>ECTION I: CONCEPTUAL BUSINESS PROCESS MODELS FOR FINANCIAL MANAGEMENT</w:t>
            </w:r>
            <w:r>
              <w:rPr>
                <w:noProof/>
                <w:webHidden/>
              </w:rPr>
              <w:tab/>
            </w:r>
            <w:r>
              <w:rPr>
                <w:noProof/>
                <w:webHidden/>
              </w:rPr>
              <w:fldChar w:fldCharType="begin"/>
            </w:r>
            <w:r>
              <w:rPr>
                <w:noProof/>
                <w:webHidden/>
              </w:rPr>
              <w:instrText xml:space="preserve"> PAGEREF _Toc535316438 \h </w:instrText>
            </w:r>
            <w:r>
              <w:rPr>
                <w:noProof/>
                <w:webHidden/>
              </w:rPr>
            </w:r>
            <w:r>
              <w:rPr>
                <w:noProof/>
                <w:webHidden/>
              </w:rPr>
              <w:fldChar w:fldCharType="separate"/>
            </w:r>
            <w:r>
              <w:rPr>
                <w:noProof/>
                <w:webHidden/>
              </w:rPr>
              <w:t>38</w:t>
            </w:r>
            <w:r>
              <w:rPr>
                <w:noProof/>
                <w:webHidden/>
              </w:rPr>
              <w:fldChar w:fldCharType="end"/>
            </w:r>
          </w:hyperlink>
        </w:p>
        <w:p w14:paraId="2B6B56BF" w14:textId="5DB68D21" w:rsidR="007107A4" w:rsidRDefault="007107A4">
          <w:pPr>
            <w:pStyle w:val="TOC2"/>
            <w:tabs>
              <w:tab w:val="right" w:leader="dot" w:pos="9350"/>
            </w:tabs>
            <w:rPr>
              <w:rFonts w:asciiTheme="minorHAnsi" w:eastAsiaTheme="minorEastAsia" w:hAnsiTheme="minorHAnsi" w:cstheme="minorBidi"/>
              <w:noProof/>
              <w:sz w:val="22"/>
              <w:szCs w:val="22"/>
            </w:rPr>
          </w:pPr>
          <w:hyperlink w:anchor="_Toc535316439" w:history="1">
            <w:r w:rsidRPr="000A677C">
              <w:rPr>
                <w:rStyle w:val="Hyperlink"/>
                <w:rFonts w:ascii="Century Gothic" w:hAnsi="Century Gothic"/>
                <w:b/>
                <w:noProof/>
              </w:rPr>
              <w:t>7.1 Summary of core Financial Management</w:t>
            </w:r>
            <w:r>
              <w:rPr>
                <w:noProof/>
                <w:webHidden/>
              </w:rPr>
              <w:tab/>
            </w:r>
            <w:r>
              <w:rPr>
                <w:noProof/>
                <w:webHidden/>
              </w:rPr>
              <w:fldChar w:fldCharType="begin"/>
            </w:r>
            <w:r>
              <w:rPr>
                <w:noProof/>
                <w:webHidden/>
              </w:rPr>
              <w:instrText xml:space="preserve"> PAGEREF _Toc535316439 \h </w:instrText>
            </w:r>
            <w:r>
              <w:rPr>
                <w:noProof/>
                <w:webHidden/>
              </w:rPr>
            </w:r>
            <w:r>
              <w:rPr>
                <w:noProof/>
                <w:webHidden/>
              </w:rPr>
              <w:fldChar w:fldCharType="separate"/>
            </w:r>
            <w:r>
              <w:rPr>
                <w:noProof/>
                <w:webHidden/>
              </w:rPr>
              <w:t>38</w:t>
            </w:r>
            <w:r>
              <w:rPr>
                <w:noProof/>
                <w:webHidden/>
              </w:rPr>
              <w:fldChar w:fldCharType="end"/>
            </w:r>
          </w:hyperlink>
        </w:p>
        <w:p w14:paraId="4FEB9F06" w14:textId="574E90D3" w:rsidR="007107A4" w:rsidRDefault="007107A4">
          <w:pPr>
            <w:pStyle w:val="TOC3"/>
            <w:tabs>
              <w:tab w:val="right" w:leader="dot" w:pos="9350"/>
            </w:tabs>
            <w:rPr>
              <w:rFonts w:asciiTheme="minorHAnsi" w:eastAsiaTheme="minorEastAsia" w:hAnsiTheme="minorHAnsi" w:cstheme="minorBidi"/>
              <w:noProof/>
              <w:sz w:val="22"/>
              <w:szCs w:val="22"/>
            </w:rPr>
          </w:pPr>
          <w:hyperlink w:anchor="_Toc535316440" w:history="1">
            <w:r w:rsidRPr="000A677C">
              <w:rPr>
                <w:rStyle w:val="Hyperlink"/>
                <w:rFonts w:ascii="Century Gothic" w:hAnsi="Century Gothic"/>
                <w:b/>
                <w:noProof/>
              </w:rPr>
              <w:t>7.1.1 Conceptual process map: Budgeting</w:t>
            </w:r>
            <w:r>
              <w:rPr>
                <w:noProof/>
                <w:webHidden/>
              </w:rPr>
              <w:tab/>
            </w:r>
            <w:r>
              <w:rPr>
                <w:noProof/>
                <w:webHidden/>
              </w:rPr>
              <w:fldChar w:fldCharType="begin"/>
            </w:r>
            <w:r>
              <w:rPr>
                <w:noProof/>
                <w:webHidden/>
              </w:rPr>
              <w:instrText xml:space="preserve"> PAGEREF _Toc535316440 \h </w:instrText>
            </w:r>
            <w:r>
              <w:rPr>
                <w:noProof/>
                <w:webHidden/>
              </w:rPr>
            </w:r>
            <w:r>
              <w:rPr>
                <w:noProof/>
                <w:webHidden/>
              </w:rPr>
              <w:fldChar w:fldCharType="separate"/>
            </w:r>
            <w:r>
              <w:rPr>
                <w:noProof/>
                <w:webHidden/>
              </w:rPr>
              <w:t>39</w:t>
            </w:r>
            <w:r>
              <w:rPr>
                <w:noProof/>
                <w:webHidden/>
              </w:rPr>
              <w:fldChar w:fldCharType="end"/>
            </w:r>
          </w:hyperlink>
        </w:p>
        <w:p w14:paraId="1D408784" w14:textId="156157C3" w:rsidR="007107A4" w:rsidRDefault="007107A4">
          <w:pPr>
            <w:pStyle w:val="TOC3"/>
            <w:tabs>
              <w:tab w:val="right" w:leader="dot" w:pos="9350"/>
            </w:tabs>
            <w:rPr>
              <w:rFonts w:asciiTheme="minorHAnsi" w:eastAsiaTheme="minorEastAsia" w:hAnsiTheme="minorHAnsi" w:cstheme="minorBidi"/>
              <w:noProof/>
              <w:sz w:val="22"/>
              <w:szCs w:val="22"/>
            </w:rPr>
          </w:pPr>
          <w:hyperlink w:anchor="_Toc535316441" w:history="1">
            <w:r w:rsidRPr="000A677C">
              <w:rPr>
                <w:rStyle w:val="Hyperlink"/>
                <w:rFonts w:ascii="Century Gothic" w:hAnsi="Century Gothic"/>
                <w:b/>
                <w:noProof/>
              </w:rPr>
              <w:t>7.1.2 Conceptual process map: Receipting</w:t>
            </w:r>
            <w:r>
              <w:rPr>
                <w:noProof/>
                <w:webHidden/>
              </w:rPr>
              <w:tab/>
            </w:r>
            <w:r>
              <w:rPr>
                <w:noProof/>
                <w:webHidden/>
              </w:rPr>
              <w:fldChar w:fldCharType="begin"/>
            </w:r>
            <w:r>
              <w:rPr>
                <w:noProof/>
                <w:webHidden/>
              </w:rPr>
              <w:instrText xml:space="preserve"> PAGEREF _Toc535316441 \h </w:instrText>
            </w:r>
            <w:r>
              <w:rPr>
                <w:noProof/>
                <w:webHidden/>
              </w:rPr>
            </w:r>
            <w:r>
              <w:rPr>
                <w:noProof/>
                <w:webHidden/>
              </w:rPr>
              <w:fldChar w:fldCharType="separate"/>
            </w:r>
            <w:r>
              <w:rPr>
                <w:noProof/>
                <w:webHidden/>
              </w:rPr>
              <w:t>40</w:t>
            </w:r>
            <w:r>
              <w:rPr>
                <w:noProof/>
                <w:webHidden/>
              </w:rPr>
              <w:fldChar w:fldCharType="end"/>
            </w:r>
          </w:hyperlink>
        </w:p>
        <w:p w14:paraId="4F9BA0BA" w14:textId="74794736" w:rsidR="007107A4" w:rsidRDefault="007107A4">
          <w:pPr>
            <w:pStyle w:val="TOC3"/>
            <w:tabs>
              <w:tab w:val="right" w:leader="dot" w:pos="9350"/>
            </w:tabs>
            <w:rPr>
              <w:rFonts w:asciiTheme="minorHAnsi" w:eastAsiaTheme="minorEastAsia" w:hAnsiTheme="minorHAnsi" w:cstheme="minorBidi"/>
              <w:noProof/>
              <w:sz w:val="22"/>
              <w:szCs w:val="22"/>
            </w:rPr>
          </w:pPr>
          <w:hyperlink w:anchor="_Toc535316442" w:history="1">
            <w:r w:rsidRPr="000A677C">
              <w:rPr>
                <w:rStyle w:val="Hyperlink"/>
                <w:rFonts w:ascii="Century Gothic" w:hAnsi="Century Gothic"/>
                <w:b/>
                <w:noProof/>
              </w:rPr>
              <w:t>7.1.3 Conceptual process map: Petty cash administration</w:t>
            </w:r>
            <w:r>
              <w:rPr>
                <w:noProof/>
                <w:webHidden/>
              </w:rPr>
              <w:tab/>
            </w:r>
            <w:r>
              <w:rPr>
                <w:noProof/>
                <w:webHidden/>
              </w:rPr>
              <w:fldChar w:fldCharType="begin"/>
            </w:r>
            <w:r>
              <w:rPr>
                <w:noProof/>
                <w:webHidden/>
              </w:rPr>
              <w:instrText xml:space="preserve"> PAGEREF _Toc535316442 \h </w:instrText>
            </w:r>
            <w:r>
              <w:rPr>
                <w:noProof/>
                <w:webHidden/>
              </w:rPr>
            </w:r>
            <w:r>
              <w:rPr>
                <w:noProof/>
                <w:webHidden/>
              </w:rPr>
              <w:fldChar w:fldCharType="separate"/>
            </w:r>
            <w:r>
              <w:rPr>
                <w:noProof/>
                <w:webHidden/>
              </w:rPr>
              <w:t>41</w:t>
            </w:r>
            <w:r>
              <w:rPr>
                <w:noProof/>
                <w:webHidden/>
              </w:rPr>
              <w:fldChar w:fldCharType="end"/>
            </w:r>
          </w:hyperlink>
        </w:p>
        <w:p w14:paraId="2071EE3E" w14:textId="2135B3BF" w:rsidR="007107A4" w:rsidRDefault="007107A4">
          <w:pPr>
            <w:pStyle w:val="TOC3"/>
            <w:tabs>
              <w:tab w:val="right" w:leader="dot" w:pos="9350"/>
            </w:tabs>
            <w:rPr>
              <w:rFonts w:asciiTheme="minorHAnsi" w:eastAsiaTheme="minorEastAsia" w:hAnsiTheme="minorHAnsi" w:cstheme="minorBidi"/>
              <w:noProof/>
              <w:sz w:val="22"/>
              <w:szCs w:val="22"/>
            </w:rPr>
          </w:pPr>
          <w:hyperlink w:anchor="_Toc535316443" w:history="1">
            <w:r w:rsidRPr="000A677C">
              <w:rPr>
                <w:rStyle w:val="Hyperlink"/>
                <w:rFonts w:ascii="Century Gothic" w:hAnsi="Century Gothic"/>
                <w:b/>
                <w:noProof/>
              </w:rPr>
              <w:t>7.1.4. Conceptual process map: Imprest administration</w:t>
            </w:r>
            <w:r>
              <w:rPr>
                <w:noProof/>
                <w:webHidden/>
              </w:rPr>
              <w:tab/>
            </w:r>
            <w:r>
              <w:rPr>
                <w:noProof/>
                <w:webHidden/>
              </w:rPr>
              <w:fldChar w:fldCharType="begin"/>
            </w:r>
            <w:r>
              <w:rPr>
                <w:noProof/>
                <w:webHidden/>
              </w:rPr>
              <w:instrText xml:space="preserve"> PAGEREF _Toc535316443 \h </w:instrText>
            </w:r>
            <w:r>
              <w:rPr>
                <w:noProof/>
                <w:webHidden/>
              </w:rPr>
            </w:r>
            <w:r>
              <w:rPr>
                <w:noProof/>
                <w:webHidden/>
              </w:rPr>
              <w:fldChar w:fldCharType="separate"/>
            </w:r>
            <w:r>
              <w:rPr>
                <w:noProof/>
                <w:webHidden/>
              </w:rPr>
              <w:t>42</w:t>
            </w:r>
            <w:r>
              <w:rPr>
                <w:noProof/>
                <w:webHidden/>
              </w:rPr>
              <w:fldChar w:fldCharType="end"/>
            </w:r>
          </w:hyperlink>
        </w:p>
        <w:p w14:paraId="4DCD7EDD" w14:textId="5C76B408" w:rsidR="007107A4" w:rsidRDefault="007107A4">
          <w:pPr>
            <w:pStyle w:val="TOC2"/>
            <w:tabs>
              <w:tab w:val="right" w:leader="dot" w:pos="9350"/>
            </w:tabs>
            <w:rPr>
              <w:rFonts w:asciiTheme="minorHAnsi" w:eastAsiaTheme="minorEastAsia" w:hAnsiTheme="minorHAnsi" w:cstheme="minorBidi"/>
              <w:noProof/>
              <w:sz w:val="22"/>
              <w:szCs w:val="22"/>
            </w:rPr>
          </w:pPr>
          <w:hyperlink w:anchor="_Toc535316444" w:history="1">
            <w:r w:rsidRPr="000A677C">
              <w:rPr>
                <w:rStyle w:val="Hyperlink"/>
                <w:rFonts w:ascii="Century Gothic" w:hAnsi="Century Gothic"/>
                <w:b/>
                <w:noProof/>
              </w:rPr>
              <w:t>7.2 Conceptual system design</w:t>
            </w:r>
            <w:r>
              <w:rPr>
                <w:noProof/>
                <w:webHidden/>
              </w:rPr>
              <w:tab/>
            </w:r>
            <w:r>
              <w:rPr>
                <w:noProof/>
                <w:webHidden/>
              </w:rPr>
              <w:fldChar w:fldCharType="begin"/>
            </w:r>
            <w:r>
              <w:rPr>
                <w:noProof/>
                <w:webHidden/>
              </w:rPr>
              <w:instrText xml:space="preserve"> PAGEREF _Toc535316444 \h </w:instrText>
            </w:r>
            <w:r>
              <w:rPr>
                <w:noProof/>
                <w:webHidden/>
              </w:rPr>
            </w:r>
            <w:r>
              <w:rPr>
                <w:noProof/>
                <w:webHidden/>
              </w:rPr>
              <w:fldChar w:fldCharType="separate"/>
            </w:r>
            <w:r>
              <w:rPr>
                <w:noProof/>
                <w:webHidden/>
              </w:rPr>
              <w:t>43</w:t>
            </w:r>
            <w:r>
              <w:rPr>
                <w:noProof/>
                <w:webHidden/>
              </w:rPr>
              <w:fldChar w:fldCharType="end"/>
            </w:r>
          </w:hyperlink>
        </w:p>
        <w:p w14:paraId="5F88C2EB" w14:textId="7D1B28E5" w:rsidR="007107A4" w:rsidRDefault="007107A4">
          <w:pPr>
            <w:pStyle w:val="TOC2"/>
            <w:tabs>
              <w:tab w:val="right" w:leader="dot" w:pos="9350"/>
            </w:tabs>
            <w:rPr>
              <w:rFonts w:asciiTheme="minorHAnsi" w:eastAsiaTheme="minorEastAsia" w:hAnsiTheme="minorHAnsi" w:cstheme="minorBidi"/>
              <w:noProof/>
              <w:sz w:val="22"/>
              <w:szCs w:val="22"/>
            </w:rPr>
          </w:pPr>
          <w:hyperlink w:anchor="_Toc535316445" w:history="1">
            <w:r w:rsidRPr="000A677C">
              <w:rPr>
                <w:rStyle w:val="Hyperlink"/>
                <w:rFonts w:ascii="Century Gothic" w:hAnsi="Century Gothic"/>
                <w:b/>
                <w:noProof/>
                <w:lang w:val="sw-KE" w:eastAsia="sw-KE"/>
              </w:rPr>
              <w:t>7.3 Proposed Design</w:t>
            </w:r>
            <w:r>
              <w:rPr>
                <w:noProof/>
                <w:webHidden/>
              </w:rPr>
              <w:tab/>
            </w:r>
            <w:r>
              <w:rPr>
                <w:noProof/>
                <w:webHidden/>
              </w:rPr>
              <w:fldChar w:fldCharType="begin"/>
            </w:r>
            <w:r>
              <w:rPr>
                <w:noProof/>
                <w:webHidden/>
              </w:rPr>
              <w:instrText xml:space="preserve"> PAGEREF _Toc535316445 \h </w:instrText>
            </w:r>
            <w:r>
              <w:rPr>
                <w:noProof/>
                <w:webHidden/>
              </w:rPr>
            </w:r>
            <w:r>
              <w:rPr>
                <w:noProof/>
                <w:webHidden/>
              </w:rPr>
              <w:fldChar w:fldCharType="separate"/>
            </w:r>
            <w:r>
              <w:rPr>
                <w:noProof/>
                <w:webHidden/>
              </w:rPr>
              <w:t>45</w:t>
            </w:r>
            <w:r>
              <w:rPr>
                <w:noProof/>
                <w:webHidden/>
              </w:rPr>
              <w:fldChar w:fldCharType="end"/>
            </w:r>
          </w:hyperlink>
        </w:p>
        <w:p w14:paraId="1CAA9B06" w14:textId="798A8B31" w:rsidR="007107A4" w:rsidRDefault="007107A4">
          <w:pPr>
            <w:pStyle w:val="TOC2"/>
            <w:tabs>
              <w:tab w:val="right" w:leader="dot" w:pos="9350"/>
            </w:tabs>
            <w:rPr>
              <w:rFonts w:asciiTheme="minorHAnsi" w:eastAsiaTheme="minorEastAsia" w:hAnsiTheme="minorHAnsi" w:cstheme="minorBidi"/>
              <w:noProof/>
              <w:sz w:val="22"/>
              <w:szCs w:val="22"/>
            </w:rPr>
          </w:pPr>
          <w:hyperlink w:anchor="_Toc535316446" w:history="1">
            <w:r w:rsidRPr="000A677C">
              <w:rPr>
                <w:rStyle w:val="Hyperlink"/>
                <w:rFonts w:ascii="Century Gothic" w:hAnsi="Century Gothic" w:cs="Arial"/>
                <w:noProof/>
              </w:rPr>
              <w:t>Budget</w:t>
            </w:r>
            <w:r>
              <w:rPr>
                <w:noProof/>
                <w:webHidden/>
              </w:rPr>
              <w:tab/>
            </w:r>
            <w:r>
              <w:rPr>
                <w:noProof/>
                <w:webHidden/>
              </w:rPr>
              <w:fldChar w:fldCharType="begin"/>
            </w:r>
            <w:r>
              <w:rPr>
                <w:noProof/>
                <w:webHidden/>
              </w:rPr>
              <w:instrText xml:space="preserve"> PAGEREF _Toc535316446 \h </w:instrText>
            </w:r>
            <w:r>
              <w:rPr>
                <w:noProof/>
                <w:webHidden/>
              </w:rPr>
            </w:r>
            <w:r>
              <w:rPr>
                <w:noProof/>
                <w:webHidden/>
              </w:rPr>
              <w:fldChar w:fldCharType="separate"/>
            </w:r>
            <w:r>
              <w:rPr>
                <w:noProof/>
                <w:webHidden/>
              </w:rPr>
              <w:t>45</w:t>
            </w:r>
            <w:r>
              <w:rPr>
                <w:noProof/>
                <w:webHidden/>
              </w:rPr>
              <w:fldChar w:fldCharType="end"/>
            </w:r>
          </w:hyperlink>
        </w:p>
        <w:p w14:paraId="5809ED00" w14:textId="37CAAA62" w:rsidR="007107A4" w:rsidRDefault="007107A4">
          <w:pPr>
            <w:pStyle w:val="TOC2"/>
            <w:tabs>
              <w:tab w:val="right" w:leader="dot" w:pos="9350"/>
            </w:tabs>
            <w:rPr>
              <w:rFonts w:asciiTheme="minorHAnsi" w:eastAsiaTheme="minorEastAsia" w:hAnsiTheme="minorHAnsi" w:cstheme="minorBidi"/>
              <w:noProof/>
              <w:sz w:val="22"/>
              <w:szCs w:val="22"/>
            </w:rPr>
          </w:pPr>
          <w:hyperlink w:anchor="_Toc535316447" w:history="1">
            <w:r w:rsidRPr="000A677C">
              <w:rPr>
                <w:rStyle w:val="Hyperlink"/>
                <w:rFonts w:ascii="Century Gothic" w:hAnsi="Century Gothic" w:cs="Arial"/>
                <w:noProof/>
              </w:rPr>
              <w:t>Receipting &amp; Payment Voucher</w:t>
            </w:r>
            <w:r>
              <w:rPr>
                <w:noProof/>
                <w:webHidden/>
              </w:rPr>
              <w:tab/>
            </w:r>
            <w:r>
              <w:rPr>
                <w:noProof/>
                <w:webHidden/>
              </w:rPr>
              <w:fldChar w:fldCharType="begin"/>
            </w:r>
            <w:r>
              <w:rPr>
                <w:noProof/>
                <w:webHidden/>
              </w:rPr>
              <w:instrText xml:space="preserve"> PAGEREF _Toc535316447 \h </w:instrText>
            </w:r>
            <w:r>
              <w:rPr>
                <w:noProof/>
                <w:webHidden/>
              </w:rPr>
            </w:r>
            <w:r>
              <w:rPr>
                <w:noProof/>
                <w:webHidden/>
              </w:rPr>
              <w:fldChar w:fldCharType="separate"/>
            </w:r>
            <w:r>
              <w:rPr>
                <w:noProof/>
                <w:webHidden/>
              </w:rPr>
              <w:t>46</w:t>
            </w:r>
            <w:r>
              <w:rPr>
                <w:noProof/>
                <w:webHidden/>
              </w:rPr>
              <w:fldChar w:fldCharType="end"/>
            </w:r>
          </w:hyperlink>
        </w:p>
        <w:p w14:paraId="0FD5FF35" w14:textId="2DDB5C5E" w:rsidR="007107A4" w:rsidRDefault="007107A4">
          <w:pPr>
            <w:pStyle w:val="TOC2"/>
            <w:tabs>
              <w:tab w:val="right" w:leader="dot" w:pos="9350"/>
            </w:tabs>
            <w:rPr>
              <w:rFonts w:asciiTheme="minorHAnsi" w:eastAsiaTheme="minorEastAsia" w:hAnsiTheme="minorHAnsi" w:cstheme="minorBidi"/>
              <w:noProof/>
              <w:sz w:val="22"/>
              <w:szCs w:val="22"/>
            </w:rPr>
          </w:pPr>
          <w:hyperlink w:anchor="_Toc535316448" w:history="1">
            <w:r w:rsidRPr="000A677C">
              <w:rPr>
                <w:rStyle w:val="Hyperlink"/>
                <w:rFonts w:ascii="Century Gothic" w:hAnsi="Century Gothic" w:cs="Arial"/>
                <w:noProof/>
              </w:rPr>
              <w:t>Imprest management</w:t>
            </w:r>
            <w:r>
              <w:rPr>
                <w:noProof/>
                <w:webHidden/>
              </w:rPr>
              <w:tab/>
            </w:r>
            <w:r>
              <w:rPr>
                <w:noProof/>
                <w:webHidden/>
              </w:rPr>
              <w:fldChar w:fldCharType="begin"/>
            </w:r>
            <w:r>
              <w:rPr>
                <w:noProof/>
                <w:webHidden/>
              </w:rPr>
              <w:instrText xml:space="preserve"> PAGEREF _Toc535316448 \h </w:instrText>
            </w:r>
            <w:r>
              <w:rPr>
                <w:noProof/>
                <w:webHidden/>
              </w:rPr>
            </w:r>
            <w:r>
              <w:rPr>
                <w:noProof/>
                <w:webHidden/>
              </w:rPr>
              <w:fldChar w:fldCharType="separate"/>
            </w:r>
            <w:r>
              <w:rPr>
                <w:noProof/>
                <w:webHidden/>
              </w:rPr>
              <w:t>48</w:t>
            </w:r>
            <w:r>
              <w:rPr>
                <w:noProof/>
                <w:webHidden/>
              </w:rPr>
              <w:fldChar w:fldCharType="end"/>
            </w:r>
          </w:hyperlink>
        </w:p>
        <w:p w14:paraId="1FAC3E71" w14:textId="17DA5B64" w:rsidR="007107A4" w:rsidRDefault="007107A4">
          <w:pPr>
            <w:pStyle w:val="TOC1"/>
            <w:tabs>
              <w:tab w:val="right" w:leader="dot" w:pos="9350"/>
            </w:tabs>
            <w:rPr>
              <w:rFonts w:asciiTheme="minorHAnsi" w:eastAsiaTheme="minorEastAsia" w:hAnsiTheme="minorHAnsi" w:cstheme="minorBidi"/>
              <w:noProof/>
              <w:sz w:val="22"/>
              <w:szCs w:val="22"/>
            </w:rPr>
          </w:pPr>
          <w:hyperlink w:anchor="_Toc535316449" w:history="1">
            <w:r w:rsidRPr="000A677C">
              <w:rPr>
                <w:rStyle w:val="Hyperlink"/>
                <w:rFonts w:ascii="Century Gothic" w:hAnsi="Century Gothic"/>
                <w:b/>
                <w:bCs/>
                <w:noProof/>
                <w:lang w:val="sw-KE" w:eastAsia="sw-KE"/>
              </w:rPr>
              <w:t>SECTION K: THE PROPOSED NAV 2018 SOLUTION DESIGN</w:t>
            </w:r>
            <w:r>
              <w:rPr>
                <w:noProof/>
                <w:webHidden/>
              </w:rPr>
              <w:tab/>
            </w:r>
            <w:r>
              <w:rPr>
                <w:noProof/>
                <w:webHidden/>
              </w:rPr>
              <w:fldChar w:fldCharType="begin"/>
            </w:r>
            <w:r>
              <w:rPr>
                <w:noProof/>
                <w:webHidden/>
              </w:rPr>
              <w:instrText xml:space="preserve"> PAGEREF _Toc535316449 \h </w:instrText>
            </w:r>
            <w:r>
              <w:rPr>
                <w:noProof/>
                <w:webHidden/>
              </w:rPr>
            </w:r>
            <w:r>
              <w:rPr>
                <w:noProof/>
                <w:webHidden/>
              </w:rPr>
              <w:fldChar w:fldCharType="separate"/>
            </w:r>
            <w:r>
              <w:rPr>
                <w:noProof/>
                <w:webHidden/>
              </w:rPr>
              <w:t>49</w:t>
            </w:r>
            <w:r>
              <w:rPr>
                <w:noProof/>
                <w:webHidden/>
              </w:rPr>
              <w:fldChar w:fldCharType="end"/>
            </w:r>
          </w:hyperlink>
        </w:p>
        <w:p w14:paraId="2DE432A5" w14:textId="68A506D5" w:rsidR="007107A4" w:rsidRDefault="007107A4">
          <w:pPr>
            <w:pStyle w:val="TOC2"/>
            <w:tabs>
              <w:tab w:val="right" w:leader="dot" w:pos="9350"/>
            </w:tabs>
            <w:rPr>
              <w:rFonts w:asciiTheme="minorHAnsi" w:eastAsiaTheme="minorEastAsia" w:hAnsiTheme="minorHAnsi" w:cstheme="minorBidi"/>
              <w:noProof/>
              <w:sz w:val="22"/>
              <w:szCs w:val="22"/>
            </w:rPr>
          </w:pPr>
          <w:hyperlink w:anchor="_Toc535316450" w:history="1">
            <w:r w:rsidRPr="000A677C">
              <w:rPr>
                <w:rStyle w:val="Hyperlink"/>
                <w:rFonts w:ascii="Century Gothic" w:hAnsi="Century Gothic"/>
                <w:b/>
                <w:noProof/>
              </w:rPr>
              <w:t>8.1 Conceptual model: financial management module</w:t>
            </w:r>
            <w:r>
              <w:rPr>
                <w:noProof/>
                <w:webHidden/>
              </w:rPr>
              <w:tab/>
            </w:r>
            <w:r>
              <w:rPr>
                <w:noProof/>
                <w:webHidden/>
              </w:rPr>
              <w:fldChar w:fldCharType="begin"/>
            </w:r>
            <w:r>
              <w:rPr>
                <w:noProof/>
                <w:webHidden/>
              </w:rPr>
              <w:instrText xml:space="preserve"> PAGEREF _Toc535316450 \h </w:instrText>
            </w:r>
            <w:r>
              <w:rPr>
                <w:noProof/>
                <w:webHidden/>
              </w:rPr>
            </w:r>
            <w:r>
              <w:rPr>
                <w:noProof/>
                <w:webHidden/>
              </w:rPr>
              <w:fldChar w:fldCharType="separate"/>
            </w:r>
            <w:r>
              <w:rPr>
                <w:noProof/>
                <w:webHidden/>
              </w:rPr>
              <w:t>49</w:t>
            </w:r>
            <w:r>
              <w:rPr>
                <w:noProof/>
                <w:webHidden/>
              </w:rPr>
              <w:fldChar w:fldCharType="end"/>
            </w:r>
          </w:hyperlink>
        </w:p>
        <w:p w14:paraId="2677A342" w14:textId="110F1B22" w:rsidR="007107A4" w:rsidRDefault="007107A4">
          <w:pPr>
            <w:pStyle w:val="TOC3"/>
            <w:tabs>
              <w:tab w:val="right" w:leader="dot" w:pos="9350"/>
            </w:tabs>
            <w:rPr>
              <w:rFonts w:asciiTheme="minorHAnsi" w:eastAsiaTheme="minorEastAsia" w:hAnsiTheme="minorHAnsi" w:cstheme="minorBidi"/>
              <w:noProof/>
              <w:sz w:val="22"/>
              <w:szCs w:val="22"/>
            </w:rPr>
          </w:pPr>
          <w:hyperlink w:anchor="_Toc535316451" w:history="1">
            <w:r w:rsidRPr="000A677C">
              <w:rPr>
                <w:rStyle w:val="Hyperlink"/>
                <w:rFonts w:ascii="Century Gothic" w:hAnsi="Century Gothic"/>
                <w:b/>
                <w:noProof/>
              </w:rPr>
              <w:t>8.1.1 Detailed navigation design for the financial management module</w:t>
            </w:r>
            <w:r>
              <w:rPr>
                <w:noProof/>
                <w:webHidden/>
              </w:rPr>
              <w:tab/>
            </w:r>
            <w:r>
              <w:rPr>
                <w:noProof/>
                <w:webHidden/>
              </w:rPr>
              <w:fldChar w:fldCharType="begin"/>
            </w:r>
            <w:r>
              <w:rPr>
                <w:noProof/>
                <w:webHidden/>
              </w:rPr>
              <w:instrText xml:space="preserve"> PAGEREF _Toc535316451 \h </w:instrText>
            </w:r>
            <w:r>
              <w:rPr>
                <w:noProof/>
                <w:webHidden/>
              </w:rPr>
            </w:r>
            <w:r>
              <w:rPr>
                <w:noProof/>
                <w:webHidden/>
              </w:rPr>
              <w:fldChar w:fldCharType="separate"/>
            </w:r>
            <w:r>
              <w:rPr>
                <w:noProof/>
                <w:webHidden/>
              </w:rPr>
              <w:t>49</w:t>
            </w:r>
            <w:r>
              <w:rPr>
                <w:noProof/>
                <w:webHidden/>
              </w:rPr>
              <w:fldChar w:fldCharType="end"/>
            </w:r>
          </w:hyperlink>
        </w:p>
        <w:p w14:paraId="56BEE11C" w14:textId="6EA20ABD" w:rsidR="007107A4" w:rsidRDefault="007107A4">
          <w:pPr>
            <w:pStyle w:val="TOC1"/>
            <w:tabs>
              <w:tab w:val="right" w:leader="dot" w:pos="9350"/>
            </w:tabs>
            <w:rPr>
              <w:rFonts w:asciiTheme="minorHAnsi" w:eastAsiaTheme="minorEastAsia" w:hAnsiTheme="minorHAnsi" w:cstheme="minorBidi"/>
              <w:noProof/>
              <w:sz w:val="22"/>
              <w:szCs w:val="22"/>
            </w:rPr>
          </w:pPr>
          <w:hyperlink w:anchor="_Toc535316452" w:history="1">
            <w:r w:rsidRPr="000A677C">
              <w:rPr>
                <w:rStyle w:val="Hyperlink"/>
                <w:rFonts w:ascii="Century Gothic" w:hAnsi="Century Gothic"/>
                <w:b/>
                <w:bCs/>
                <w:noProof/>
                <w:lang w:val="sw-KE" w:eastAsia="sw-KE"/>
              </w:rPr>
              <w:t>SECTION L: THE BACK-END DATABASE DESIGN</w:t>
            </w:r>
            <w:r>
              <w:rPr>
                <w:noProof/>
                <w:webHidden/>
              </w:rPr>
              <w:tab/>
            </w:r>
            <w:r>
              <w:rPr>
                <w:noProof/>
                <w:webHidden/>
              </w:rPr>
              <w:fldChar w:fldCharType="begin"/>
            </w:r>
            <w:r>
              <w:rPr>
                <w:noProof/>
                <w:webHidden/>
              </w:rPr>
              <w:instrText xml:space="preserve"> PAGEREF _Toc535316452 \h </w:instrText>
            </w:r>
            <w:r>
              <w:rPr>
                <w:noProof/>
                <w:webHidden/>
              </w:rPr>
            </w:r>
            <w:r>
              <w:rPr>
                <w:noProof/>
                <w:webHidden/>
              </w:rPr>
              <w:fldChar w:fldCharType="separate"/>
            </w:r>
            <w:r>
              <w:rPr>
                <w:noProof/>
                <w:webHidden/>
              </w:rPr>
              <w:t>53</w:t>
            </w:r>
            <w:r>
              <w:rPr>
                <w:noProof/>
                <w:webHidden/>
              </w:rPr>
              <w:fldChar w:fldCharType="end"/>
            </w:r>
          </w:hyperlink>
        </w:p>
        <w:p w14:paraId="73CEC99C" w14:textId="2380BBEE" w:rsidR="007107A4" w:rsidRDefault="007107A4">
          <w:pPr>
            <w:pStyle w:val="TOC2"/>
            <w:tabs>
              <w:tab w:val="right" w:leader="dot" w:pos="9350"/>
            </w:tabs>
            <w:rPr>
              <w:rFonts w:asciiTheme="minorHAnsi" w:eastAsiaTheme="minorEastAsia" w:hAnsiTheme="minorHAnsi" w:cstheme="minorBidi"/>
              <w:noProof/>
              <w:sz w:val="22"/>
              <w:szCs w:val="22"/>
            </w:rPr>
          </w:pPr>
          <w:hyperlink w:anchor="_Toc535316453" w:history="1">
            <w:r w:rsidRPr="000A677C">
              <w:rPr>
                <w:rStyle w:val="Hyperlink"/>
                <w:rFonts w:ascii="Century Gothic" w:hAnsi="Century Gothic"/>
                <w:b/>
                <w:noProof/>
              </w:rPr>
              <w:t>9.1 Database management system design summary</w:t>
            </w:r>
            <w:r>
              <w:rPr>
                <w:noProof/>
                <w:webHidden/>
              </w:rPr>
              <w:tab/>
            </w:r>
            <w:r>
              <w:rPr>
                <w:noProof/>
                <w:webHidden/>
              </w:rPr>
              <w:fldChar w:fldCharType="begin"/>
            </w:r>
            <w:r>
              <w:rPr>
                <w:noProof/>
                <w:webHidden/>
              </w:rPr>
              <w:instrText xml:space="preserve"> PAGEREF _Toc535316453 \h </w:instrText>
            </w:r>
            <w:r>
              <w:rPr>
                <w:noProof/>
                <w:webHidden/>
              </w:rPr>
            </w:r>
            <w:r>
              <w:rPr>
                <w:noProof/>
                <w:webHidden/>
              </w:rPr>
              <w:fldChar w:fldCharType="separate"/>
            </w:r>
            <w:r>
              <w:rPr>
                <w:noProof/>
                <w:webHidden/>
              </w:rPr>
              <w:t>53</w:t>
            </w:r>
            <w:r>
              <w:rPr>
                <w:noProof/>
                <w:webHidden/>
              </w:rPr>
              <w:fldChar w:fldCharType="end"/>
            </w:r>
          </w:hyperlink>
        </w:p>
        <w:p w14:paraId="67D9A108" w14:textId="5F75323A" w:rsidR="00FF773A" w:rsidRPr="00711AF0" w:rsidRDefault="00FF773A" w:rsidP="00FF773A">
          <w:pPr>
            <w:spacing w:line="360" w:lineRule="auto"/>
            <w:jc w:val="both"/>
            <w:rPr>
              <w:rFonts w:ascii="Century Gothic" w:hAnsi="Century Gothic"/>
              <w:i/>
              <w:sz w:val="24"/>
              <w:szCs w:val="24"/>
            </w:rPr>
          </w:pPr>
          <w:r w:rsidRPr="00711AF0">
            <w:rPr>
              <w:rFonts w:ascii="Century Gothic" w:hAnsi="Century Gothic"/>
              <w:i/>
              <w:sz w:val="24"/>
              <w:szCs w:val="24"/>
            </w:rPr>
            <w:fldChar w:fldCharType="end"/>
          </w:r>
        </w:p>
      </w:sdtContent>
    </w:sdt>
    <w:bookmarkStart w:id="19" w:name="_Toc306664537" w:displacedByCustomXml="prev"/>
    <w:bookmarkStart w:id="20" w:name="_Toc306664567" w:displacedByCustomXml="prev"/>
    <w:bookmarkStart w:id="21" w:name="_Toc306664659" w:displacedByCustomXml="prev"/>
    <w:p w14:paraId="230395F6" w14:textId="77777777" w:rsidR="00FF773A" w:rsidRPr="00711AF0" w:rsidRDefault="00FF773A" w:rsidP="00FF773A">
      <w:pPr>
        <w:pStyle w:val="NormalWeb"/>
        <w:ind w:left="360"/>
        <w:jc w:val="center"/>
        <w:outlineLvl w:val="0"/>
        <w:rPr>
          <w:rFonts w:ascii="Century Gothic" w:hAnsi="Century Gothic"/>
          <w:b/>
          <w:bCs/>
          <w:noProof/>
          <w:lang w:val="sw-KE" w:eastAsia="sw-KE"/>
        </w:rPr>
      </w:pPr>
    </w:p>
    <w:p w14:paraId="5B9CC0FA" w14:textId="77777777" w:rsidR="00FF773A" w:rsidRPr="00711AF0" w:rsidRDefault="00FF773A" w:rsidP="00FF773A">
      <w:pPr>
        <w:pStyle w:val="NormalWeb"/>
        <w:ind w:left="360"/>
        <w:jc w:val="center"/>
        <w:outlineLvl w:val="0"/>
        <w:rPr>
          <w:rFonts w:ascii="Century Gothic" w:hAnsi="Century Gothic"/>
          <w:b/>
          <w:bCs/>
          <w:noProof/>
          <w:lang w:val="sw-KE" w:eastAsia="sw-KE"/>
        </w:rPr>
      </w:pPr>
    </w:p>
    <w:p w14:paraId="27A42305" w14:textId="77777777" w:rsidR="00FF773A" w:rsidRPr="00711AF0" w:rsidRDefault="00FF773A" w:rsidP="00FF773A">
      <w:pPr>
        <w:pStyle w:val="NormalWeb"/>
        <w:ind w:left="360"/>
        <w:jc w:val="center"/>
        <w:outlineLvl w:val="0"/>
        <w:rPr>
          <w:rFonts w:ascii="Century Gothic" w:hAnsi="Century Gothic"/>
          <w:b/>
          <w:bCs/>
          <w:noProof/>
          <w:lang w:val="sw-KE" w:eastAsia="sw-KE"/>
        </w:rPr>
      </w:pPr>
    </w:p>
    <w:p w14:paraId="5EE03561" w14:textId="77777777" w:rsidR="00FF773A" w:rsidRPr="00711AF0" w:rsidRDefault="00FF773A" w:rsidP="00FF773A">
      <w:pPr>
        <w:pStyle w:val="NormalWeb"/>
        <w:ind w:left="360"/>
        <w:jc w:val="center"/>
        <w:outlineLvl w:val="0"/>
        <w:rPr>
          <w:rFonts w:ascii="Century Gothic" w:hAnsi="Century Gothic"/>
          <w:b/>
          <w:bCs/>
          <w:noProof/>
          <w:lang w:val="sw-KE" w:eastAsia="sw-KE"/>
        </w:rPr>
      </w:pPr>
    </w:p>
    <w:p w14:paraId="5A6CBDC7" w14:textId="77777777" w:rsidR="00FF773A" w:rsidRPr="00711AF0" w:rsidRDefault="00FF773A" w:rsidP="00FF773A">
      <w:pPr>
        <w:pStyle w:val="NormalWeb"/>
        <w:ind w:left="360"/>
        <w:jc w:val="center"/>
        <w:outlineLvl w:val="0"/>
        <w:rPr>
          <w:rFonts w:ascii="Century Gothic" w:hAnsi="Century Gothic"/>
          <w:b/>
          <w:bCs/>
          <w:noProof/>
          <w:lang w:val="sw-KE" w:eastAsia="sw-KE"/>
        </w:rPr>
      </w:pPr>
    </w:p>
    <w:p w14:paraId="18B95895" w14:textId="77777777" w:rsidR="00FF773A" w:rsidRPr="00711AF0" w:rsidRDefault="00FF773A" w:rsidP="00FF773A">
      <w:pPr>
        <w:pStyle w:val="NormalWeb"/>
        <w:ind w:left="360"/>
        <w:jc w:val="center"/>
        <w:outlineLvl w:val="0"/>
        <w:rPr>
          <w:rFonts w:ascii="Century Gothic" w:hAnsi="Century Gothic"/>
          <w:b/>
          <w:bCs/>
          <w:noProof/>
          <w:lang w:val="sw-KE" w:eastAsia="sw-KE"/>
        </w:rPr>
      </w:pPr>
    </w:p>
    <w:p w14:paraId="19880514" w14:textId="77777777" w:rsidR="00FF773A" w:rsidRPr="00711AF0" w:rsidRDefault="00FF773A" w:rsidP="00FF773A">
      <w:pPr>
        <w:pStyle w:val="NormalWeb"/>
        <w:ind w:left="360"/>
        <w:jc w:val="center"/>
        <w:outlineLvl w:val="0"/>
        <w:rPr>
          <w:rFonts w:ascii="Century Gothic" w:hAnsi="Century Gothic"/>
          <w:b/>
          <w:bCs/>
          <w:noProof/>
          <w:lang w:val="sw-KE" w:eastAsia="sw-KE"/>
        </w:rPr>
      </w:pPr>
    </w:p>
    <w:p w14:paraId="1237858B" w14:textId="77777777" w:rsidR="00FF773A" w:rsidRPr="00711AF0" w:rsidRDefault="00FF773A" w:rsidP="00FF773A">
      <w:pPr>
        <w:pStyle w:val="NormalWeb"/>
        <w:ind w:left="360"/>
        <w:jc w:val="center"/>
        <w:outlineLvl w:val="0"/>
        <w:rPr>
          <w:rFonts w:ascii="Century Gothic" w:hAnsi="Century Gothic"/>
          <w:b/>
          <w:bCs/>
          <w:noProof/>
          <w:lang w:val="sw-KE" w:eastAsia="sw-KE"/>
        </w:rPr>
      </w:pPr>
    </w:p>
    <w:p w14:paraId="770ADE97" w14:textId="77777777" w:rsidR="00FF773A" w:rsidRPr="00711AF0" w:rsidRDefault="00FF773A" w:rsidP="00FF773A">
      <w:pPr>
        <w:pStyle w:val="NormalWeb"/>
        <w:ind w:left="360"/>
        <w:jc w:val="center"/>
        <w:outlineLvl w:val="0"/>
        <w:rPr>
          <w:rFonts w:ascii="Century Gothic" w:hAnsi="Century Gothic"/>
          <w:b/>
          <w:bCs/>
          <w:noProof/>
          <w:lang w:val="sw-KE" w:eastAsia="sw-KE"/>
        </w:rPr>
      </w:pPr>
    </w:p>
    <w:p w14:paraId="770A306D" w14:textId="77777777" w:rsidR="00FF773A" w:rsidRPr="00711AF0" w:rsidRDefault="00FF773A" w:rsidP="00FF773A">
      <w:pPr>
        <w:pStyle w:val="NormalWeb"/>
        <w:ind w:left="360"/>
        <w:jc w:val="center"/>
        <w:outlineLvl w:val="0"/>
        <w:rPr>
          <w:rFonts w:ascii="Century Gothic" w:hAnsi="Century Gothic"/>
          <w:b/>
          <w:bCs/>
          <w:noProof/>
          <w:lang w:val="sw-KE" w:eastAsia="sw-KE"/>
        </w:rPr>
      </w:pPr>
    </w:p>
    <w:p w14:paraId="5CF0C340" w14:textId="77777777" w:rsidR="00FF773A" w:rsidRPr="00711AF0" w:rsidRDefault="00FF773A" w:rsidP="00FF773A">
      <w:pPr>
        <w:pStyle w:val="NormalWeb"/>
        <w:ind w:left="360"/>
        <w:jc w:val="center"/>
        <w:outlineLvl w:val="0"/>
        <w:rPr>
          <w:rFonts w:ascii="Century Gothic" w:hAnsi="Century Gothic"/>
          <w:b/>
          <w:bCs/>
          <w:noProof/>
          <w:lang w:val="sw-KE" w:eastAsia="sw-KE"/>
        </w:rPr>
      </w:pPr>
    </w:p>
    <w:p w14:paraId="1B7F5F9E" w14:textId="77777777" w:rsidR="00FF773A" w:rsidRPr="00711AF0" w:rsidRDefault="00FF773A" w:rsidP="00FF773A">
      <w:pPr>
        <w:pStyle w:val="NormalWeb"/>
        <w:ind w:left="360"/>
        <w:jc w:val="center"/>
        <w:outlineLvl w:val="0"/>
        <w:rPr>
          <w:rFonts w:ascii="Century Gothic" w:hAnsi="Century Gothic"/>
          <w:b/>
          <w:bCs/>
          <w:noProof/>
          <w:lang w:val="sw-KE" w:eastAsia="sw-KE"/>
        </w:rPr>
      </w:pPr>
    </w:p>
    <w:p w14:paraId="0084036C" w14:textId="77777777" w:rsidR="00FF773A" w:rsidRPr="00711AF0" w:rsidRDefault="00FF773A" w:rsidP="00FF773A">
      <w:pPr>
        <w:pStyle w:val="NormalWeb"/>
        <w:ind w:left="360"/>
        <w:jc w:val="center"/>
        <w:outlineLvl w:val="0"/>
        <w:rPr>
          <w:rFonts w:ascii="Century Gothic" w:hAnsi="Century Gothic"/>
          <w:b/>
          <w:bCs/>
          <w:noProof/>
          <w:lang w:val="sw-KE" w:eastAsia="sw-KE"/>
        </w:rPr>
      </w:pPr>
    </w:p>
    <w:p w14:paraId="63840399" w14:textId="77777777" w:rsidR="00FF773A" w:rsidRPr="00711AF0" w:rsidRDefault="00FF773A" w:rsidP="00FF773A">
      <w:pPr>
        <w:pStyle w:val="NormalWeb"/>
        <w:ind w:left="360"/>
        <w:jc w:val="center"/>
        <w:outlineLvl w:val="0"/>
        <w:rPr>
          <w:rFonts w:ascii="Century Gothic" w:hAnsi="Century Gothic"/>
          <w:b/>
          <w:bCs/>
          <w:noProof/>
          <w:lang w:val="sw-KE" w:eastAsia="sw-KE"/>
        </w:rPr>
      </w:pPr>
    </w:p>
    <w:p w14:paraId="5A8AFBB8" w14:textId="77777777" w:rsidR="00FF773A" w:rsidRDefault="00FF773A" w:rsidP="00FF773A">
      <w:pPr>
        <w:pStyle w:val="NormalWeb"/>
        <w:ind w:left="360"/>
        <w:jc w:val="center"/>
        <w:outlineLvl w:val="0"/>
        <w:rPr>
          <w:rFonts w:ascii="Century Gothic" w:hAnsi="Century Gothic"/>
          <w:b/>
          <w:bCs/>
          <w:noProof/>
          <w:lang w:val="sw-KE" w:eastAsia="sw-KE"/>
        </w:rPr>
      </w:pPr>
      <w:r>
        <w:rPr>
          <w:rFonts w:ascii="Century Gothic" w:hAnsi="Century Gothic"/>
          <w:b/>
          <w:bCs/>
          <w:noProof/>
          <w:lang w:val="sw-KE" w:eastAsia="sw-KE"/>
        </w:rPr>
        <w:br w:type="page"/>
      </w:r>
    </w:p>
    <w:bookmarkStart w:id="22" w:name="_Toc535316410"/>
    <w:p w14:paraId="20E79FCE" w14:textId="77777777" w:rsidR="00FF773A" w:rsidRPr="00C51284" w:rsidRDefault="00FF773A" w:rsidP="00FF773A">
      <w:pPr>
        <w:pStyle w:val="NormalWeb"/>
        <w:ind w:left="360"/>
        <w:jc w:val="center"/>
        <w:outlineLvl w:val="0"/>
        <w:rPr>
          <w:rFonts w:ascii="Century Gothic" w:hAnsi="Century Gothic"/>
          <w:b/>
          <w:bCs/>
          <w:noProof/>
          <w:sz w:val="36"/>
          <w:szCs w:val="36"/>
          <w:lang w:val="sw-KE" w:eastAsia="sw-KE"/>
        </w:rPr>
      </w:pPr>
      <w:r w:rsidRPr="00C51284">
        <w:rPr>
          <w:rFonts w:ascii="Century Gothic" w:hAnsi="Century Gothic"/>
          <w:b/>
          <w:bCs/>
          <w:noProof/>
          <w:sz w:val="36"/>
          <w:szCs w:val="36"/>
        </w:rPr>
        <w:lastRenderedPageBreak/>
        <mc:AlternateContent>
          <mc:Choice Requires="wps">
            <w:drawing>
              <wp:anchor distT="0" distB="0" distL="114300" distR="114300" simplePos="0" relativeHeight="251663360" behindDoc="0" locked="0" layoutInCell="1" allowOverlap="1" wp14:anchorId="1254187B" wp14:editId="3F3BF1B0">
                <wp:simplePos x="0" y="0"/>
                <wp:positionH relativeFrom="column">
                  <wp:posOffset>-581025</wp:posOffset>
                </wp:positionH>
                <wp:positionV relativeFrom="paragraph">
                  <wp:posOffset>327025</wp:posOffset>
                </wp:positionV>
                <wp:extent cx="7067550" cy="635"/>
                <wp:effectExtent l="9525" t="12700" r="28575" b="43815"/>
                <wp:wrapNone/>
                <wp:docPr id="26"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67550" cy="635"/>
                        </a:xfrm>
                        <a:prstGeom prst="straightConnector1">
                          <a:avLst/>
                        </a:prstGeom>
                        <a:noFill/>
                        <a:ln w="19050">
                          <a:solidFill>
                            <a:srgbClr val="C00000"/>
                          </a:solidFill>
                          <a:round/>
                          <a:headEnd/>
                          <a:tailEnd/>
                        </a:ln>
                        <a:effectLst>
                          <a:outerShdw dist="28398" dir="3806097" algn="ctr" rotWithShape="0">
                            <a:srgbClr val="205867">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444A368" id="AutoShape 22" o:spid="_x0000_s1026" type="#_x0000_t32" style="position:absolute;margin-left:-45.75pt;margin-top:25.75pt;width:556.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" strokecolor="#c00000" strokeweight="1.5pt">
                <v:shadow on="t" color="#205867" opacity=".5" offset="1pt"/>
              </v:shape>
            </w:pict>
          </mc:Fallback>
        </mc:AlternateContent>
      </w:r>
      <w:r w:rsidRPr="00C51284">
        <w:rPr>
          <w:rFonts w:ascii="Century Gothic" w:hAnsi="Century Gothic"/>
          <w:b/>
          <w:bCs/>
          <w:noProof/>
          <w:sz w:val="36"/>
          <w:szCs w:val="36"/>
          <w:lang w:val="sw-KE" w:eastAsia="sw-KE"/>
        </w:rPr>
        <w:t>SIGN OFF PAGE AND DOCUMENT VERSIONS</w:t>
      </w:r>
      <w:bookmarkEnd w:id="21"/>
      <w:bookmarkEnd w:id="20"/>
      <w:bookmarkEnd w:id="19"/>
      <w:bookmarkEnd w:id="22"/>
    </w:p>
    <w:p w14:paraId="70EA7321" w14:textId="60B18DF9" w:rsidR="00FF773A" w:rsidRDefault="00FF773A" w:rsidP="00FF773A">
      <w:pPr>
        <w:pStyle w:val="NormalWeb"/>
        <w:ind w:left="360"/>
        <w:jc w:val="center"/>
        <w:outlineLvl w:val="0"/>
        <w:rPr>
          <w:rFonts w:ascii="Century Gothic" w:hAnsi="Century Gothic"/>
          <w:b/>
          <w:bCs/>
        </w:rPr>
      </w:pPr>
    </w:p>
    <w:tbl>
      <w:tblPr>
        <w:tblW w:w="103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98"/>
        <w:gridCol w:w="5245"/>
      </w:tblGrid>
      <w:tr w:rsidR="00EE7108" w:rsidRPr="00C67C70" w14:paraId="41919AE9" w14:textId="77777777" w:rsidTr="002240B2">
        <w:trPr>
          <w:trHeight w:val="333"/>
          <w:jc w:val="center"/>
        </w:trPr>
        <w:tc>
          <w:tcPr>
            <w:tcW w:w="10343" w:type="dxa"/>
            <w:gridSpan w:val="2"/>
            <w:tcBorders>
              <w:bottom w:val="single" w:sz="4" w:space="0" w:color="000000"/>
            </w:tcBorders>
            <w:shd w:val="clear" w:color="auto" w:fill="EDEDED"/>
          </w:tcPr>
          <w:p w14:paraId="67C311E0" w14:textId="7BB30FE2" w:rsidR="00EE7108" w:rsidRPr="00C67C70" w:rsidRDefault="00EE7108" w:rsidP="002240B2">
            <w:pPr>
              <w:spacing w:line="360" w:lineRule="auto"/>
              <w:jc w:val="center"/>
              <w:rPr>
                <w:rFonts w:ascii="Century Gothic" w:hAnsi="Century Gothic" w:cs="Arial"/>
                <w:b/>
              </w:rPr>
            </w:pPr>
            <w:r w:rsidRPr="00C67C70">
              <w:rPr>
                <w:rFonts w:ascii="Century Gothic" w:hAnsi="Century Gothic" w:cs="Arial"/>
                <w:b/>
              </w:rPr>
              <w:t xml:space="preserve">CLIENT: </w:t>
            </w:r>
            <w:ins w:id="23" w:author="Ruth Machira" w:date="2018-10-23T17:02:00Z">
              <w:r w:rsidR="00020F33" w:rsidRPr="00020F33">
                <w:rPr>
                  <w:rFonts w:ascii="Century Gothic" w:hAnsi="Century Gothic" w:cs="Arial"/>
                  <w:b/>
                </w:rPr>
                <w:t>COMMISSION FOR UNIVERSITY EDUCATION</w:t>
              </w:r>
            </w:ins>
            <w:ins w:id="24" w:author="Ruth Machira" w:date="2018-10-23T17:03:00Z">
              <w:r w:rsidR="00020F33" w:rsidRPr="00020F33">
                <w:rPr>
                  <w:rFonts w:ascii="Century Gothic" w:hAnsi="Century Gothic" w:cs="Arial"/>
                  <w:b/>
                </w:rPr>
                <w:t>(CUE)</w:t>
              </w:r>
            </w:ins>
            <w:commentRangeStart w:id="25"/>
            <w:commentRangeEnd w:id="25"/>
            <w:r w:rsidR="00020F33" w:rsidRPr="00020F33">
              <w:rPr>
                <w:rStyle w:val="CommentReference"/>
                <w:sz w:val="20"/>
                <w:szCs w:val="20"/>
              </w:rPr>
              <w:commentReference w:id="25"/>
            </w:r>
          </w:p>
        </w:tc>
      </w:tr>
      <w:tr w:rsidR="00EE7108" w:rsidRPr="00A34F0B" w14:paraId="61CBD34A" w14:textId="77777777" w:rsidTr="002240B2">
        <w:trPr>
          <w:trHeight w:val="2819"/>
          <w:jc w:val="center"/>
        </w:trPr>
        <w:tc>
          <w:tcPr>
            <w:tcW w:w="5098" w:type="dxa"/>
            <w:shd w:val="clear" w:color="auto" w:fill="FFFFFF" w:themeFill="background1"/>
          </w:tcPr>
          <w:p w14:paraId="09F0C300" w14:textId="77777777" w:rsidR="00EE7108" w:rsidRPr="00A34F0B" w:rsidRDefault="00EE7108" w:rsidP="002240B2">
            <w:pPr>
              <w:rPr>
                <w:rFonts w:ascii="Century Gothic" w:hAnsi="Century Gothic" w:cs="Arial"/>
                <w:b/>
              </w:rPr>
            </w:pPr>
          </w:p>
          <w:p w14:paraId="641BE505" w14:textId="6374B8D7" w:rsidR="00193F88" w:rsidRPr="00085BBF" w:rsidRDefault="00720011" w:rsidP="00720011">
            <w:pPr>
              <w:spacing w:line="360" w:lineRule="auto"/>
              <w:rPr>
                <w:rFonts w:ascii="Century Gothic" w:hAnsi="Century Gothic" w:cs="Arial"/>
                <w:b/>
              </w:rPr>
            </w:pPr>
            <w:r w:rsidRPr="00085BBF">
              <w:rPr>
                <w:rFonts w:ascii="Century Gothic" w:hAnsi="Century Gothic" w:cs="Arial"/>
                <w:b/>
              </w:rPr>
              <w:t>PROJECT SPONSOR:</w:t>
            </w:r>
          </w:p>
          <w:p w14:paraId="4071260C" w14:textId="53F0BBC8" w:rsidR="00193F88" w:rsidRPr="00D96134" w:rsidRDefault="00720011" w:rsidP="00720011">
            <w:pPr>
              <w:spacing w:line="360" w:lineRule="auto"/>
              <w:rPr>
                <w:rFonts w:ascii="Century Gothic" w:hAnsi="Century Gothic" w:cs="Arial"/>
                <w:b/>
              </w:rPr>
            </w:pPr>
            <w:r w:rsidRPr="00D96134">
              <w:rPr>
                <w:rFonts w:ascii="Century Gothic" w:hAnsi="Century Gothic" w:cs="Arial"/>
                <w:b/>
              </w:rPr>
              <w:t xml:space="preserve">NAME: </w:t>
            </w:r>
            <w:ins w:id="26" w:author="Ruth Machira" w:date="2018-10-24T09:26:00Z">
              <w:r w:rsidRPr="00D96134">
                <w:rPr>
                  <w:rFonts w:ascii="Century Gothic" w:hAnsi="Century Gothic" w:cs="Arial"/>
                  <w:b/>
                </w:rPr>
                <w:t>PROF. MWENDA NTARANGWI</w:t>
              </w:r>
            </w:ins>
          </w:p>
          <w:p w14:paraId="24F6F356" w14:textId="2BFD58E2" w:rsidR="00193F88" w:rsidRDefault="00720011" w:rsidP="00720011">
            <w:pPr>
              <w:rPr>
                <w:rFonts w:ascii="Century Gothic" w:hAnsi="Century Gothic" w:cs="Arial"/>
                <w:b/>
                <w:color w:val="002060"/>
              </w:rPr>
            </w:pPr>
            <w:r w:rsidRPr="006200FE">
              <w:rPr>
                <w:rFonts w:ascii="Century Gothic" w:hAnsi="Century Gothic" w:cs="Arial"/>
                <w:b/>
              </w:rPr>
              <w:t>TITLE:</w:t>
            </w:r>
            <w:ins w:id="27" w:author="Ruth Machira" w:date="2018-10-24T09:26:00Z">
              <w:r w:rsidRPr="006200FE">
                <w:rPr>
                  <w:rFonts w:ascii="Century Gothic" w:hAnsi="Century Gothic" w:cs="Arial"/>
                  <w:b/>
                  <w:rPrChange w:id="28" w:author="Ruth Machira" w:date="2018-10-24T09:35:00Z">
                    <w:rPr>
                      <w:rFonts w:ascii="Century Gothic" w:hAnsi="Century Gothic" w:cs="Arial"/>
                    </w:rPr>
                  </w:rPrChange>
                </w:rPr>
                <w:t xml:space="preserve"> COMMISSION SECRETARY</w:t>
              </w:r>
            </w:ins>
            <w:r w:rsidRPr="00A34F0B">
              <w:rPr>
                <w:rFonts w:ascii="Century Gothic" w:hAnsi="Century Gothic" w:cs="Arial"/>
                <w:b/>
                <w:color w:val="002060"/>
              </w:rPr>
              <w:t xml:space="preserve"> </w:t>
            </w:r>
          </w:p>
          <w:p w14:paraId="3147A2E7" w14:textId="77777777" w:rsidR="00FE4DA2" w:rsidRPr="00A34F0B" w:rsidRDefault="00FE4DA2" w:rsidP="00720011">
            <w:pPr>
              <w:rPr>
                <w:rFonts w:ascii="Century Gothic" w:hAnsi="Century Gothic" w:cs="Arial"/>
                <w:b/>
                <w:color w:val="002060"/>
              </w:rPr>
            </w:pPr>
          </w:p>
          <w:p w14:paraId="28B4B10E" w14:textId="77777777" w:rsidR="00EE7108" w:rsidRPr="00C9006B" w:rsidRDefault="00EE7108" w:rsidP="002240B2">
            <w:pPr>
              <w:rPr>
                <w:rFonts w:ascii="Century Gothic" w:hAnsi="Century Gothic" w:cs="Arial"/>
                <w:b/>
              </w:rPr>
            </w:pPr>
            <w:r w:rsidRPr="00C9006B">
              <w:rPr>
                <w:rFonts w:ascii="Century Gothic" w:hAnsi="Century Gothic" w:cs="Arial"/>
                <w:b/>
              </w:rPr>
              <w:t>SIGNATURE………………………...................................</w:t>
            </w:r>
          </w:p>
          <w:p w14:paraId="36F9215B" w14:textId="77777777" w:rsidR="00EE7108" w:rsidRPr="00C9006B" w:rsidRDefault="00EE7108" w:rsidP="002240B2">
            <w:pPr>
              <w:rPr>
                <w:rFonts w:ascii="Century Gothic" w:hAnsi="Century Gothic" w:cs="Arial"/>
                <w:b/>
              </w:rPr>
            </w:pPr>
          </w:p>
          <w:p w14:paraId="141404DC" w14:textId="47138777" w:rsidR="00EE7108" w:rsidRPr="00FE4DA2" w:rsidRDefault="00EE7108" w:rsidP="00193F88">
            <w:pPr>
              <w:rPr>
                <w:rFonts w:ascii="Century Gothic" w:hAnsi="Century Gothic" w:cs="Arial"/>
                <w:b/>
                <w:color w:val="000000" w:themeColor="text1"/>
              </w:rPr>
            </w:pPr>
            <w:r w:rsidRPr="00C9006B">
              <w:rPr>
                <w:rFonts w:ascii="Century Gothic" w:hAnsi="Century Gothic" w:cs="Arial"/>
                <w:b/>
              </w:rPr>
              <w:t>DATE………………….....................................................</w:t>
            </w:r>
          </w:p>
        </w:tc>
        <w:tc>
          <w:tcPr>
            <w:tcW w:w="5245" w:type="dxa"/>
            <w:shd w:val="clear" w:color="auto" w:fill="FFFFFF" w:themeFill="background1"/>
          </w:tcPr>
          <w:p w14:paraId="1653F391" w14:textId="77777777" w:rsidR="00EE7108" w:rsidRPr="00A34F0B" w:rsidRDefault="00EE7108" w:rsidP="002240B2">
            <w:pPr>
              <w:rPr>
                <w:rFonts w:ascii="Century Gothic" w:hAnsi="Century Gothic" w:cs="Arial"/>
                <w:b/>
              </w:rPr>
            </w:pPr>
          </w:p>
          <w:p w14:paraId="0FB278D2" w14:textId="77777777" w:rsidR="00FE4DA2" w:rsidRPr="00085BBF" w:rsidRDefault="00FE4DA2" w:rsidP="00FE4DA2">
            <w:pPr>
              <w:spacing w:line="360" w:lineRule="auto"/>
              <w:rPr>
                <w:ins w:id="29" w:author="Stephen Ushindi" w:date="2018-10-23T19:16:00Z"/>
                <w:rFonts w:ascii="Century Gothic" w:hAnsi="Century Gothic" w:cs="Arial"/>
                <w:b/>
              </w:rPr>
            </w:pPr>
            <w:del w:id="30" w:author="Stephen Ushindi" w:date="2018-10-23T19:16:00Z">
              <w:r w:rsidRPr="00085BBF" w:rsidDel="00C44BC9">
                <w:rPr>
                  <w:rFonts w:ascii="Century Gothic" w:hAnsi="Century Gothic" w:cs="Arial"/>
                  <w:b/>
                </w:rPr>
                <w:delText>DATE………………….....................................................</w:delText>
              </w:r>
            </w:del>
            <w:ins w:id="31" w:author="Stephen Ushindi" w:date="2018-10-23T19:16:00Z">
              <w:r w:rsidRPr="00085BBF">
                <w:rPr>
                  <w:rFonts w:ascii="Century Gothic" w:hAnsi="Century Gothic" w:cs="Arial"/>
                  <w:b/>
                </w:rPr>
                <w:t>CLIENT PROJECT MANAGER</w:t>
              </w:r>
            </w:ins>
          </w:p>
          <w:p w14:paraId="4CD1BEF8" w14:textId="77777777" w:rsidR="00FE4DA2" w:rsidRPr="00085BBF" w:rsidRDefault="00FE4DA2" w:rsidP="00FE4DA2">
            <w:pPr>
              <w:spacing w:line="360" w:lineRule="auto"/>
              <w:rPr>
                <w:ins w:id="32" w:author="Stephen Ushindi" w:date="2018-10-23T19:16:00Z"/>
                <w:rFonts w:ascii="Century Gothic" w:hAnsi="Century Gothic" w:cs="Arial"/>
                <w:b/>
              </w:rPr>
            </w:pPr>
            <w:ins w:id="33" w:author="Stephen Ushindi" w:date="2018-10-23T19:16:00Z">
              <w:r w:rsidRPr="00085BBF">
                <w:rPr>
                  <w:rFonts w:ascii="Century Gothic" w:hAnsi="Century Gothic" w:cs="Arial"/>
                  <w:b/>
                </w:rPr>
                <w:t>NAME</w:t>
              </w:r>
              <w:r w:rsidRPr="00D96134">
                <w:rPr>
                  <w:rFonts w:ascii="Century Gothic" w:hAnsi="Century Gothic" w:cs="Arial"/>
                  <w:b/>
                </w:rPr>
                <w:t xml:space="preserve">: </w:t>
              </w:r>
            </w:ins>
            <w:ins w:id="34" w:author="Ruth Machira" w:date="2018-10-24T09:27:00Z">
              <w:r w:rsidRPr="006200FE">
                <w:rPr>
                  <w:rFonts w:ascii="Century Gothic" w:hAnsi="Century Gothic" w:cs="Arial"/>
                  <w:b/>
                  <w:rPrChange w:id="35" w:author="Ruth Machira" w:date="2018-10-24T09:35:00Z">
                    <w:rPr>
                      <w:rFonts w:ascii="Century Gothic" w:hAnsi="Century Gothic" w:cs="Arial"/>
                    </w:rPr>
                  </w:rPrChange>
                </w:rPr>
                <w:t>PROF. WALTER OYAWA</w:t>
              </w:r>
            </w:ins>
          </w:p>
          <w:p w14:paraId="25981027" w14:textId="77777777" w:rsidR="00FE4DA2" w:rsidRPr="00085BBF" w:rsidRDefault="00FE4DA2" w:rsidP="00FE4DA2">
            <w:pPr>
              <w:spacing w:line="360" w:lineRule="auto"/>
              <w:rPr>
                <w:ins w:id="36" w:author="Stephen Ushindi" w:date="2018-10-23T19:16:00Z"/>
                <w:rFonts w:ascii="Century Gothic" w:hAnsi="Century Gothic" w:cs="Arial"/>
                <w:b/>
              </w:rPr>
            </w:pPr>
            <w:ins w:id="37" w:author="Stephen Ushindi" w:date="2018-10-23T19:16:00Z">
              <w:r w:rsidRPr="00085BBF">
                <w:rPr>
                  <w:rFonts w:ascii="Century Gothic" w:hAnsi="Century Gothic" w:cs="Arial"/>
                  <w:b/>
                </w:rPr>
                <w:t xml:space="preserve">TITLE: </w:t>
              </w:r>
            </w:ins>
            <w:ins w:id="38" w:author="Ruth Machira" w:date="2018-10-24T09:27:00Z">
              <w:r>
                <w:rPr>
                  <w:rFonts w:ascii="Century Gothic" w:hAnsi="Century Gothic" w:cs="Arial"/>
                  <w:b/>
                </w:rPr>
                <w:t>PROJECT MANAGER</w:t>
              </w:r>
            </w:ins>
          </w:p>
          <w:p w14:paraId="5368616E" w14:textId="77777777" w:rsidR="00EE7108" w:rsidRPr="00A34F0B" w:rsidRDefault="00EE7108" w:rsidP="002240B2">
            <w:pPr>
              <w:jc w:val="center"/>
              <w:rPr>
                <w:ins w:id="39" w:author="Mercy Kemei" w:date="2017-12-13T15:43:00Z"/>
                <w:rFonts w:ascii="Century Gothic" w:hAnsi="Century Gothic" w:cs="Arial"/>
                <w:b/>
                <w:color w:val="002060"/>
              </w:rPr>
            </w:pPr>
          </w:p>
          <w:p w14:paraId="666E9F89" w14:textId="728CED77" w:rsidR="00EE7108" w:rsidRPr="00C9006B" w:rsidRDefault="00EE7108" w:rsidP="002240B2">
            <w:pPr>
              <w:rPr>
                <w:ins w:id="40" w:author="Mercy Kemei" w:date="2017-12-13T15:43:00Z"/>
                <w:rFonts w:ascii="Century Gothic" w:hAnsi="Century Gothic" w:cs="Arial"/>
                <w:b/>
              </w:rPr>
            </w:pPr>
            <w:ins w:id="41" w:author="Mercy Kemei" w:date="2017-12-13T15:43:00Z">
              <w:r w:rsidRPr="00C9006B">
                <w:rPr>
                  <w:rFonts w:ascii="Century Gothic" w:hAnsi="Century Gothic" w:cs="Arial"/>
                  <w:b/>
                </w:rPr>
                <w:t>SIGNATURE:</w:t>
              </w:r>
            </w:ins>
            <w:r w:rsidR="004B0D6E">
              <w:rPr>
                <w:rFonts w:ascii="Century Gothic" w:hAnsi="Century Gothic" w:cs="Arial"/>
                <w:b/>
              </w:rPr>
              <w:t xml:space="preserve"> </w:t>
            </w:r>
            <w:ins w:id="42" w:author="Mercy Kemei" w:date="2017-12-13T15:43:00Z">
              <w:r w:rsidRPr="00C9006B">
                <w:rPr>
                  <w:rFonts w:ascii="Century Gothic" w:hAnsi="Century Gothic" w:cs="Arial"/>
                  <w:b/>
                </w:rPr>
                <w:t>…………………….....................................</w:t>
              </w:r>
            </w:ins>
          </w:p>
          <w:p w14:paraId="3CEB3E29" w14:textId="77777777" w:rsidR="00EE7108" w:rsidRPr="00C9006B" w:rsidRDefault="00EE7108" w:rsidP="002240B2">
            <w:pPr>
              <w:rPr>
                <w:ins w:id="43" w:author="Mercy Kemei" w:date="2017-12-13T15:43:00Z"/>
                <w:rFonts w:ascii="Century Gothic" w:hAnsi="Century Gothic" w:cs="Arial"/>
                <w:b/>
              </w:rPr>
            </w:pPr>
          </w:p>
          <w:p w14:paraId="27BC7A3F" w14:textId="77777777" w:rsidR="00EE7108" w:rsidRPr="00A34F0B" w:rsidDel="00F076E7" w:rsidRDefault="00EE7108" w:rsidP="002240B2">
            <w:pPr>
              <w:rPr>
                <w:del w:id="44" w:author="Mercy Kemei" w:date="2017-12-13T15:43:00Z"/>
                <w:rFonts w:ascii="Century Gothic" w:hAnsi="Century Gothic" w:cs="Arial"/>
                <w:b/>
                <w:color w:val="C00000"/>
              </w:rPr>
            </w:pPr>
            <w:ins w:id="45" w:author="Mercy Kemei" w:date="2017-12-13T15:43:00Z">
              <w:r w:rsidRPr="00C9006B">
                <w:rPr>
                  <w:rFonts w:ascii="Century Gothic" w:hAnsi="Century Gothic" w:cs="Arial"/>
                  <w:b/>
                </w:rPr>
                <w:t>DATE…………………........................................................</w:t>
              </w:r>
            </w:ins>
            <w:del w:id="46" w:author="Mercy Kemei" w:date="2017-12-13T15:43:00Z">
              <w:r w:rsidRPr="00A34F0B" w:rsidDel="00F076E7">
                <w:rPr>
                  <w:rFonts w:ascii="Century Gothic" w:hAnsi="Century Gothic" w:cs="Arial"/>
                  <w:b/>
                  <w:color w:val="C00000"/>
                </w:rPr>
                <w:delText>ICT AUTHORITY REPRESENTATIVE</w:delText>
              </w:r>
            </w:del>
          </w:p>
          <w:p w14:paraId="04AA8414" w14:textId="77777777" w:rsidR="00EE7108" w:rsidRPr="00A34F0B" w:rsidDel="00F076E7" w:rsidRDefault="00EE7108" w:rsidP="002240B2">
            <w:pPr>
              <w:jc w:val="center"/>
              <w:rPr>
                <w:del w:id="47" w:author="Mercy Kemei" w:date="2017-12-13T15:43:00Z"/>
                <w:rFonts w:ascii="Century Gothic" w:hAnsi="Century Gothic" w:cs="Arial"/>
                <w:b/>
              </w:rPr>
            </w:pPr>
          </w:p>
          <w:p w14:paraId="1C99A7CB" w14:textId="77777777" w:rsidR="00EE7108" w:rsidRPr="00A34F0B" w:rsidDel="00F076E7" w:rsidRDefault="00EE7108" w:rsidP="002240B2">
            <w:pPr>
              <w:rPr>
                <w:del w:id="48" w:author="Mercy Kemei" w:date="2017-12-13T15:43:00Z"/>
                <w:rFonts w:ascii="Century Gothic" w:hAnsi="Century Gothic" w:cs="Arial"/>
                <w:b/>
                <w:color w:val="002060"/>
              </w:rPr>
            </w:pPr>
            <w:del w:id="49" w:author="Mercy Kemei" w:date="2017-12-13T15:43:00Z">
              <w:r w:rsidRPr="00A34F0B" w:rsidDel="00F076E7">
                <w:rPr>
                  <w:rFonts w:ascii="Century Gothic" w:hAnsi="Century Gothic" w:cs="Arial"/>
                  <w:b/>
                  <w:color w:val="002060"/>
                </w:rPr>
                <w:delText xml:space="preserve">NAME: MARY </w:delText>
              </w:r>
              <w:commentRangeStart w:id="50"/>
              <w:r w:rsidRPr="00A34F0B" w:rsidDel="00F076E7">
                <w:rPr>
                  <w:rFonts w:ascii="Century Gothic" w:hAnsi="Century Gothic" w:cs="Arial"/>
                  <w:b/>
                  <w:color w:val="002060"/>
                </w:rPr>
                <w:delText>K</w:delText>
              </w:r>
              <w:r w:rsidRPr="00A34F0B" w:rsidDel="00FA1410">
                <w:rPr>
                  <w:rFonts w:ascii="Century Gothic" w:hAnsi="Century Gothic" w:cs="Arial"/>
                  <w:b/>
                  <w:color w:val="002060"/>
                </w:rPr>
                <w:delText>I</w:delText>
              </w:r>
              <w:r w:rsidRPr="00A34F0B" w:rsidDel="00F076E7">
                <w:rPr>
                  <w:rFonts w:ascii="Century Gothic" w:hAnsi="Century Gothic" w:cs="Arial"/>
                  <w:b/>
                  <w:color w:val="002060"/>
                </w:rPr>
                <w:delText>REMA</w:delText>
              </w:r>
              <w:commentRangeEnd w:id="50"/>
              <w:r w:rsidRPr="00A34F0B" w:rsidDel="00F076E7">
                <w:rPr>
                  <w:rStyle w:val="CommentReference"/>
                  <w:rFonts w:ascii="Century Gothic" w:hAnsi="Century Gothic"/>
                </w:rPr>
                <w:commentReference w:id="50"/>
              </w:r>
            </w:del>
          </w:p>
          <w:p w14:paraId="4DC6D6E2" w14:textId="77777777" w:rsidR="00EE7108" w:rsidRPr="00A34F0B" w:rsidDel="00F076E7" w:rsidRDefault="00EE7108" w:rsidP="002240B2">
            <w:pPr>
              <w:rPr>
                <w:del w:id="51" w:author="Mercy Kemei" w:date="2017-12-13T15:43:00Z"/>
                <w:rFonts w:ascii="Century Gothic" w:hAnsi="Century Gothic" w:cs="Arial"/>
                <w:b/>
                <w:color w:val="002060"/>
              </w:rPr>
            </w:pPr>
          </w:p>
          <w:p w14:paraId="602E8885" w14:textId="77777777" w:rsidR="00EE7108" w:rsidRPr="00A34F0B" w:rsidDel="00F076E7" w:rsidRDefault="00EE7108" w:rsidP="002240B2">
            <w:pPr>
              <w:rPr>
                <w:del w:id="52" w:author="Mercy Kemei" w:date="2017-12-13T15:43:00Z"/>
                <w:rFonts w:ascii="Century Gothic" w:hAnsi="Century Gothic" w:cs="Arial"/>
                <w:b/>
                <w:color w:val="002060"/>
              </w:rPr>
            </w:pPr>
            <w:del w:id="53" w:author="Mercy Kemei" w:date="2017-12-13T15:43:00Z">
              <w:r w:rsidRPr="00A34F0B" w:rsidDel="00F076E7">
                <w:rPr>
                  <w:rFonts w:ascii="Century Gothic" w:hAnsi="Century Gothic" w:cs="Arial"/>
                  <w:b/>
                  <w:color w:val="002060"/>
                </w:rPr>
                <w:delText>TITLE:[ICT AUTHORITY]</w:delText>
              </w:r>
            </w:del>
          </w:p>
          <w:p w14:paraId="74385026" w14:textId="77777777" w:rsidR="00EE7108" w:rsidRPr="00A34F0B" w:rsidDel="00F076E7" w:rsidRDefault="00EE7108" w:rsidP="002240B2">
            <w:pPr>
              <w:rPr>
                <w:del w:id="54" w:author="Mercy Kemei" w:date="2017-12-13T15:43:00Z"/>
                <w:rFonts w:ascii="Century Gothic" w:hAnsi="Century Gothic" w:cs="Arial"/>
                <w:b/>
              </w:rPr>
            </w:pPr>
          </w:p>
          <w:p w14:paraId="2F67A8FB" w14:textId="77777777" w:rsidR="00EE7108" w:rsidRPr="00A34F0B" w:rsidDel="00F076E7" w:rsidRDefault="00EE7108" w:rsidP="002240B2">
            <w:pPr>
              <w:rPr>
                <w:del w:id="55" w:author="Mercy Kemei" w:date="2017-12-13T15:43:00Z"/>
                <w:rFonts w:ascii="Century Gothic" w:hAnsi="Century Gothic" w:cs="Arial"/>
                <w:b/>
                <w:color w:val="002060"/>
              </w:rPr>
            </w:pPr>
          </w:p>
          <w:p w14:paraId="36CA83AB" w14:textId="77777777" w:rsidR="00EE7108" w:rsidRPr="00A34F0B" w:rsidDel="00F076E7" w:rsidRDefault="00EE7108" w:rsidP="002240B2">
            <w:pPr>
              <w:rPr>
                <w:del w:id="56" w:author="Mercy Kemei" w:date="2017-12-13T15:43:00Z"/>
                <w:rFonts w:ascii="Century Gothic" w:hAnsi="Century Gothic" w:cs="Arial"/>
                <w:b/>
                <w:color w:val="002060"/>
              </w:rPr>
            </w:pPr>
            <w:del w:id="57" w:author="Mercy Kemei" w:date="2017-12-13T15:43:00Z">
              <w:r w:rsidRPr="00A34F0B" w:rsidDel="00F076E7">
                <w:rPr>
                  <w:rFonts w:ascii="Century Gothic" w:hAnsi="Century Gothic" w:cs="Arial"/>
                  <w:b/>
                  <w:color w:val="002060"/>
                </w:rPr>
                <w:delText>SIGNATURE………………………........................................</w:delText>
              </w:r>
            </w:del>
          </w:p>
          <w:p w14:paraId="122A12D6" w14:textId="77777777" w:rsidR="00EE7108" w:rsidRPr="00A34F0B" w:rsidDel="00F076E7" w:rsidRDefault="00EE7108" w:rsidP="002240B2">
            <w:pPr>
              <w:rPr>
                <w:del w:id="58" w:author="Mercy Kemei" w:date="2017-12-13T15:43:00Z"/>
                <w:rFonts w:ascii="Century Gothic" w:hAnsi="Century Gothic" w:cs="Arial"/>
                <w:b/>
                <w:color w:val="002060"/>
              </w:rPr>
            </w:pPr>
          </w:p>
          <w:p w14:paraId="73215BCE" w14:textId="77777777" w:rsidR="00EE7108" w:rsidRPr="00A34F0B" w:rsidRDefault="00EE7108" w:rsidP="002240B2">
            <w:pPr>
              <w:rPr>
                <w:rFonts w:ascii="Century Gothic" w:hAnsi="Century Gothic" w:cs="Arial"/>
                <w:b/>
                <w:color w:val="002060"/>
              </w:rPr>
            </w:pPr>
            <w:del w:id="59" w:author="Mercy Kemei" w:date="2017-12-13T15:43:00Z">
              <w:r w:rsidRPr="00A34F0B" w:rsidDel="00F076E7">
                <w:rPr>
                  <w:rFonts w:ascii="Century Gothic" w:hAnsi="Century Gothic" w:cs="Arial"/>
                  <w:b/>
                  <w:color w:val="002060"/>
                </w:rPr>
                <w:delText>DATE…………………...........................................................</w:delText>
              </w:r>
            </w:del>
          </w:p>
        </w:tc>
      </w:tr>
      <w:tr w:rsidR="00693B5C" w:rsidRPr="00C67C70" w14:paraId="38B4D050" w14:textId="77777777" w:rsidTr="00693B5C">
        <w:trPr>
          <w:trHeight w:val="1610"/>
          <w:jc w:val="center"/>
        </w:trPr>
        <w:tc>
          <w:tcPr>
            <w:tcW w:w="5098" w:type="dxa"/>
            <w:shd w:val="clear" w:color="auto" w:fill="FFFFFF"/>
          </w:tcPr>
          <w:p w14:paraId="439A92AB" w14:textId="77777777" w:rsidR="00693B5C" w:rsidRPr="00085BBF" w:rsidRDefault="00693B5C" w:rsidP="00693B5C">
            <w:pPr>
              <w:spacing w:line="360" w:lineRule="auto"/>
              <w:rPr>
                <w:ins w:id="60" w:author="Stephen Ushindi" w:date="2018-10-23T19:16:00Z"/>
                <w:rFonts w:ascii="Century Gothic" w:hAnsi="Century Gothic" w:cs="Arial"/>
                <w:b/>
              </w:rPr>
            </w:pPr>
            <w:ins w:id="61" w:author="Stephen Ushindi" w:date="2018-10-23T19:16:00Z">
              <w:r>
                <w:rPr>
                  <w:rFonts w:ascii="Century Gothic" w:hAnsi="Century Gothic" w:cs="Arial"/>
                  <w:b/>
                </w:rPr>
                <w:t>ICTA</w:t>
              </w:r>
              <w:r w:rsidRPr="00085BBF">
                <w:rPr>
                  <w:rFonts w:ascii="Century Gothic" w:hAnsi="Century Gothic" w:cs="Arial"/>
                  <w:b/>
                </w:rPr>
                <w:t xml:space="preserve"> REPRESENTATIVE</w:t>
              </w:r>
            </w:ins>
          </w:p>
          <w:p w14:paraId="1BF98A68" w14:textId="77777777" w:rsidR="00693B5C" w:rsidRPr="00085BBF" w:rsidDel="006200FE" w:rsidRDefault="00693B5C" w:rsidP="00693B5C">
            <w:pPr>
              <w:spacing w:line="360" w:lineRule="auto"/>
              <w:rPr>
                <w:ins w:id="62" w:author="Stephen Ushindi" w:date="2018-10-23T19:16:00Z"/>
                <w:del w:id="63" w:author="Ruth Machira" w:date="2018-10-24T09:35:00Z"/>
                <w:rFonts w:ascii="Century Gothic" w:hAnsi="Century Gothic" w:cs="Arial"/>
                <w:b/>
              </w:rPr>
            </w:pPr>
            <w:ins w:id="64" w:author="Stephen Ushindi" w:date="2018-10-23T19:16:00Z">
              <w:r w:rsidRPr="00085BBF">
                <w:rPr>
                  <w:rFonts w:ascii="Century Gothic" w:hAnsi="Century Gothic" w:cs="Arial"/>
                  <w:b/>
                </w:rPr>
                <w:t xml:space="preserve">NAME: </w:t>
              </w:r>
            </w:ins>
            <w:ins w:id="65" w:author="Ruth Machira" w:date="2018-10-24T09:27:00Z">
              <w:r>
                <w:rPr>
                  <w:rFonts w:ascii="Century Gothic" w:hAnsi="Century Gothic" w:cs="Arial"/>
                  <w:b/>
                </w:rPr>
                <w:t>MARY KEREMA</w:t>
              </w:r>
            </w:ins>
          </w:p>
          <w:p w14:paraId="4F3F7AEB" w14:textId="77777777" w:rsidR="00693B5C" w:rsidRPr="00085BBF" w:rsidRDefault="00693B5C">
            <w:pPr>
              <w:spacing w:line="360" w:lineRule="auto"/>
              <w:rPr>
                <w:ins w:id="66" w:author="Stephen Ushindi" w:date="2018-10-23T19:16:00Z"/>
                <w:rFonts w:ascii="Century Gothic" w:hAnsi="Century Gothic" w:cs="Arial"/>
                <w:b/>
              </w:rPr>
              <w:pPrChange w:id="67" w:author="Ruth Machira" w:date="2018-10-24T09:35:00Z">
                <w:pPr>
                  <w:tabs>
                    <w:tab w:val="left" w:pos="1440"/>
                  </w:tabs>
                  <w:spacing w:line="360" w:lineRule="auto"/>
                </w:pPr>
              </w:pPrChange>
            </w:pPr>
            <w:ins w:id="68" w:author="Stephen Ushindi" w:date="2018-10-23T19:16:00Z">
              <w:del w:id="69" w:author="Ruth Machira" w:date="2018-10-24T09:27:00Z">
                <w:r w:rsidRPr="00085BBF" w:rsidDel="004769E5">
                  <w:rPr>
                    <w:rFonts w:ascii="Century Gothic" w:hAnsi="Century Gothic" w:cs="Arial"/>
                    <w:b/>
                  </w:rPr>
                  <w:delText>TITLE:</w:delText>
                </w:r>
              </w:del>
              <w:del w:id="70" w:author="Ruth Machira" w:date="2018-10-24T09:35:00Z">
                <w:r w:rsidRPr="00085BBF" w:rsidDel="006200FE">
                  <w:rPr>
                    <w:rFonts w:ascii="Century Gothic" w:hAnsi="Century Gothic" w:cs="Arial"/>
                    <w:b/>
                  </w:rPr>
                  <w:tab/>
                </w:r>
              </w:del>
            </w:ins>
          </w:p>
          <w:p w14:paraId="515B599E" w14:textId="6B8015A5" w:rsidR="00693B5C" w:rsidRPr="00085BBF" w:rsidRDefault="00693B5C" w:rsidP="00693B5C">
            <w:pPr>
              <w:spacing w:line="360" w:lineRule="auto"/>
              <w:rPr>
                <w:ins w:id="71" w:author="Stephen Ushindi" w:date="2018-10-23T19:16:00Z"/>
                <w:rFonts w:ascii="Century Gothic" w:hAnsi="Century Gothic" w:cs="Arial"/>
                <w:b/>
              </w:rPr>
            </w:pPr>
            <w:ins w:id="72" w:author="Stephen Ushindi" w:date="2018-10-23T19:16:00Z">
              <w:r w:rsidRPr="00085BBF">
                <w:rPr>
                  <w:rFonts w:ascii="Century Gothic" w:hAnsi="Century Gothic" w:cs="Arial"/>
                  <w:b/>
                </w:rPr>
                <w:t>SIGNATURE</w:t>
              </w:r>
            </w:ins>
            <w:r w:rsidR="004B0D6E">
              <w:rPr>
                <w:rFonts w:ascii="Century Gothic" w:hAnsi="Century Gothic" w:cs="Arial"/>
                <w:b/>
              </w:rPr>
              <w:t xml:space="preserve"> </w:t>
            </w:r>
            <w:ins w:id="73" w:author="Stephen Ushindi" w:date="2018-10-23T19:16:00Z">
              <w:r w:rsidRPr="00085BBF">
                <w:rPr>
                  <w:rFonts w:ascii="Century Gothic" w:hAnsi="Century Gothic" w:cs="Arial"/>
                  <w:b/>
                </w:rPr>
                <w:t>………………………...................................</w:t>
              </w:r>
            </w:ins>
          </w:p>
          <w:p w14:paraId="6D9C21DD" w14:textId="3889F0D8" w:rsidR="00693B5C" w:rsidRPr="00C67C70" w:rsidRDefault="00693B5C" w:rsidP="00693B5C">
            <w:pPr>
              <w:rPr>
                <w:rFonts w:ascii="Century Gothic" w:hAnsi="Century Gothic" w:cs="Arial"/>
                <w:b/>
              </w:rPr>
            </w:pPr>
            <w:ins w:id="74" w:author="Stephen Ushindi" w:date="2018-10-23T19:16:00Z">
              <w:r w:rsidRPr="00085BBF">
                <w:rPr>
                  <w:rFonts w:ascii="Century Gothic" w:hAnsi="Century Gothic" w:cs="Arial"/>
                  <w:b/>
                </w:rPr>
                <w:t>DATE………………….....................................................</w:t>
              </w:r>
            </w:ins>
          </w:p>
        </w:tc>
        <w:tc>
          <w:tcPr>
            <w:tcW w:w="5245" w:type="dxa"/>
            <w:shd w:val="clear" w:color="auto" w:fill="FFFFFF"/>
          </w:tcPr>
          <w:p w14:paraId="493D2350" w14:textId="77777777" w:rsidR="00693B5C" w:rsidRPr="00085BBF" w:rsidRDefault="00693B5C" w:rsidP="00693B5C">
            <w:pPr>
              <w:spacing w:line="360" w:lineRule="auto"/>
              <w:rPr>
                <w:rFonts w:ascii="Century Gothic" w:hAnsi="Century Gothic" w:cs="Arial"/>
                <w:b/>
              </w:rPr>
            </w:pPr>
            <w:r w:rsidRPr="00085BBF">
              <w:rPr>
                <w:rFonts w:ascii="Century Gothic" w:hAnsi="Century Gothic" w:cs="Arial"/>
                <w:b/>
              </w:rPr>
              <w:t>ICT MANAGER</w:t>
            </w:r>
          </w:p>
          <w:p w14:paraId="49808FA0" w14:textId="77777777" w:rsidR="00693B5C" w:rsidRPr="00085BBF" w:rsidRDefault="00693B5C" w:rsidP="00693B5C">
            <w:pPr>
              <w:spacing w:line="360" w:lineRule="auto"/>
              <w:rPr>
                <w:rFonts w:ascii="Century Gothic" w:hAnsi="Century Gothic" w:cs="Arial"/>
                <w:b/>
              </w:rPr>
            </w:pPr>
            <w:r w:rsidRPr="00085BBF">
              <w:rPr>
                <w:rFonts w:ascii="Century Gothic" w:hAnsi="Century Gothic" w:cs="Arial"/>
                <w:b/>
              </w:rPr>
              <w:t>NAME:</w:t>
            </w:r>
            <w:ins w:id="75" w:author="Ruth Machira" w:date="2018-10-24T09:36:00Z">
              <w:r w:rsidRPr="00085BBF" w:rsidDel="006200FE">
                <w:rPr>
                  <w:rFonts w:ascii="Century Gothic" w:hAnsi="Century Gothic" w:cs="Arial"/>
                  <w:b/>
                </w:rPr>
                <w:t xml:space="preserve"> </w:t>
              </w:r>
            </w:ins>
            <w:del w:id="76" w:author="Ruth Machira" w:date="2018-10-24T09:36:00Z">
              <w:r w:rsidRPr="00085BBF" w:rsidDel="006200FE">
                <w:rPr>
                  <w:rFonts w:ascii="Century Gothic" w:hAnsi="Century Gothic" w:cs="Arial"/>
                  <w:b/>
                </w:rPr>
                <w:delText xml:space="preserve"> </w:delText>
              </w:r>
            </w:del>
            <w:ins w:id="77" w:author="Ruth Machira" w:date="2018-10-24T09:36:00Z">
              <w:r w:rsidRPr="006200FE">
                <w:rPr>
                  <w:rFonts w:ascii="Century Gothic" w:hAnsi="Century Gothic" w:cs="Arial"/>
                  <w:b/>
                </w:rPr>
                <w:t>DR. FRANCIS KIBARU</w:t>
              </w:r>
            </w:ins>
          </w:p>
          <w:p w14:paraId="6412C59D" w14:textId="77777777" w:rsidR="00693B5C" w:rsidRPr="00085BBF" w:rsidDel="006200FE" w:rsidRDefault="00693B5C" w:rsidP="00693B5C">
            <w:pPr>
              <w:spacing w:line="360" w:lineRule="auto"/>
              <w:rPr>
                <w:del w:id="78" w:author="Ruth Machira" w:date="2018-10-24T09:36:00Z"/>
                <w:rFonts w:ascii="Century Gothic" w:hAnsi="Century Gothic" w:cs="Arial"/>
                <w:b/>
              </w:rPr>
            </w:pPr>
            <w:del w:id="79" w:author="Ruth Machira" w:date="2018-10-24T09:36:00Z">
              <w:r w:rsidRPr="00085BBF" w:rsidDel="006200FE">
                <w:rPr>
                  <w:rFonts w:ascii="Century Gothic" w:hAnsi="Century Gothic" w:cs="Arial"/>
                  <w:b/>
                </w:rPr>
                <w:delText xml:space="preserve">TITLE: </w:delText>
              </w:r>
            </w:del>
          </w:p>
          <w:p w14:paraId="3F3405BB" w14:textId="16D29A19" w:rsidR="00693B5C" w:rsidRPr="00085BBF" w:rsidRDefault="00693B5C" w:rsidP="00693B5C">
            <w:pPr>
              <w:spacing w:line="360" w:lineRule="auto"/>
              <w:rPr>
                <w:rFonts w:ascii="Century Gothic" w:hAnsi="Century Gothic" w:cs="Arial"/>
                <w:b/>
              </w:rPr>
            </w:pPr>
            <w:r w:rsidRPr="00085BBF">
              <w:rPr>
                <w:rFonts w:ascii="Century Gothic" w:hAnsi="Century Gothic" w:cs="Arial"/>
                <w:b/>
              </w:rPr>
              <w:t>SIGNATURE:</w:t>
            </w:r>
            <w:r w:rsidR="004B0D6E">
              <w:rPr>
                <w:rFonts w:ascii="Century Gothic" w:hAnsi="Century Gothic" w:cs="Arial"/>
                <w:b/>
              </w:rPr>
              <w:t xml:space="preserve"> </w:t>
            </w:r>
            <w:r w:rsidRPr="00085BBF">
              <w:rPr>
                <w:rFonts w:ascii="Century Gothic" w:hAnsi="Century Gothic" w:cs="Arial"/>
                <w:b/>
              </w:rPr>
              <w:t>………………………...................................</w:t>
            </w:r>
          </w:p>
          <w:p w14:paraId="01BFDE03" w14:textId="49CCADC6" w:rsidR="00693B5C" w:rsidRPr="00C67C70" w:rsidRDefault="00693B5C" w:rsidP="00693B5C">
            <w:pPr>
              <w:rPr>
                <w:rFonts w:ascii="Century Gothic" w:hAnsi="Century Gothic" w:cs="Arial"/>
                <w:b/>
              </w:rPr>
            </w:pPr>
            <w:r w:rsidRPr="00085BBF">
              <w:rPr>
                <w:rFonts w:ascii="Century Gothic" w:hAnsi="Century Gothic" w:cs="Arial"/>
                <w:b/>
              </w:rPr>
              <w:t>DATE………………….....................................................</w:t>
            </w:r>
          </w:p>
        </w:tc>
      </w:tr>
      <w:tr w:rsidR="00693B5C" w:rsidRPr="00C67C70" w14:paraId="1E6C570D" w14:textId="77777777" w:rsidTr="001C6E73">
        <w:trPr>
          <w:trHeight w:val="1790"/>
          <w:jc w:val="center"/>
        </w:trPr>
        <w:tc>
          <w:tcPr>
            <w:tcW w:w="5098" w:type="dxa"/>
            <w:shd w:val="clear" w:color="auto" w:fill="FFFFFF"/>
          </w:tcPr>
          <w:p w14:paraId="2EF1F980" w14:textId="77777777" w:rsidR="00693B5C" w:rsidRPr="006200FE" w:rsidRDefault="00693B5C" w:rsidP="00693B5C">
            <w:pPr>
              <w:spacing w:line="360" w:lineRule="auto"/>
              <w:rPr>
                <w:ins w:id="80" w:author="Ruth Machira" w:date="2018-10-24T09:37:00Z"/>
                <w:rFonts w:ascii="Century Gothic" w:hAnsi="Century Gothic" w:cs="Arial"/>
                <w:b/>
              </w:rPr>
            </w:pPr>
            <w:ins w:id="81" w:author="Ruth Machira" w:date="2018-10-24T09:37:00Z">
              <w:r>
                <w:rPr>
                  <w:rFonts w:ascii="Century Gothic" w:hAnsi="Century Gothic" w:cs="Arial"/>
                  <w:b/>
                </w:rPr>
                <w:t>RISK/AUDIT</w:t>
              </w:r>
            </w:ins>
            <w:ins w:id="82" w:author="Ruth Machira" w:date="2018-10-24T09:38:00Z">
              <w:r>
                <w:rPr>
                  <w:rFonts w:ascii="Century Gothic" w:hAnsi="Century Gothic" w:cs="Arial"/>
                  <w:b/>
                </w:rPr>
                <w:t xml:space="preserve"> REPRESENTATIVE</w:t>
              </w:r>
            </w:ins>
          </w:p>
          <w:p w14:paraId="13FD77CC" w14:textId="77777777" w:rsidR="00693B5C" w:rsidRPr="006200FE" w:rsidRDefault="00693B5C" w:rsidP="00693B5C">
            <w:pPr>
              <w:spacing w:line="360" w:lineRule="auto"/>
              <w:rPr>
                <w:ins w:id="83" w:author="Ruth Machira" w:date="2018-10-24T09:37:00Z"/>
                <w:rFonts w:ascii="Century Gothic" w:hAnsi="Century Gothic" w:cs="Arial"/>
                <w:b/>
              </w:rPr>
            </w:pPr>
            <w:ins w:id="84" w:author="Ruth Machira" w:date="2018-10-24T09:37:00Z">
              <w:r w:rsidRPr="006200FE">
                <w:rPr>
                  <w:rFonts w:ascii="Century Gothic" w:hAnsi="Century Gothic" w:cs="Arial"/>
                  <w:b/>
                </w:rPr>
                <w:t>NAME: PHYLLIS KARIMI</w:t>
              </w:r>
            </w:ins>
          </w:p>
          <w:p w14:paraId="7DE98DD8" w14:textId="3A954965" w:rsidR="00693B5C" w:rsidRPr="006200FE" w:rsidRDefault="00693B5C" w:rsidP="00693B5C">
            <w:pPr>
              <w:spacing w:line="360" w:lineRule="auto"/>
              <w:rPr>
                <w:ins w:id="85" w:author="Ruth Machira" w:date="2018-10-24T09:37:00Z"/>
                <w:rFonts w:ascii="Century Gothic" w:hAnsi="Century Gothic" w:cs="Arial"/>
                <w:b/>
              </w:rPr>
            </w:pPr>
            <w:ins w:id="86" w:author="Ruth Machira" w:date="2018-10-24T09:37:00Z">
              <w:r w:rsidRPr="006200FE">
                <w:rPr>
                  <w:rFonts w:ascii="Century Gothic" w:hAnsi="Century Gothic" w:cs="Arial"/>
                  <w:b/>
                </w:rPr>
                <w:t>SIGNATURE:</w:t>
              </w:r>
            </w:ins>
            <w:r w:rsidR="004B0D6E">
              <w:rPr>
                <w:rFonts w:ascii="Century Gothic" w:hAnsi="Century Gothic" w:cs="Arial"/>
                <w:b/>
              </w:rPr>
              <w:t xml:space="preserve"> </w:t>
            </w:r>
            <w:ins w:id="87" w:author="Ruth Machira" w:date="2018-10-24T09:37:00Z">
              <w:r w:rsidRPr="006200FE">
                <w:rPr>
                  <w:rFonts w:ascii="Century Gothic" w:hAnsi="Century Gothic" w:cs="Arial"/>
                  <w:b/>
                </w:rPr>
                <w:t>……………………...................................</w:t>
              </w:r>
            </w:ins>
          </w:p>
          <w:p w14:paraId="3C947E83" w14:textId="22BDBCB8" w:rsidR="00693B5C" w:rsidRPr="00C67C70" w:rsidRDefault="00693B5C" w:rsidP="004B0D6E">
            <w:pPr>
              <w:rPr>
                <w:rFonts w:ascii="Century Gothic" w:hAnsi="Century Gothic" w:cs="Arial"/>
                <w:b/>
                <w:color w:val="C00000"/>
              </w:rPr>
            </w:pPr>
            <w:ins w:id="88" w:author="Ruth Machira" w:date="2018-10-24T09:37:00Z">
              <w:r w:rsidRPr="006200FE">
                <w:rPr>
                  <w:rFonts w:ascii="Century Gothic" w:hAnsi="Century Gothic" w:cs="Arial"/>
                  <w:b/>
                </w:rPr>
                <w:t>DATE</w:t>
              </w:r>
            </w:ins>
            <w:r w:rsidR="004B0D6E">
              <w:rPr>
                <w:rFonts w:ascii="Century Gothic" w:hAnsi="Century Gothic" w:cs="Arial"/>
                <w:b/>
              </w:rPr>
              <w:t xml:space="preserve"> </w:t>
            </w:r>
            <w:ins w:id="89" w:author="Ruth Machira" w:date="2018-10-24T09:37:00Z">
              <w:r w:rsidRPr="006200FE">
                <w:rPr>
                  <w:rFonts w:ascii="Century Gothic" w:hAnsi="Century Gothic" w:cs="Arial"/>
                  <w:b/>
                </w:rPr>
                <w:t>…………….....................................................</w:t>
              </w:r>
            </w:ins>
          </w:p>
        </w:tc>
        <w:tc>
          <w:tcPr>
            <w:tcW w:w="5245" w:type="dxa"/>
            <w:shd w:val="clear" w:color="auto" w:fill="FFFFFF"/>
          </w:tcPr>
          <w:p w14:paraId="0B1ACE63" w14:textId="3A22E77F" w:rsidR="00693B5C" w:rsidRPr="00C67C70" w:rsidRDefault="00693B5C" w:rsidP="00693B5C">
            <w:pPr>
              <w:rPr>
                <w:rFonts w:ascii="Century Gothic" w:hAnsi="Century Gothic" w:cs="Arial"/>
                <w:b/>
                <w:color w:val="C00000"/>
              </w:rPr>
            </w:pPr>
          </w:p>
        </w:tc>
      </w:tr>
    </w:tbl>
    <w:p w14:paraId="1993EDC0" w14:textId="77777777" w:rsidR="001C6E73" w:rsidRDefault="001C6E73">
      <w:r>
        <w:br w:type="page"/>
      </w:r>
    </w:p>
    <w:tbl>
      <w:tblPr>
        <w:tblW w:w="103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98"/>
        <w:gridCol w:w="5245"/>
      </w:tblGrid>
      <w:tr w:rsidR="00693B5C" w:rsidRPr="00C67C70" w14:paraId="7D6ADC8A" w14:textId="77777777" w:rsidTr="002240B2">
        <w:trPr>
          <w:trHeight w:val="250"/>
          <w:jc w:val="center"/>
        </w:trPr>
        <w:tc>
          <w:tcPr>
            <w:tcW w:w="10343" w:type="dxa"/>
            <w:gridSpan w:val="2"/>
            <w:shd w:val="clear" w:color="auto" w:fill="EDEDED"/>
          </w:tcPr>
          <w:p w14:paraId="7EBEEBD9" w14:textId="347C2493" w:rsidR="00693B5C" w:rsidRPr="00C67C70" w:rsidRDefault="00693B5C" w:rsidP="00693B5C">
            <w:pPr>
              <w:jc w:val="center"/>
              <w:rPr>
                <w:rFonts w:ascii="Century Gothic" w:hAnsi="Century Gothic" w:cs="Arial"/>
                <w:b/>
              </w:rPr>
            </w:pPr>
            <w:r w:rsidRPr="00C67C70">
              <w:rPr>
                <w:rFonts w:ascii="Century Gothic" w:hAnsi="Century Gothic" w:cs="Arial"/>
                <w:b/>
              </w:rPr>
              <w:lastRenderedPageBreak/>
              <w:t>DYNASOFT BUSINESS SOLUTIONS LTD</w:t>
            </w:r>
          </w:p>
        </w:tc>
      </w:tr>
      <w:tr w:rsidR="00693B5C" w:rsidRPr="00C67C70" w14:paraId="5A072828" w14:textId="77777777" w:rsidTr="002240B2">
        <w:trPr>
          <w:trHeight w:val="2998"/>
          <w:jc w:val="center"/>
        </w:trPr>
        <w:tc>
          <w:tcPr>
            <w:tcW w:w="5098" w:type="dxa"/>
            <w:shd w:val="clear" w:color="auto" w:fill="FFFFFF"/>
          </w:tcPr>
          <w:p w14:paraId="079B8BF4" w14:textId="77777777" w:rsidR="00693B5C" w:rsidRPr="00C67C70" w:rsidRDefault="00693B5C" w:rsidP="00693B5C">
            <w:pPr>
              <w:rPr>
                <w:rFonts w:ascii="Century Gothic" w:hAnsi="Century Gothic" w:cs="Arial"/>
                <w:b/>
                <w:color w:val="C00000"/>
              </w:rPr>
            </w:pPr>
          </w:p>
          <w:p w14:paraId="01A5FD9D" w14:textId="77777777" w:rsidR="001305A0" w:rsidRPr="00085BBF" w:rsidRDefault="001305A0" w:rsidP="001305A0">
            <w:pPr>
              <w:spacing w:line="360" w:lineRule="auto"/>
              <w:rPr>
                <w:rFonts w:ascii="Century Gothic" w:hAnsi="Century Gothic" w:cs="Arial"/>
                <w:b/>
              </w:rPr>
            </w:pPr>
            <w:r w:rsidRPr="00085BBF">
              <w:rPr>
                <w:rFonts w:ascii="Century Gothic" w:hAnsi="Century Gothic" w:cs="Arial"/>
                <w:b/>
              </w:rPr>
              <w:t xml:space="preserve">CONTRACT LEAD </w:t>
            </w:r>
          </w:p>
          <w:p w14:paraId="57FF3019" w14:textId="77777777" w:rsidR="001305A0" w:rsidRPr="00085BBF" w:rsidRDefault="001305A0" w:rsidP="001305A0">
            <w:pPr>
              <w:spacing w:line="360" w:lineRule="auto"/>
              <w:rPr>
                <w:rFonts w:ascii="Century Gothic" w:hAnsi="Century Gothic" w:cs="Arial"/>
                <w:b/>
              </w:rPr>
            </w:pPr>
            <w:r w:rsidRPr="00085BBF">
              <w:rPr>
                <w:rFonts w:ascii="Century Gothic" w:hAnsi="Century Gothic" w:cs="Arial"/>
                <w:b/>
              </w:rPr>
              <w:t>NAME: GILBERT KIPLAGAT KUGUN [CHIEF EXECUTIVE OFFICER]</w:t>
            </w:r>
          </w:p>
          <w:p w14:paraId="73E51489" w14:textId="004E7210" w:rsidR="001305A0" w:rsidRPr="00085BBF" w:rsidRDefault="001305A0" w:rsidP="001305A0">
            <w:pPr>
              <w:spacing w:line="360" w:lineRule="auto"/>
              <w:rPr>
                <w:rFonts w:ascii="Century Gothic" w:hAnsi="Century Gothic" w:cs="Arial"/>
                <w:b/>
              </w:rPr>
            </w:pPr>
            <w:r w:rsidRPr="00085BBF">
              <w:rPr>
                <w:rFonts w:ascii="Century Gothic" w:hAnsi="Century Gothic" w:cs="Arial"/>
                <w:b/>
              </w:rPr>
              <w:t>SIGNATURE:</w:t>
            </w:r>
            <w:r>
              <w:rPr>
                <w:rFonts w:ascii="Century Gothic" w:hAnsi="Century Gothic" w:cs="Arial"/>
                <w:b/>
              </w:rPr>
              <w:t xml:space="preserve"> </w:t>
            </w:r>
            <w:r w:rsidRPr="00085BBF">
              <w:rPr>
                <w:rFonts w:ascii="Century Gothic" w:hAnsi="Century Gothic" w:cs="Arial"/>
                <w:b/>
              </w:rPr>
              <w:t>…………………….....</w:t>
            </w:r>
            <w:r>
              <w:rPr>
                <w:rFonts w:ascii="Century Gothic" w:hAnsi="Century Gothic" w:cs="Arial"/>
                <w:b/>
              </w:rPr>
              <w:t>..............................</w:t>
            </w:r>
          </w:p>
          <w:p w14:paraId="3D4FCCA6" w14:textId="220F58FB" w:rsidR="00693B5C" w:rsidRPr="00C67C70" w:rsidRDefault="001305A0" w:rsidP="001305A0">
            <w:pPr>
              <w:rPr>
                <w:rFonts w:ascii="Century Gothic" w:hAnsi="Century Gothic" w:cs="Arial"/>
                <w:b/>
              </w:rPr>
            </w:pPr>
            <w:r w:rsidRPr="00085BBF">
              <w:rPr>
                <w:rFonts w:ascii="Century Gothic" w:hAnsi="Century Gothic" w:cs="Arial"/>
                <w:b/>
              </w:rPr>
              <w:t>DATE…………………........................</w:t>
            </w:r>
            <w:r>
              <w:rPr>
                <w:rFonts w:ascii="Century Gothic" w:hAnsi="Century Gothic" w:cs="Arial"/>
                <w:b/>
              </w:rPr>
              <w:t>.............................</w:t>
            </w:r>
          </w:p>
        </w:tc>
        <w:tc>
          <w:tcPr>
            <w:tcW w:w="5245" w:type="dxa"/>
            <w:shd w:val="clear" w:color="auto" w:fill="FFFFFF"/>
          </w:tcPr>
          <w:p w14:paraId="396AD625" w14:textId="77777777" w:rsidR="00693B5C" w:rsidRPr="00C67C70" w:rsidRDefault="00693B5C" w:rsidP="00693B5C">
            <w:pPr>
              <w:rPr>
                <w:rFonts w:ascii="Century Gothic" w:hAnsi="Century Gothic" w:cs="Arial"/>
                <w:b/>
                <w:color w:val="C00000"/>
              </w:rPr>
            </w:pPr>
          </w:p>
          <w:p w14:paraId="77BF2A85" w14:textId="77777777" w:rsidR="001305A0" w:rsidRPr="00085BBF" w:rsidRDefault="001305A0" w:rsidP="001305A0">
            <w:pPr>
              <w:spacing w:line="360" w:lineRule="auto"/>
              <w:rPr>
                <w:rFonts w:ascii="Century Gothic" w:hAnsi="Century Gothic" w:cs="Arial"/>
                <w:b/>
              </w:rPr>
            </w:pPr>
            <w:r w:rsidRPr="00085BBF">
              <w:rPr>
                <w:rFonts w:ascii="Century Gothic" w:hAnsi="Century Gothic" w:cs="Arial"/>
                <w:b/>
              </w:rPr>
              <w:t xml:space="preserve">SOLUTION ARCHITECT </w:t>
            </w:r>
            <w:del w:id="90" w:author="Ruth Machira" w:date="2018-10-24T09:32:00Z">
              <w:r w:rsidRPr="00085BBF" w:rsidDel="006200FE">
                <w:rPr>
                  <w:rFonts w:ascii="Century Gothic" w:hAnsi="Century Gothic" w:cs="Arial"/>
                  <w:b/>
                </w:rPr>
                <w:delText>AND QA</w:delText>
              </w:r>
            </w:del>
          </w:p>
          <w:p w14:paraId="7BCF3529" w14:textId="77777777" w:rsidR="001305A0" w:rsidRPr="00085BBF" w:rsidRDefault="001305A0" w:rsidP="001305A0">
            <w:pPr>
              <w:spacing w:line="360" w:lineRule="auto"/>
              <w:rPr>
                <w:rFonts w:ascii="Century Gothic" w:hAnsi="Century Gothic" w:cs="Arial"/>
                <w:b/>
              </w:rPr>
            </w:pPr>
            <w:r w:rsidRPr="00085BBF">
              <w:rPr>
                <w:rFonts w:ascii="Century Gothic" w:hAnsi="Century Gothic" w:cs="Arial"/>
                <w:b/>
              </w:rPr>
              <w:t>NAME: USHINDI STEPHEN [CHIEF OPERATING OFFICER]</w:t>
            </w:r>
          </w:p>
          <w:p w14:paraId="5737680B" w14:textId="21CC10B4" w:rsidR="001305A0" w:rsidRPr="00085BBF" w:rsidRDefault="001305A0" w:rsidP="001305A0">
            <w:pPr>
              <w:spacing w:line="360" w:lineRule="auto"/>
              <w:rPr>
                <w:rFonts w:ascii="Century Gothic" w:hAnsi="Century Gothic" w:cs="Arial"/>
                <w:b/>
              </w:rPr>
            </w:pPr>
            <w:r w:rsidRPr="00085BBF">
              <w:rPr>
                <w:rFonts w:ascii="Century Gothic" w:hAnsi="Century Gothic" w:cs="Arial"/>
                <w:b/>
              </w:rPr>
              <w:t>SIGNATURE:</w:t>
            </w:r>
            <w:r w:rsidR="006044C9">
              <w:rPr>
                <w:rFonts w:ascii="Century Gothic" w:hAnsi="Century Gothic" w:cs="Arial"/>
                <w:b/>
              </w:rPr>
              <w:t xml:space="preserve"> </w:t>
            </w:r>
            <w:r w:rsidRPr="00085BBF">
              <w:rPr>
                <w:rFonts w:ascii="Century Gothic" w:hAnsi="Century Gothic" w:cs="Arial"/>
                <w:b/>
              </w:rPr>
              <w:t>……………………......</w:t>
            </w:r>
            <w:r>
              <w:rPr>
                <w:rFonts w:ascii="Century Gothic" w:hAnsi="Century Gothic" w:cs="Arial"/>
                <w:b/>
              </w:rPr>
              <w:t>...............................</w:t>
            </w:r>
          </w:p>
          <w:p w14:paraId="36C90D11" w14:textId="249EBADE" w:rsidR="00693B5C" w:rsidRPr="00C67C70" w:rsidRDefault="001305A0" w:rsidP="001305A0">
            <w:pPr>
              <w:rPr>
                <w:rFonts w:ascii="Century Gothic" w:hAnsi="Century Gothic" w:cs="Arial"/>
                <w:b/>
              </w:rPr>
            </w:pPr>
            <w:r w:rsidRPr="00085BBF">
              <w:rPr>
                <w:rFonts w:ascii="Century Gothic" w:hAnsi="Century Gothic" w:cs="Arial"/>
                <w:b/>
              </w:rPr>
              <w:t>DATE………………….........................</w:t>
            </w:r>
            <w:r>
              <w:rPr>
                <w:rFonts w:ascii="Century Gothic" w:hAnsi="Century Gothic" w:cs="Arial"/>
                <w:b/>
              </w:rPr>
              <w:t>...............................</w:t>
            </w:r>
          </w:p>
        </w:tc>
      </w:tr>
      <w:tr w:rsidR="00693B5C" w:rsidRPr="00A34F0B" w14:paraId="319A958D" w14:textId="77777777" w:rsidTr="002240B2">
        <w:trPr>
          <w:trHeight w:val="694"/>
          <w:jc w:val="center"/>
        </w:trPr>
        <w:tc>
          <w:tcPr>
            <w:tcW w:w="5098" w:type="dxa"/>
            <w:shd w:val="clear" w:color="auto" w:fill="FFFFFF" w:themeFill="background1"/>
          </w:tcPr>
          <w:p w14:paraId="5F9C5E58" w14:textId="77777777" w:rsidR="00693B5C" w:rsidRPr="00A34F0B" w:rsidRDefault="00693B5C" w:rsidP="00693B5C">
            <w:pPr>
              <w:jc w:val="both"/>
              <w:rPr>
                <w:rFonts w:ascii="Century Gothic" w:hAnsi="Century Gothic" w:cs="Arial"/>
                <w:b/>
                <w:color w:val="C00000"/>
              </w:rPr>
            </w:pPr>
          </w:p>
          <w:p w14:paraId="78C3A217" w14:textId="77777777" w:rsidR="006044C9" w:rsidRDefault="006044C9" w:rsidP="006044C9">
            <w:pPr>
              <w:spacing w:line="360" w:lineRule="auto"/>
              <w:rPr>
                <w:ins w:id="91" w:author="Ruth Machira" w:date="2018-10-24T09:25:00Z"/>
                <w:rFonts w:ascii="Century Gothic" w:hAnsi="Century Gothic" w:cs="Arial"/>
                <w:b/>
              </w:rPr>
            </w:pPr>
            <w:ins w:id="92" w:author="Ruth Machira" w:date="2018-10-24T09:25:00Z">
              <w:r>
                <w:rPr>
                  <w:rFonts w:ascii="Century Gothic" w:hAnsi="Century Gothic" w:cs="Arial"/>
                  <w:b/>
                </w:rPr>
                <w:t>ENGAGEMENT CONSULTANT</w:t>
              </w:r>
            </w:ins>
          </w:p>
          <w:p w14:paraId="042E55DA" w14:textId="145D74A7" w:rsidR="006044C9" w:rsidRDefault="006044C9" w:rsidP="006044C9">
            <w:pPr>
              <w:spacing w:line="360" w:lineRule="auto"/>
              <w:rPr>
                <w:ins w:id="93" w:author="Ruth Machira" w:date="2018-10-24T09:25:00Z"/>
                <w:rFonts w:ascii="Century Gothic" w:hAnsi="Century Gothic" w:cs="Arial"/>
                <w:b/>
              </w:rPr>
            </w:pPr>
            <w:ins w:id="94" w:author="Ruth Machira" w:date="2018-10-24T09:25:00Z">
              <w:r>
                <w:rPr>
                  <w:rFonts w:ascii="Century Gothic" w:hAnsi="Century Gothic" w:cs="Arial"/>
                  <w:b/>
                </w:rPr>
                <w:t>NAME: DR DAN ORWA</w:t>
              </w:r>
            </w:ins>
            <w:r w:rsidR="0073739B">
              <w:rPr>
                <w:rFonts w:ascii="Century Gothic" w:hAnsi="Century Gothic" w:cs="Arial"/>
                <w:b/>
              </w:rPr>
              <w:t xml:space="preserve"> </w:t>
            </w:r>
            <w:ins w:id="95" w:author="Ruth Machira" w:date="2018-10-24T09:33:00Z">
              <w:r>
                <w:rPr>
                  <w:rFonts w:ascii="Century Gothic" w:hAnsi="Century Gothic" w:cs="Arial"/>
                  <w:b/>
                </w:rPr>
                <w:t>(</w:t>
              </w:r>
              <w:r w:rsidRPr="006200FE">
                <w:rPr>
                  <w:rFonts w:ascii="Century Gothic" w:hAnsi="Century Gothic" w:cs="Arial"/>
                  <w:b/>
                  <w:sz w:val="18"/>
                  <w:szCs w:val="18"/>
                  <w:rPrChange w:id="96" w:author="Ruth Machira" w:date="2018-10-24T09:33:00Z">
                    <w:rPr>
                      <w:rFonts w:ascii="Century Gothic" w:hAnsi="Century Gothic" w:cs="Arial"/>
                      <w:b/>
                    </w:rPr>
                  </w:rPrChange>
                </w:rPr>
                <w:t>CHANGE MANAGEMENT &amp; QA</w:t>
              </w:r>
              <w:r>
                <w:rPr>
                  <w:rFonts w:ascii="Century Gothic" w:hAnsi="Century Gothic" w:cs="Arial"/>
                  <w:b/>
                </w:rPr>
                <w:t>)</w:t>
              </w:r>
            </w:ins>
          </w:p>
          <w:p w14:paraId="00A04BAA" w14:textId="77777777" w:rsidR="006044C9" w:rsidRDefault="006044C9" w:rsidP="006044C9">
            <w:pPr>
              <w:spacing w:line="360" w:lineRule="auto"/>
              <w:rPr>
                <w:ins w:id="97" w:author="Ruth Machira" w:date="2018-10-24T09:25:00Z"/>
                <w:rFonts w:ascii="Century Gothic" w:hAnsi="Century Gothic" w:cs="Arial"/>
                <w:b/>
              </w:rPr>
            </w:pPr>
            <w:ins w:id="98" w:author="Ruth Machira" w:date="2018-10-24T09:25:00Z">
              <w:r>
                <w:rPr>
                  <w:rFonts w:ascii="Century Gothic" w:hAnsi="Century Gothic" w:cs="Arial"/>
                  <w:b/>
                </w:rPr>
                <w:t>SIGNATURE…………………………………………….</w:t>
              </w:r>
            </w:ins>
          </w:p>
          <w:p w14:paraId="72A6797A" w14:textId="20836677" w:rsidR="00693B5C" w:rsidRPr="00A34F0B" w:rsidRDefault="006044C9" w:rsidP="006044C9">
            <w:pPr>
              <w:jc w:val="both"/>
              <w:rPr>
                <w:rFonts w:ascii="Century Gothic" w:hAnsi="Century Gothic" w:cs="Arial"/>
                <w:b/>
                <w:color w:val="C00000"/>
              </w:rPr>
            </w:pPr>
            <w:ins w:id="99" w:author="Ruth Machira" w:date="2018-10-24T09:25:00Z">
              <w:r>
                <w:rPr>
                  <w:rFonts w:ascii="Century Gothic" w:hAnsi="Century Gothic" w:cs="Arial"/>
                  <w:b/>
                </w:rPr>
                <w:t>DATE:………………………………………………..</w:t>
              </w:r>
            </w:ins>
          </w:p>
        </w:tc>
        <w:tc>
          <w:tcPr>
            <w:tcW w:w="5245" w:type="dxa"/>
            <w:shd w:val="clear" w:color="auto" w:fill="FFFFFF" w:themeFill="background1"/>
          </w:tcPr>
          <w:p w14:paraId="778F22FF" w14:textId="77777777" w:rsidR="00693B5C" w:rsidRPr="00A34F0B" w:rsidRDefault="00693B5C" w:rsidP="00693B5C">
            <w:pPr>
              <w:jc w:val="both"/>
              <w:rPr>
                <w:rFonts w:ascii="Century Gothic" w:hAnsi="Century Gothic" w:cs="Arial"/>
                <w:b/>
                <w:color w:val="C00000"/>
              </w:rPr>
            </w:pPr>
          </w:p>
          <w:p w14:paraId="0387DB65" w14:textId="77777777" w:rsidR="00FE53CF" w:rsidRDefault="00FE53CF" w:rsidP="00FE53CF">
            <w:pPr>
              <w:spacing w:line="360" w:lineRule="auto"/>
              <w:rPr>
                <w:ins w:id="100" w:author="Ruth Machira" w:date="2018-10-24T09:25:00Z"/>
                <w:rFonts w:ascii="Century Gothic" w:hAnsi="Century Gothic" w:cs="Arial"/>
                <w:b/>
              </w:rPr>
            </w:pPr>
            <w:ins w:id="101" w:author="Ruth Machira" w:date="2018-10-24T09:25:00Z">
              <w:r>
                <w:rPr>
                  <w:rFonts w:ascii="Century Gothic" w:hAnsi="Century Gothic" w:cs="Arial"/>
                  <w:b/>
                </w:rPr>
                <w:t>RELATIONSHIP MANAGER</w:t>
              </w:r>
            </w:ins>
          </w:p>
          <w:p w14:paraId="0DF8755B" w14:textId="77777777" w:rsidR="00FE53CF" w:rsidRDefault="00FE53CF" w:rsidP="00FE53CF">
            <w:pPr>
              <w:spacing w:line="360" w:lineRule="auto"/>
              <w:rPr>
                <w:ins w:id="102" w:author="Ruth Machira" w:date="2018-10-24T09:25:00Z"/>
                <w:rFonts w:ascii="Century Gothic" w:hAnsi="Century Gothic" w:cs="Arial"/>
                <w:b/>
              </w:rPr>
            </w:pPr>
            <w:ins w:id="103" w:author="Ruth Machira" w:date="2018-10-24T09:25:00Z">
              <w:r>
                <w:rPr>
                  <w:rFonts w:ascii="Century Gothic" w:hAnsi="Century Gothic" w:cs="Arial"/>
                  <w:b/>
                </w:rPr>
                <w:t>NAME: TERRY OBI</w:t>
              </w:r>
            </w:ins>
          </w:p>
          <w:p w14:paraId="0FBAD85D" w14:textId="77777777" w:rsidR="00FE53CF" w:rsidRDefault="00FE53CF" w:rsidP="00FE53CF">
            <w:pPr>
              <w:spacing w:line="360" w:lineRule="auto"/>
              <w:rPr>
                <w:ins w:id="104" w:author="Ruth Machira" w:date="2018-10-24T09:25:00Z"/>
                <w:rFonts w:ascii="Century Gothic" w:hAnsi="Century Gothic" w:cs="Arial"/>
                <w:b/>
              </w:rPr>
            </w:pPr>
            <w:ins w:id="105" w:author="Ruth Machira" w:date="2018-10-24T09:25:00Z">
              <w:r>
                <w:rPr>
                  <w:rFonts w:ascii="Century Gothic" w:hAnsi="Century Gothic" w:cs="Arial"/>
                  <w:b/>
                </w:rPr>
                <w:t>SIGNATURE………………………….</w:t>
              </w:r>
            </w:ins>
          </w:p>
          <w:p w14:paraId="7BC0E192" w14:textId="0E0B1306" w:rsidR="00693B5C" w:rsidRPr="00A34F0B" w:rsidRDefault="00FE53CF" w:rsidP="00FE53CF">
            <w:pPr>
              <w:jc w:val="both"/>
              <w:rPr>
                <w:rFonts w:ascii="Century Gothic" w:hAnsi="Century Gothic" w:cs="Arial"/>
                <w:b/>
                <w:color w:val="C00000"/>
              </w:rPr>
            </w:pPr>
            <w:ins w:id="106" w:author="Ruth Machira" w:date="2018-10-24T09:25:00Z">
              <w:r>
                <w:rPr>
                  <w:rFonts w:ascii="Century Gothic" w:hAnsi="Century Gothic" w:cs="Arial"/>
                  <w:b/>
                </w:rPr>
                <w:t>DATE…………</w:t>
              </w:r>
            </w:ins>
            <w:ins w:id="107" w:author="Ruth Machira" w:date="2018-10-24T09:26:00Z">
              <w:r>
                <w:rPr>
                  <w:rFonts w:ascii="Century Gothic" w:hAnsi="Century Gothic" w:cs="Arial"/>
                  <w:b/>
                </w:rPr>
                <w:t>…………………….</w:t>
              </w:r>
            </w:ins>
          </w:p>
        </w:tc>
      </w:tr>
      <w:tr w:rsidR="00693B5C" w:rsidRPr="00A34F0B" w14:paraId="0A9EA133" w14:textId="77777777" w:rsidTr="002240B2">
        <w:trPr>
          <w:trHeight w:val="694"/>
          <w:jc w:val="center"/>
        </w:trPr>
        <w:tc>
          <w:tcPr>
            <w:tcW w:w="5098" w:type="dxa"/>
            <w:shd w:val="clear" w:color="auto" w:fill="FFFFFF" w:themeFill="background1"/>
          </w:tcPr>
          <w:p w14:paraId="12681146" w14:textId="77777777" w:rsidR="00693B5C" w:rsidRPr="00A34F0B" w:rsidRDefault="00693B5C" w:rsidP="00693B5C">
            <w:pPr>
              <w:jc w:val="both"/>
              <w:rPr>
                <w:rFonts w:ascii="Century Gothic" w:hAnsi="Century Gothic" w:cs="Arial"/>
                <w:b/>
                <w:color w:val="C00000"/>
              </w:rPr>
            </w:pPr>
          </w:p>
          <w:p w14:paraId="1CD8B65A" w14:textId="77777777" w:rsidR="00A0141E" w:rsidRPr="00085BBF" w:rsidRDefault="00A0141E" w:rsidP="00A0141E">
            <w:pPr>
              <w:spacing w:line="360" w:lineRule="auto"/>
              <w:rPr>
                <w:rFonts w:ascii="Century Gothic" w:hAnsi="Century Gothic" w:cs="Arial"/>
                <w:b/>
              </w:rPr>
            </w:pPr>
            <w:r w:rsidRPr="00085BBF">
              <w:rPr>
                <w:rFonts w:ascii="Century Gothic" w:hAnsi="Century Gothic" w:cs="Arial"/>
                <w:b/>
              </w:rPr>
              <w:t xml:space="preserve">PROJECT </w:t>
            </w:r>
            <w:del w:id="108" w:author="Ruth Machira" w:date="2018-10-24T09:33:00Z">
              <w:r w:rsidRPr="00085BBF" w:rsidDel="006200FE">
                <w:rPr>
                  <w:rFonts w:ascii="Century Gothic" w:hAnsi="Century Gothic" w:cs="Arial"/>
                  <w:b/>
                </w:rPr>
                <w:delText xml:space="preserve">ENGAGEMENT </w:delText>
              </w:r>
            </w:del>
            <w:r w:rsidRPr="00085BBF">
              <w:rPr>
                <w:rFonts w:ascii="Century Gothic" w:hAnsi="Century Gothic" w:cs="Arial"/>
                <w:b/>
              </w:rPr>
              <w:t>MANAGER</w:t>
            </w:r>
          </w:p>
          <w:p w14:paraId="40D85A3C" w14:textId="77777777" w:rsidR="00A0141E" w:rsidRPr="00085BBF" w:rsidRDefault="00A0141E" w:rsidP="00A0141E">
            <w:pPr>
              <w:spacing w:line="360" w:lineRule="auto"/>
              <w:rPr>
                <w:rFonts w:ascii="Century Gothic" w:hAnsi="Century Gothic" w:cs="Arial"/>
                <w:b/>
              </w:rPr>
            </w:pPr>
            <w:r>
              <w:rPr>
                <w:rFonts w:ascii="Century Gothic" w:hAnsi="Century Gothic" w:cs="Arial"/>
                <w:b/>
              </w:rPr>
              <w:t xml:space="preserve">NAME: </w:t>
            </w:r>
            <w:r w:rsidRPr="0035018C">
              <w:rPr>
                <w:rFonts w:ascii="Century Gothic" w:hAnsi="Century Gothic" w:cs="Arial"/>
                <w:b/>
              </w:rPr>
              <w:t xml:space="preserve">JOSEPH MUTURI </w:t>
            </w:r>
            <w:r w:rsidRPr="00085BBF">
              <w:rPr>
                <w:rFonts w:ascii="Century Gothic" w:hAnsi="Century Gothic" w:cs="Arial"/>
                <w:b/>
              </w:rPr>
              <w:t>(PROJECT MANAGER)</w:t>
            </w:r>
          </w:p>
          <w:p w14:paraId="470A8AD6" w14:textId="77777777" w:rsidR="00A0141E" w:rsidRPr="00085BBF" w:rsidRDefault="00A0141E" w:rsidP="00A0141E">
            <w:pPr>
              <w:spacing w:line="360" w:lineRule="auto"/>
              <w:rPr>
                <w:rFonts w:ascii="Century Gothic" w:hAnsi="Century Gothic" w:cs="Arial"/>
                <w:b/>
              </w:rPr>
            </w:pPr>
            <w:r w:rsidRPr="00085BBF">
              <w:rPr>
                <w:rFonts w:ascii="Century Gothic" w:hAnsi="Century Gothic" w:cs="Arial"/>
                <w:b/>
              </w:rPr>
              <w:t>SIGNATURE ………………………………………………</w:t>
            </w:r>
          </w:p>
          <w:p w14:paraId="5C5225CA" w14:textId="7A7D01D0" w:rsidR="00693B5C" w:rsidRPr="00A34F0B" w:rsidRDefault="00A0141E" w:rsidP="00A0141E">
            <w:pPr>
              <w:jc w:val="both"/>
              <w:rPr>
                <w:rFonts w:ascii="Century Gothic" w:hAnsi="Century Gothic" w:cs="Arial"/>
                <w:b/>
                <w:color w:val="C00000"/>
              </w:rPr>
            </w:pPr>
            <w:r w:rsidRPr="00085BBF">
              <w:rPr>
                <w:rFonts w:ascii="Century Gothic" w:hAnsi="Century Gothic" w:cs="Arial"/>
                <w:b/>
              </w:rPr>
              <w:t>DATE ………………………………………………………</w:t>
            </w:r>
          </w:p>
        </w:tc>
        <w:tc>
          <w:tcPr>
            <w:tcW w:w="5245" w:type="dxa"/>
            <w:shd w:val="clear" w:color="auto" w:fill="FFFFFF" w:themeFill="background1"/>
          </w:tcPr>
          <w:p w14:paraId="5680A799" w14:textId="77777777" w:rsidR="00693B5C" w:rsidRPr="00A34F0B" w:rsidRDefault="00693B5C" w:rsidP="00693B5C">
            <w:pPr>
              <w:jc w:val="both"/>
              <w:rPr>
                <w:rFonts w:ascii="Century Gothic" w:hAnsi="Century Gothic" w:cs="Arial"/>
                <w:b/>
                <w:color w:val="C00000"/>
              </w:rPr>
            </w:pPr>
          </w:p>
          <w:p w14:paraId="47972186" w14:textId="77777777" w:rsidR="00A0141E" w:rsidRPr="00085BBF" w:rsidRDefault="00A0141E" w:rsidP="00A0141E">
            <w:pPr>
              <w:spacing w:line="360" w:lineRule="auto"/>
              <w:rPr>
                <w:rFonts w:ascii="Century Gothic" w:hAnsi="Century Gothic" w:cs="Arial"/>
                <w:b/>
              </w:rPr>
            </w:pPr>
            <w:r w:rsidRPr="00085BBF">
              <w:rPr>
                <w:rFonts w:ascii="Century Gothic" w:hAnsi="Century Gothic" w:cs="Arial"/>
                <w:b/>
              </w:rPr>
              <w:t>TECHNICAL CONSULTING LEAD</w:t>
            </w:r>
          </w:p>
          <w:p w14:paraId="0BEDED9F" w14:textId="77777777" w:rsidR="00A0141E" w:rsidRPr="00085BBF" w:rsidRDefault="00A0141E" w:rsidP="00A0141E">
            <w:pPr>
              <w:spacing w:line="360" w:lineRule="auto"/>
              <w:rPr>
                <w:rFonts w:ascii="Century Gothic" w:hAnsi="Century Gothic" w:cs="Arial"/>
                <w:b/>
              </w:rPr>
            </w:pPr>
            <w:r w:rsidRPr="00085BBF">
              <w:rPr>
                <w:rFonts w:ascii="Century Gothic" w:hAnsi="Century Gothic" w:cs="Arial"/>
                <w:b/>
              </w:rPr>
              <w:t>NAME: ERICK DAUDI [HEAD OF TECHNICAL SERVICES]</w:t>
            </w:r>
          </w:p>
          <w:p w14:paraId="41C19B5E" w14:textId="77777777" w:rsidR="00A0141E" w:rsidRPr="00085BBF" w:rsidRDefault="00A0141E" w:rsidP="00A0141E">
            <w:pPr>
              <w:spacing w:line="360" w:lineRule="auto"/>
              <w:rPr>
                <w:rFonts w:ascii="Century Gothic" w:hAnsi="Century Gothic" w:cs="Arial"/>
                <w:b/>
              </w:rPr>
            </w:pPr>
            <w:r w:rsidRPr="00085BBF">
              <w:rPr>
                <w:rFonts w:ascii="Century Gothic" w:hAnsi="Century Gothic" w:cs="Arial"/>
                <w:b/>
              </w:rPr>
              <w:t>SIGNATURE ………………………………………………….</w:t>
            </w:r>
          </w:p>
          <w:p w14:paraId="57985917" w14:textId="3B723E3D" w:rsidR="00693B5C" w:rsidRPr="00A34F0B" w:rsidRDefault="00A0141E" w:rsidP="00A0141E">
            <w:pPr>
              <w:jc w:val="both"/>
              <w:rPr>
                <w:rFonts w:ascii="Century Gothic" w:hAnsi="Century Gothic" w:cs="Arial"/>
                <w:b/>
                <w:color w:val="C00000"/>
              </w:rPr>
            </w:pPr>
            <w:r w:rsidRPr="00085BBF">
              <w:rPr>
                <w:rFonts w:ascii="Century Gothic" w:hAnsi="Century Gothic" w:cs="Arial"/>
                <w:b/>
              </w:rPr>
              <w:t>DATE …………………………………………………………</w:t>
            </w:r>
          </w:p>
        </w:tc>
      </w:tr>
      <w:tr w:rsidR="008C12DA" w:rsidRPr="00A34F0B" w14:paraId="5550E54A" w14:textId="77777777" w:rsidTr="002240B2">
        <w:trPr>
          <w:trHeight w:val="694"/>
          <w:jc w:val="center"/>
        </w:trPr>
        <w:tc>
          <w:tcPr>
            <w:tcW w:w="5098" w:type="dxa"/>
            <w:shd w:val="clear" w:color="auto" w:fill="FFFFFF" w:themeFill="background1"/>
          </w:tcPr>
          <w:p w14:paraId="5E4300C9" w14:textId="77777777" w:rsidR="008C12DA" w:rsidRPr="00085BBF" w:rsidRDefault="008C12DA" w:rsidP="008C12DA">
            <w:pPr>
              <w:spacing w:line="360" w:lineRule="auto"/>
              <w:rPr>
                <w:rFonts w:ascii="Century Gothic" w:hAnsi="Century Gothic" w:cs="Arial"/>
                <w:b/>
              </w:rPr>
            </w:pPr>
            <w:r w:rsidRPr="00085BBF">
              <w:rPr>
                <w:rFonts w:ascii="Century Gothic" w:hAnsi="Century Gothic" w:cs="Arial"/>
                <w:b/>
              </w:rPr>
              <w:t>LEAD DEVELOPER</w:t>
            </w:r>
          </w:p>
          <w:p w14:paraId="4B821422" w14:textId="3F586307" w:rsidR="008C12DA" w:rsidRPr="00085BBF" w:rsidRDefault="008C12DA" w:rsidP="008C12DA">
            <w:pPr>
              <w:spacing w:line="360" w:lineRule="auto"/>
              <w:rPr>
                <w:rFonts w:ascii="Century Gothic" w:hAnsi="Century Gothic" w:cs="Arial"/>
                <w:b/>
              </w:rPr>
            </w:pPr>
            <w:r>
              <w:rPr>
                <w:rFonts w:ascii="Century Gothic" w:hAnsi="Century Gothic" w:cs="Arial"/>
                <w:b/>
              </w:rPr>
              <w:t xml:space="preserve">NAME: AULERIAH MWANGI (HEAD OF </w:t>
            </w:r>
            <w:r w:rsidR="001752A0">
              <w:rPr>
                <w:rFonts w:ascii="Century Gothic" w:hAnsi="Century Gothic" w:cs="Arial"/>
                <w:b/>
              </w:rPr>
              <w:t xml:space="preserve">   </w:t>
            </w:r>
            <w:r>
              <w:rPr>
                <w:rFonts w:ascii="Century Gothic" w:hAnsi="Century Gothic" w:cs="Arial"/>
                <w:b/>
              </w:rPr>
              <w:t>IMPLEMENTATION</w:t>
            </w:r>
            <w:r w:rsidRPr="00085BBF">
              <w:rPr>
                <w:rFonts w:ascii="Century Gothic" w:hAnsi="Century Gothic" w:cs="Arial"/>
                <w:b/>
              </w:rPr>
              <w:t>)</w:t>
            </w:r>
          </w:p>
          <w:p w14:paraId="584B3285" w14:textId="77777777" w:rsidR="008C12DA" w:rsidRPr="00085BBF" w:rsidRDefault="008C12DA" w:rsidP="008C12DA">
            <w:pPr>
              <w:spacing w:line="360" w:lineRule="auto"/>
              <w:rPr>
                <w:rFonts w:ascii="Century Gothic" w:hAnsi="Century Gothic" w:cs="Arial"/>
                <w:b/>
              </w:rPr>
            </w:pPr>
            <w:r w:rsidRPr="00085BBF">
              <w:rPr>
                <w:rFonts w:ascii="Century Gothic" w:hAnsi="Century Gothic" w:cs="Arial"/>
                <w:b/>
              </w:rPr>
              <w:t>SIGNATURE ………………………………………………</w:t>
            </w:r>
          </w:p>
          <w:p w14:paraId="5CC444F6" w14:textId="57DDEDCF" w:rsidR="008C12DA" w:rsidRPr="00A34F0B" w:rsidRDefault="008C12DA" w:rsidP="008C12DA">
            <w:pPr>
              <w:jc w:val="both"/>
              <w:rPr>
                <w:rFonts w:ascii="Century Gothic" w:hAnsi="Century Gothic" w:cs="Arial"/>
                <w:b/>
                <w:color w:val="C00000"/>
              </w:rPr>
            </w:pPr>
            <w:r w:rsidRPr="00085BBF">
              <w:rPr>
                <w:rFonts w:ascii="Century Gothic" w:hAnsi="Century Gothic" w:cs="Arial"/>
                <w:b/>
              </w:rPr>
              <w:t>DATE ………………………………………………………</w:t>
            </w:r>
          </w:p>
        </w:tc>
        <w:tc>
          <w:tcPr>
            <w:tcW w:w="5245" w:type="dxa"/>
            <w:shd w:val="clear" w:color="auto" w:fill="FFFFFF" w:themeFill="background1"/>
          </w:tcPr>
          <w:p w14:paraId="61ED4A8E" w14:textId="77777777" w:rsidR="008C12DA" w:rsidRPr="00085BBF" w:rsidRDefault="008C12DA" w:rsidP="008C12DA">
            <w:pPr>
              <w:spacing w:line="360" w:lineRule="auto"/>
              <w:rPr>
                <w:rFonts w:ascii="Century Gothic" w:hAnsi="Century Gothic" w:cs="Arial"/>
                <w:b/>
              </w:rPr>
            </w:pPr>
            <w:r>
              <w:rPr>
                <w:rFonts w:ascii="Century Gothic" w:hAnsi="Century Gothic" w:cs="Arial"/>
                <w:b/>
              </w:rPr>
              <w:t>LEAD</w:t>
            </w:r>
            <w:r w:rsidRPr="00085BBF">
              <w:rPr>
                <w:rFonts w:ascii="Century Gothic" w:hAnsi="Century Gothic" w:cs="Arial"/>
                <w:b/>
              </w:rPr>
              <w:t xml:space="preserve"> IMPLEMENTER</w:t>
            </w:r>
          </w:p>
          <w:p w14:paraId="67522597" w14:textId="77777777" w:rsidR="008C12DA" w:rsidRPr="00085BBF" w:rsidRDefault="008C12DA" w:rsidP="008C12DA">
            <w:pPr>
              <w:spacing w:line="360" w:lineRule="auto"/>
              <w:rPr>
                <w:rFonts w:ascii="Century Gothic" w:hAnsi="Century Gothic" w:cs="Arial"/>
                <w:b/>
              </w:rPr>
            </w:pPr>
            <w:r w:rsidRPr="00085BBF">
              <w:rPr>
                <w:rFonts w:ascii="Century Gothic" w:hAnsi="Century Gothic" w:cs="Arial"/>
                <w:b/>
              </w:rPr>
              <w:t xml:space="preserve">NAME: </w:t>
            </w:r>
            <w:del w:id="109" w:author="Ruth Machira" w:date="2018-10-23T14:45:00Z">
              <w:r w:rsidDel="000A0488">
                <w:rPr>
                  <w:rFonts w:ascii="Century Gothic" w:hAnsi="Century Gothic" w:cs="Arial"/>
                  <w:b/>
                </w:rPr>
                <w:delText>KEVIN NZIOKA</w:delText>
              </w:r>
            </w:del>
            <w:ins w:id="110" w:author="Ruth Machira" w:date="2018-10-23T14:45:00Z">
              <w:r>
                <w:rPr>
                  <w:rFonts w:ascii="Century Gothic" w:hAnsi="Century Gothic" w:cs="Arial"/>
                  <w:b/>
                </w:rPr>
                <w:t>RUTH MACHIRA</w:t>
              </w:r>
            </w:ins>
            <w:r w:rsidRPr="00085BBF">
              <w:rPr>
                <w:rFonts w:ascii="Century Gothic" w:hAnsi="Century Gothic" w:cs="Arial"/>
                <w:b/>
              </w:rPr>
              <w:t xml:space="preserve"> (SYSTEMS IMPLEMENTER)</w:t>
            </w:r>
          </w:p>
          <w:p w14:paraId="5579034C" w14:textId="77777777" w:rsidR="008C12DA" w:rsidRPr="00085BBF" w:rsidRDefault="008C12DA" w:rsidP="008C12DA">
            <w:pPr>
              <w:spacing w:line="360" w:lineRule="auto"/>
              <w:rPr>
                <w:rFonts w:ascii="Century Gothic" w:hAnsi="Century Gothic" w:cs="Arial"/>
                <w:b/>
              </w:rPr>
            </w:pPr>
            <w:r w:rsidRPr="00085BBF">
              <w:rPr>
                <w:rFonts w:ascii="Century Gothic" w:hAnsi="Century Gothic" w:cs="Arial"/>
                <w:b/>
              </w:rPr>
              <w:t>SIGNATURE ………………………………………………</w:t>
            </w:r>
          </w:p>
          <w:p w14:paraId="70966941" w14:textId="1E80549A" w:rsidR="008C12DA" w:rsidRPr="00A34F0B" w:rsidRDefault="008C12DA" w:rsidP="008C12DA">
            <w:pPr>
              <w:jc w:val="both"/>
              <w:rPr>
                <w:rFonts w:ascii="Century Gothic" w:hAnsi="Century Gothic" w:cs="Arial"/>
                <w:b/>
                <w:color w:val="C00000"/>
              </w:rPr>
            </w:pPr>
            <w:r w:rsidRPr="00085BBF">
              <w:rPr>
                <w:rFonts w:ascii="Century Gothic" w:hAnsi="Century Gothic" w:cs="Arial"/>
                <w:b/>
              </w:rPr>
              <w:t>DATE ………………………………………………………</w:t>
            </w:r>
          </w:p>
        </w:tc>
      </w:tr>
    </w:tbl>
    <w:p w14:paraId="1F4705CA" w14:textId="0D72D6FF" w:rsidR="00EE7108" w:rsidRDefault="00EE7108" w:rsidP="00FF773A">
      <w:pPr>
        <w:pStyle w:val="NormalWeb"/>
        <w:ind w:left="360"/>
        <w:jc w:val="center"/>
        <w:outlineLvl w:val="0"/>
        <w:rPr>
          <w:rFonts w:ascii="Century Gothic" w:hAnsi="Century Gothic"/>
          <w:b/>
          <w:bCs/>
        </w:rPr>
      </w:pPr>
    </w:p>
    <w:p w14:paraId="09AEA1D2" w14:textId="77777777" w:rsidR="00EE7108" w:rsidRPr="00711AF0" w:rsidRDefault="00EE7108" w:rsidP="00FF773A">
      <w:pPr>
        <w:pStyle w:val="NormalWeb"/>
        <w:ind w:left="360"/>
        <w:jc w:val="center"/>
        <w:outlineLvl w:val="0"/>
        <w:rPr>
          <w:rFonts w:ascii="Century Gothic" w:hAnsi="Century Gothic"/>
          <w:b/>
          <w:bCs/>
        </w:rPr>
      </w:pPr>
    </w:p>
    <w:p w14:paraId="4E0A7AD2" w14:textId="77777777" w:rsidR="00FF773A" w:rsidRPr="00711AF0" w:rsidRDefault="00FF773A" w:rsidP="00FF773A">
      <w:pPr>
        <w:pStyle w:val="NormalWeb"/>
        <w:outlineLvl w:val="1"/>
        <w:rPr>
          <w:rFonts w:ascii="Century Gothic" w:hAnsi="Century Gothic"/>
          <w:b/>
          <w:bCs/>
        </w:rPr>
      </w:pPr>
      <w:bookmarkStart w:id="111" w:name="_Toc267314460"/>
      <w:bookmarkStart w:id="112" w:name="_Toc267407140"/>
      <w:bookmarkStart w:id="113" w:name="_Toc270327587"/>
      <w:bookmarkStart w:id="114" w:name="_Toc306664538"/>
      <w:bookmarkStart w:id="115" w:name="_Toc306664568"/>
      <w:bookmarkStart w:id="116" w:name="_Toc306664660"/>
      <w:bookmarkStart w:id="117" w:name="_Toc535316411"/>
      <w:r w:rsidRPr="00711AF0">
        <w:rPr>
          <w:rFonts w:ascii="Century Gothic" w:hAnsi="Century Gothic"/>
          <w:b/>
          <w:bCs/>
        </w:rPr>
        <w:t>DOCUMENT VERSIONS</w:t>
      </w:r>
      <w:bookmarkEnd w:id="111"/>
      <w:bookmarkEnd w:id="112"/>
      <w:bookmarkEnd w:id="113"/>
      <w:bookmarkEnd w:id="114"/>
      <w:bookmarkEnd w:id="115"/>
      <w:bookmarkEnd w:id="116"/>
      <w:bookmarkEnd w:id="117"/>
    </w:p>
    <w:p w14:paraId="03169AB1" w14:textId="77777777" w:rsidR="00FF773A" w:rsidRPr="002A7D6C" w:rsidRDefault="00FF773A" w:rsidP="00FF773A">
      <w:pPr>
        <w:pStyle w:val="NormalWeb"/>
        <w:spacing w:line="360" w:lineRule="auto"/>
        <w:jc w:val="both"/>
        <w:rPr>
          <w:rFonts w:ascii="Century Gothic" w:hAnsi="Century Gothic"/>
          <w:bCs/>
          <w:sz w:val="22"/>
          <w:szCs w:val="22"/>
        </w:rPr>
      </w:pPr>
      <w:r w:rsidRPr="002A7D6C">
        <w:rPr>
          <w:rFonts w:ascii="Century Gothic" w:hAnsi="Century Gothic"/>
          <w:bCs/>
          <w:sz w:val="22"/>
          <w:szCs w:val="22"/>
        </w:rPr>
        <w:t>The table below summarizes the document version for the Conceptual model, system design and solution blueprint document in line with the documentation standards adopted by Dynasoft Business Solutions Ltd.</w:t>
      </w:r>
    </w:p>
    <w:tbl>
      <w:tblPr>
        <w:tblW w:w="101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1"/>
        <w:gridCol w:w="2230"/>
        <w:gridCol w:w="5585"/>
      </w:tblGrid>
      <w:tr w:rsidR="00FF773A" w:rsidRPr="00711AF0" w14:paraId="2EC20C72" w14:textId="77777777" w:rsidTr="00FF773A">
        <w:trPr>
          <w:jc w:val="center"/>
        </w:trPr>
        <w:tc>
          <w:tcPr>
            <w:tcW w:w="2135" w:type="dxa"/>
          </w:tcPr>
          <w:p w14:paraId="153927F5" w14:textId="77777777" w:rsidR="00FF773A" w:rsidRPr="00711AF0" w:rsidRDefault="00FF773A" w:rsidP="00FF773A">
            <w:pPr>
              <w:pStyle w:val="NormalWeb"/>
              <w:spacing w:line="360" w:lineRule="auto"/>
              <w:jc w:val="center"/>
              <w:rPr>
                <w:rFonts w:ascii="Century Gothic" w:hAnsi="Century Gothic"/>
                <w:b/>
                <w:bCs/>
              </w:rPr>
            </w:pPr>
            <w:r w:rsidRPr="00711AF0">
              <w:rPr>
                <w:rFonts w:ascii="Century Gothic" w:hAnsi="Century Gothic"/>
                <w:b/>
                <w:bCs/>
              </w:rPr>
              <w:t>Version/Reference</w:t>
            </w:r>
          </w:p>
        </w:tc>
        <w:tc>
          <w:tcPr>
            <w:tcW w:w="2270" w:type="dxa"/>
          </w:tcPr>
          <w:p w14:paraId="4CBEA990" w14:textId="77777777" w:rsidR="00FF773A" w:rsidRPr="00711AF0" w:rsidRDefault="00FF773A" w:rsidP="00FF773A">
            <w:pPr>
              <w:pStyle w:val="NormalWeb"/>
              <w:spacing w:line="360" w:lineRule="auto"/>
              <w:jc w:val="center"/>
              <w:rPr>
                <w:rFonts w:ascii="Century Gothic" w:hAnsi="Century Gothic"/>
                <w:b/>
                <w:bCs/>
              </w:rPr>
            </w:pPr>
            <w:r w:rsidRPr="00711AF0">
              <w:rPr>
                <w:rFonts w:ascii="Century Gothic" w:hAnsi="Century Gothic"/>
                <w:b/>
                <w:bCs/>
              </w:rPr>
              <w:t>Document Date</w:t>
            </w:r>
          </w:p>
        </w:tc>
        <w:tc>
          <w:tcPr>
            <w:tcW w:w="5791" w:type="dxa"/>
          </w:tcPr>
          <w:p w14:paraId="497BD5B3" w14:textId="77777777" w:rsidR="00FF773A" w:rsidRPr="00711AF0" w:rsidRDefault="00FF773A" w:rsidP="00FF773A">
            <w:pPr>
              <w:pStyle w:val="NormalWeb"/>
              <w:spacing w:line="360" w:lineRule="auto"/>
              <w:jc w:val="center"/>
              <w:rPr>
                <w:rFonts w:ascii="Century Gothic" w:hAnsi="Century Gothic"/>
                <w:b/>
                <w:bCs/>
              </w:rPr>
            </w:pPr>
            <w:r w:rsidRPr="00711AF0">
              <w:rPr>
                <w:rFonts w:ascii="Century Gothic" w:hAnsi="Century Gothic"/>
                <w:b/>
                <w:bCs/>
              </w:rPr>
              <w:t>Any additional information</w:t>
            </w:r>
          </w:p>
        </w:tc>
      </w:tr>
      <w:tr w:rsidR="00FF773A" w:rsidRPr="00B03BB6" w14:paraId="5D25F6ED" w14:textId="77777777" w:rsidTr="00FF773A">
        <w:trPr>
          <w:jc w:val="center"/>
        </w:trPr>
        <w:tc>
          <w:tcPr>
            <w:tcW w:w="2135" w:type="dxa"/>
          </w:tcPr>
          <w:p w14:paraId="656431C7" w14:textId="5F0E95B7" w:rsidR="00FF773A" w:rsidRPr="00B03BB6" w:rsidRDefault="001752A0" w:rsidP="00EE7108">
            <w:pPr>
              <w:pStyle w:val="NormalWeb"/>
              <w:spacing w:line="360" w:lineRule="auto"/>
              <w:jc w:val="both"/>
              <w:rPr>
                <w:rFonts w:ascii="Century Gothic" w:hAnsi="Century Gothic"/>
                <w:bCs/>
                <w:sz w:val="22"/>
                <w:szCs w:val="22"/>
              </w:rPr>
            </w:pPr>
            <w:r>
              <w:rPr>
                <w:rFonts w:ascii="Century Gothic" w:hAnsi="Century Gothic"/>
                <w:bCs/>
                <w:sz w:val="22"/>
                <w:szCs w:val="22"/>
              </w:rPr>
              <w:t>Version 1</w:t>
            </w:r>
            <w:r w:rsidR="00FF773A" w:rsidRPr="00B03BB6">
              <w:rPr>
                <w:rFonts w:ascii="Century Gothic" w:hAnsi="Century Gothic"/>
                <w:bCs/>
                <w:sz w:val="22"/>
                <w:szCs w:val="22"/>
              </w:rPr>
              <w:t>.0</w:t>
            </w:r>
          </w:p>
        </w:tc>
        <w:tc>
          <w:tcPr>
            <w:tcW w:w="2270" w:type="dxa"/>
          </w:tcPr>
          <w:p w14:paraId="4FD67A41" w14:textId="75024DF3" w:rsidR="00FF773A" w:rsidRPr="00B03BB6" w:rsidRDefault="001752A0" w:rsidP="00EE7108">
            <w:pPr>
              <w:pStyle w:val="NormalWeb"/>
              <w:spacing w:line="360" w:lineRule="auto"/>
              <w:jc w:val="both"/>
              <w:rPr>
                <w:rFonts w:ascii="Century Gothic" w:hAnsi="Century Gothic"/>
                <w:bCs/>
                <w:sz w:val="22"/>
                <w:szCs w:val="22"/>
              </w:rPr>
            </w:pPr>
            <w:r>
              <w:rPr>
                <w:rFonts w:ascii="Century Gothic" w:hAnsi="Century Gothic"/>
                <w:bCs/>
                <w:sz w:val="22"/>
                <w:szCs w:val="22"/>
              </w:rPr>
              <w:t>14</w:t>
            </w:r>
            <w:r w:rsidRPr="001752A0">
              <w:rPr>
                <w:rFonts w:ascii="Century Gothic" w:hAnsi="Century Gothic"/>
                <w:bCs/>
                <w:sz w:val="22"/>
                <w:szCs w:val="22"/>
                <w:vertAlign w:val="superscript"/>
              </w:rPr>
              <w:t>th</w:t>
            </w:r>
            <w:r>
              <w:rPr>
                <w:rFonts w:ascii="Century Gothic" w:hAnsi="Century Gothic"/>
                <w:bCs/>
                <w:sz w:val="22"/>
                <w:szCs w:val="22"/>
              </w:rPr>
              <w:t xml:space="preserve"> January, 2019</w:t>
            </w:r>
          </w:p>
        </w:tc>
        <w:tc>
          <w:tcPr>
            <w:tcW w:w="5791" w:type="dxa"/>
          </w:tcPr>
          <w:p w14:paraId="721CFD15" w14:textId="21EC3BCF" w:rsidR="00FF773A" w:rsidRPr="00B03BB6" w:rsidRDefault="001752A0" w:rsidP="00EE7108">
            <w:pPr>
              <w:pStyle w:val="NormalWeb"/>
              <w:spacing w:line="360" w:lineRule="auto"/>
              <w:jc w:val="both"/>
              <w:rPr>
                <w:rFonts w:ascii="Century Gothic" w:hAnsi="Century Gothic"/>
                <w:bCs/>
                <w:sz w:val="22"/>
                <w:szCs w:val="22"/>
              </w:rPr>
            </w:pPr>
            <w:r>
              <w:rPr>
                <w:rFonts w:ascii="Century Gothic" w:hAnsi="Century Gothic"/>
                <w:bCs/>
                <w:sz w:val="22"/>
                <w:szCs w:val="22"/>
              </w:rPr>
              <w:t>Version 1</w:t>
            </w:r>
            <w:r w:rsidR="00FF773A" w:rsidRPr="00B03BB6">
              <w:rPr>
                <w:rFonts w:ascii="Century Gothic" w:hAnsi="Century Gothic"/>
                <w:bCs/>
                <w:sz w:val="22"/>
                <w:szCs w:val="22"/>
              </w:rPr>
              <w:t xml:space="preserve"> of the Conceptual Model, System Design &amp; Solution </w:t>
            </w:r>
            <w:r w:rsidR="00EE7108" w:rsidRPr="00B03BB6">
              <w:rPr>
                <w:rFonts w:ascii="Century Gothic" w:hAnsi="Century Gothic"/>
                <w:bCs/>
                <w:sz w:val="22"/>
                <w:szCs w:val="22"/>
              </w:rPr>
              <w:t>Blueprint Document</w:t>
            </w:r>
            <w:r w:rsidR="00FF773A" w:rsidRPr="00B03BB6">
              <w:rPr>
                <w:rFonts w:ascii="Century Gothic" w:hAnsi="Century Gothic"/>
                <w:bCs/>
                <w:sz w:val="22"/>
                <w:szCs w:val="22"/>
              </w:rPr>
              <w:t xml:space="preserve">  </w:t>
            </w:r>
          </w:p>
        </w:tc>
      </w:tr>
    </w:tbl>
    <w:p w14:paraId="147EDC4F" w14:textId="77777777" w:rsidR="00FF773A" w:rsidRPr="00711AF0" w:rsidRDefault="00FF773A" w:rsidP="00FF773A">
      <w:pPr>
        <w:spacing w:line="360" w:lineRule="auto"/>
        <w:rPr>
          <w:rFonts w:ascii="Century Gothic" w:hAnsi="Century Gothic"/>
          <w:sz w:val="24"/>
          <w:szCs w:val="24"/>
        </w:rPr>
      </w:pPr>
    </w:p>
    <w:p w14:paraId="61D67FFD" w14:textId="77777777" w:rsidR="00FF773A" w:rsidRPr="00711AF0" w:rsidRDefault="00FF773A" w:rsidP="00FF773A">
      <w:pPr>
        <w:pStyle w:val="NormalWeb"/>
        <w:ind w:left="360"/>
        <w:jc w:val="center"/>
        <w:outlineLvl w:val="0"/>
        <w:rPr>
          <w:rFonts w:ascii="Century Gothic" w:hAnsi="Century Gothic"/>
          <w:b/>
          <w:bCs/>
          <w:noProof/>
          <w:lang w:val="sw-KE" w:eastAsia="sw-KE"/>
        </w:rPr>
      </w:pPr>
    </w:p>
    <w:p w14:paraId="7711BEE1" w14:textId="7852B3D1" w:rsidR="00FF773A" w:rsidRPr="00A90D45" w:rsidRDefault="00A90D45" w:rsidP="00A90D45">
      <w:pPr>
        <w:overflowPunct/>
        <w:autoSpaceDE/>
        <w:autoSpaceDN/>
        <w:adjustRightInd/>
        <w:spacing w:line="360" w:lineRule="auto"/>
        <w:textAlignment w:val="auto"/>
        <w:rPr>
          <w:rFonts w:ascii="Century Gothic" w:hAnsi="Century Gothic"/>
          <w:b/>
          <w:bCs/>
          <w:noProof/>
          <w:sz w:val="24"/>
          <w:szCs w:val="24"/>
          <w:lang w:val="sw-KE" w:eastAsia="sw-KE"/>
        </w:rPr>
      </w:pPr>
      <w:r>
        <w:rPr>
          <w:rFonts w:ascii="Century Gothic" w:hAnsi="Century Gothic"/>
          <w:b/>
          <w:bCs/>
          <w:noProof/>
          <w:sz w:val="36"/>
          <w:szCs w:val="36"/>
          <w:lang w:val="sw-KE" w:eastAsia="sw-KE"/>
        </w:rPr>
        <w:t>A</w:t>
      </w:r>
      <w:r w:rsidR="00FF773A" w:rsidRPr="00777635">
        <w:rPr>
          <w:rFonts w:ascii="Century Gothic" w:hAnsi="Century Gothic"/>
          <w:b/>
          <w:bCs/>
          <w:noProof/>
          <w:sz w:val="36"/>
          <w:szCs w:val="36"/>
          <w:lang w:val="sw-KE" w:eastAsia="sw-KE"/>
        </w:rPr>
        <w:t>BBREVIATIONS LIST</w:t>
      </w:r>
    </w:p>
    <w:p w14:paraId="7ED4BD0A" w14:textId="77777777" w:rsidR="00FF773A" w:rsidRPr="00711AF0" w:rsidRDefault="00FF773A" w:rsidP="00FF773A">
      <w:pPr>
        <w:jc w:val="center"/>
        <w:rPr>
          <w:rFonts w:ascii="Century Gothic" w:hAnsi="Century Gothic"/>
          <w:sz w:val="24"/>
          <w:szCs w:val="24"/>
        </w:rPr>
      </w:pPr>
      <w:r w:rsidRPr="00711AF0">
        <w:rPr>
          <w:rFonts w:ascii="Century Gothic" w:hAnsi="Century Gothic"/>
          <w:b/>
          <w:bCs/>
          <w:noProof/>
          <w:sz w:val="24"/>
          <w:szCs w:val="24"/>
        </w:rPr>
        <mc:AlternateContent>
          <mc:Choice Requires="wps">
            <w:drawing>
              <wp:anchor distT="0" distB="0" distL="114300" distR="114300" simplePos="0" relativeHeight="251664384" behindDoc="0" locked="0" layoutInCell="1" allowOverlap="1" wp14:anchorId="79B3BFF4" wp14:editId="7FD7FDBB">
                <wp:simplePos x="0" y="0"/>
                <wp:positionH relativeFrom="column">
                  <wp:posOffset>-619125</wp:posOffset>
                </wp:positionH>
                <wp:positionV relativeFrom="paragraph">
                  <wp:posOffset>-4445</wp:posOffset>
                </wp:positionV>
                <wp:extent cx="7143750" cy="0"/>
                <wp:effectExtent l="9525" t="14605" r="28575" b="42545"/>
                <wp:wrapNone/>
                <wp:docPr id="23"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0" cy="0"/>
                        </a:xfrm>
                        <a:prstGeom prst="straightConnector1">
                          <a:avLst/>
                        </a:prstGeom>
                        <a:noFill/>
                        <a:ln w="19050">
                          <a:solidFill>
                            <a:srgbClr val="C00000"/>
                          </a:solidFill>
                          <a:round/>
                          <a:headEnd/>
                          <a:tailEnd/>
                        </a:ln>
                        <a:effectLst>
                          <a:outerShdw dist="28398" dir="3806097" algn="ctr" rotWithShape="0">
                            <a:srgbClr val="205867">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EEEA11E" id="AutoShape 23" o:spid="_x0000_s1026" type="#_x0000_t32" style="position:absolute;margin-left:-48.75pt;margin-top:-.35pt;width:56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" strokecolor="#c00000" strokeweight="1.5pt">
                <v:shadow on="t" color="#205867" opacity=".5" offset="1pt"/>
              </v:shape>
            </w:pict>
          </mc:Fallback>
        </mc:AlternateContent>
      </w:r>
    </w:p>
    <w:p w14:paraId="426519DA" w14:textId="77777777" w:rsidR="00FF773A" w:rsidRPr="00711AF0" w:rsidRDefault="00FF773A" w:rsidP="00FF773A">
      <w:pPr>
        <w:jc w:val="center"/>
        <w:rPr>
          <w:rFonts w:ascii="Century Gothic" w:hAnsi="Century Gothic"/>
          <w:sz w:val="24"/>
          <w:szCs w:val="24"/>
        </w:rPr>
      </w:pPr>
    </w:p>
    <w:p w14:paraId="3B9D855B" w14:textId="77777777" w:rsidR="00FF773A" w:rsidRPr="00777635" w:rsidRDefault="00FF773A" w:rsidP="00FF773A">
      <w:pPr>
        <w:spacing w:line="360" w:lineRule="auto"/>
        <w:rPr>
          <w:rFonts w:ascii="Century Gothic" w:hAnsi="Century Gothic"/>
          <w:sz w:val="22"/>
          <w:szCs w:val="22"/>
        </w:rPr>
      </w:pPr>
      <w:r w:rsidRPr="00777635">
        <w:rPr>
          <w:rFonts w:ascii="Century Gothic" w:hAnsi="Century Gothic"/>
          <w:sz w:val="22"/>
          <w:szCs w:val="22"/>
        </w:rPr>
        <w:t>Below is a list of abbreviations used in this document:</w:t>
      </w:r>
    </w:p>
    <w:p w14:paraId="2511C0A3" w14:textId="77777777" w:rsidR="00FF773A" w:rsidRPr="00777635" w:rsidRDefault="00FF773A" w:rsidP="00FF773A">
      <w:pPr>
        <w:spacing w:line="360" w:lineRule="auto"/>
        <w:rPr>
          <w:rFonts w:ascii="Century Gothic" w:hAnsi="Century Gothic"/>
          <w:sz w:val="22"/>
          <w:szCs w:val="22"/>
        </w:rPr>
      </w:pPr>
    </w:p>
    <w:tbl>
      <w:tblPr>
        <w:tblStyle w:val="TableGrid"/>
        <w:tblW w:w="5093" w:type="pct"/>
        <w:tblLayout w:type="fixed"/>
        <w:tblLook w:val="04A0" w:firstRow="1" w:lastRow="0" w:firstColumn="1" w:lastColumn="0" w:noHBand="0" w:noVBand="1"/>
      </w:tblPr>
      <w:tblGrid>
        <w:gridCol w:w="2126"/>
        <w:gridCol w:w="7398"/>
      </w:tblGrid>
      <w:tr w:rsidR="00FF773A" w:rsidRPr="00711AF0" w14:paraId="2D307D34" w14:textId="77777777" w:rsidTr="00FF773A">
        <w:trPr>
          <w:trHeight w:val="300"/>
        </w:trPr>
        <w:tc>
          <w:tcPr>
            <w:tcW w:w="1116" w:type="pct"/>
            <w:noWrap/>
            <w:hideMark/>
          </w:tcPr>
          <w:p w14:paraId="3517F91E" w14:textId="77777777" w:rsidR="00FF773A" w:rsidRPr="00711AF0" w:rsidRDefault="00FF773A" w:rsidP="00FF773A">
            <w:pPr>
              <w:overflowPunct/>
              <w:autoSpaceDE/>
              <w:autoSpaceDN/>
              <w:adjustRightInd/>
              <w:spacing w:line="360" w:lineRule="auto"/>
              <w:jc w:val="center"/>
              <w:textAlignment w:val="auto"/>
              <w:rPr>
                <w:rFonts w:ascii="Century Gothic" w:hAnsi="Century Gothic"/>
                <w:b/>
                <w:color w:val="C00000"/>
                <w:sz w:val="24"/>
                <w:szCs w:val="24"/>
              </w:rPr>
            </w:pPr>
            <w:r w:rsidRPr="00711AF0">
              <w:rPr>
                <w:rFonts w:ascii="Century Gothic" w:hAnsi="Century Gothic"/>
                <w:b/>
                <w:color w:val="C00000"/>
                <w:sz w:val="24"/>
                <w:szCs w:val="24"/>
              </w:rPr>
              <w:t>ABBREVIATION</w:t>
            </w:r>
          </w:p>
        </w:tc>
        <w:tc>
          <w:tcPr>
            <w:tcW w:w="3884" w:type="pct"/>
            <w:noWrap/>
            <w:hideMark/>
          </w:tcPr>
          <w:p w14:paraId="73BCCDCF" w14:textId="77777777" w:rsidR="00FF773A" w:rsidRPr="00711AF0" w:rsidRDefault="00FF773A" w:rsidP="00FF773A">
            <w:pPr>
              <w:overflowPunct/>
              <w:autoSpaceDE/>
              <w:autoSpaceDN/>
              <w:adjustRightInd/>
              <w:spacing w:line="360" w:lineRule="auto"/>
              <w:jc w:val="center"/>
              <w:textAlignment w:val="auto"/>
              <w:rPr>
                <w:rFonts w:ascii="Century Gothic" w:hAnsi="Century Gothic"/>
                <w:b/>
                <w:color w:val="C00000"/>
                <w:sz w:val="24"/>
                <w:szCs w:val="24"/>
              </w:rPr>
            </w:pPr>
            <w:r w:rsidRPr="00711AF0">
              <w:rPr>
                <w:rFonts w:ascii="Century Gothic" w:hAnsi="Century Gothic"/>
                <w:b/>
                <w:color w:val="C00000"/>
                <w:sz w:val="24"/>
                <w:szCs w:val="24"/>
              </w:rPr>
              <w:t>MEANING</w:t>
            </w:r>
          </w:p>
        </w:tc>
      </w:tr>
      <w:tr w:rsidR="00FF773A" w:rsidRPr="00711AF0" w14:paraId="57469242" w14:textId="77777777" w:rsidTr="00FF773A">
        <w:trPr>
          <w:trHeight w:val="315"/>
        </w:trPr>
        <w:tc>
          <w:tcPr>
            <w:tcW w:w="1116" w:type="pct"/>
            <w:noWrap/>
            <w:hideMark/>
          </w:tcPr>
          <w:p w14:paraId="3840093C"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DB/SL</w:t>
            </w:r>
          </w:p>
        </w:tc>
        <w:tc>
          <w:tcPr>
            <w:tcW w:w="3884" w:type="pct"/>
            <w:noWrap/>
            <w:hideMark/>
          </w:tcPr>
          <w:p w14:paraId="0BAF185E"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Declining-balance and Straight-line depreciation methods</w:t>
            </w:r>
          </w:p>
        </w:tc>
      </w:tr>
      <w:tr w:rsidR="00FF773A" w:rsidRPr="00711AF0" w14:paraId="52E050BD" w14:textId="77777777" w:rsidTr="00FF773A">
        <w:trPr>
          <w:trHeight w:val="300"/>
        </w:trPr>
        <w:tc>
          <w:tcPr>
            <w:tcW w:w="1116" w:type="pct"/>
            <w:noWrap/>
            <w:hideMark/>
          </w:tcPr>
          <w:p w14:paraId="4965CC16"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DYNASOFT</w:t>
            </w:r>
          </w:p>
        </w:tc>
        <w:tc>
          <w:tcPr>
            <w:tcW w:w="3884" w:type="pct"/>
            <w:noWrap/>
            <w:hideMark/>
          </w:tcPr>
          <w:p w14:paraId="61534739"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Dynasoft Business Solutions Ltd</w:t>
            </w:r>
          </w:p>
        </w:tc>
      </w:tr>
      <w:tr w:rsidR="00FF773A" w:rsidRPr="00711AF0" w14:paraId="0F26532A" w14:textId="77777777" w:rsidTr="00FF773A">
        <w:trPr>
          <w:trHeight w:val="300"/>
        </w:trPr>
        <w:tc>
          <w:tcPr>
            <w:tcW w:w="1116" w:type="pct"/>
            <w:noWrap/>
            <w:hideMark/>
          </w:tcPr>
          <w:p w14:paraId="0286463E"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FRD</w:t>
            </w:r>
          </w:p>
        </w:tc>
        <w:tc>
          <w:tcPr>
            <w:tcW w:w="3884" w:type="pct"/>
            <w:noWrap/>
            <w:hideMark/>
          </w:tcPr>
          <w:p w14:paraId="74417B5B"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Functional Requirements Document</w:t>
            </w:r>
          </w:p>
        </w:tc>
      </w:tr>
      <w:tr w:rsidR="00FF773A" w:rsidRPr="00711AF0" w14:paraId="696EEDC6" w14:textId="77777777" w:rsidTr="00FF773A">
        <w:trPr>
          <w:trHeight w:val="300"/>
        </w:trPr>
        <w:tc>
          <w:tcPr>
            <w:tcW w:w="1116" w:type="pct"/>
            <w:noWrap/>
            <w:hideMark/>
          </w:tcPr>
          <w:p w14:paraId="4C513B76"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G/L</w:t>
            </w:r>
          </w:p>
        </w:tc>
        <w:tc>
          <w:tcPr>
            <w:tcW w:w="3884" w:type="pct"/>
            <w:noWrap/>
            <w:hideMark/>
          </w:tcPr>
          <w:p w14:paraId="63630976"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General Ledger</w:t>
            </w:r>
          </w:p>
        </w:tc>
      </w:tr>
      <w:tr w:rsidR="00FF773A" w:rsidRPr="00711AF0" w14:paraId="46E147C8" w14:textId="77777777" w:rsidTr="00FF773A">
        <w:trPr>
          <w:trHeight w:val="300"/>
        </w:trPr>
        <w:tc>
          <w:tcPr>
            <w:tcW w:w="1116" w:type="pct"/>
            <w:noWrap/>
            <w:hideMark/>
          </w:tcPr>
          <w:p w14:paraId="0AA97BA4"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NAV</w:t>
            </w:r>
          </w:p>
        </w:tc>
        <w:tc>
          <w:tcPr>
            <w:tcW w:w="3884" w:type="pct"/>
            <w:noWrap/>
            <w:hideMark/>
          </w:tcPr>
          <w:p w14:paraId="22F9092A" w14:textId="1EB5F86C" w:rsidR="00FF773A" w:rsidRPr="00777635" w:rsidRDefault="00A90D45" w:rsidP="00FF773A">
            <w:pPr>
              <w:overflowPunct/>
              <w:autoSpaceDE/>
              <w:autoSpaceDN/>
              <w:adjustRightInd/>
              <w:spacing w:line="360" w:lineRule="auto"/>
              <w:textAlignment w:val="auto"/>
              <w:rPr>
                <w:rFonts w:ascii="Century Gothic" w:hAnsi="Century Gothic"/>
                <w:color w:val="000000"/>
                <w:sz w:val="22"/>
                <w:szCs w:val="22"/>
              </w:rPr>
            </w:pPr>
            <w:r>
              <w:rPr>
                <w:rFonts w:ascii="Century Gothic" w:hAnsi="Century Gothic"/>
                <w:color w:val="000000"/>
                <w:sz w:val="22"/>
                <w:szCs w:val="22"/>
              </w:rPr>
              <w:t>Microsoft Dynamics NAV 2018</w:t>
            </w:r>
          </w:p>
        </w:tc>
      </w:tr>
      <w:tr w:rsidR="00FF773A" w:rsidRPr="00711AF0" w14:paraId="0B8B593A" w14:textId="77777777" w:rsidTr="00FF773A">
        <w:trPr>
          <w:trHeight w:val="300"/>
        </w:trPr>
        <w:tc>
          <w:tcPr>
            <w:tcW w:w="1116" w:type="pct"/>
            <w:noWrap/>
            <w:hideMark/>
          </w:tcPr>
          <w:p w14:paraId="4B8B8DFC"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MS</w:t>
            </w:r>
          </w:p>
        </w:tc>
        <w:tc>
          <w:tcPr>
            <w:tcW w:w="3884" w:type="pct"/>
            <w:noWrap/>
            <w:hideMark/>
          </w:tcPr>
          <w:p w14:paraId="43D2DD94"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Microsoft</w:t>
            </w:r>
          </w:p>
        </w:tc>
      </w:tr>
      <w:tr w:rsidR="00FF773A" w:rsidRPr="00711AF0" w14:paraId="1B0B9330" w14:textId="77777777" w:rsidTr="00FF773A">
        <w:trPr>
          <w:trHeight w:val="300"/>
        </w:trPr>
        <w:tc>
          <w:tcPr>
            <w:tcW w:w="1116" w:type="pct"/>
            <w:noWrap/>
            <w:hideMark/>
          </w:tcPr>
          <w:p w14:paraId="7DA039BF"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 xml:space="preserve">P&amp;L </w:t>
            </w:r>
          </w:p>
        </w:tc>
        <w:tc>
          <w:tcPr>
            <w:tcW w:w="3884" w:type="pct"/>
            <w:noWrap/>
            <w:hideMark/>
          </w:tcPr>
          <w:p w14:paraId="06D4569E"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Profit and loss Statement</w:t>
            </w:r>
          </w:p>
        </w:tc>
      </w:tr>
      <w:tr w:rsidR="00FF773A" w:rsidRPr="00711AF0" w14:paraId="61A57658" w14:textId="77777777" w:rsidTr="00FF773A">
        <w:trPr>
          <w:trHeight w:val="300"/>
        </w:trPr>
        <w:tc>
          <w:tcPr>
            <w:tcW w:w="1116" w:type="pct"/>
            <w:noWrap/>
            <w:hideMark/>
          </w:tcPr>
          <w:p w14:paraId="261A5D39"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RAS</w:t>
            </w:r>
          </w:p>
        </w:tc>
        <w:tc>
          <w:tcPr>
            <w:tcW w:w="3884" w:type="pct"/>
            <w:noWrap/>
            <w:hideMark/>
          </w:tcPr>
          <w:p w14:paraId="5C7723CE"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Requirements Analysis and Specification</w:t>
            </w:r>
          </w:p>
        </w:tc>
      </w:tr>
      <w:tr w:rsidR="00FF773A" w:rsidRPr="00711AF0" w14:paraId="4AC67406" w14:textId="77777777" w:rsidTr="00FF773A">
        <w:trPr>
          <w:trHeight w:val="300"/>
        </w:trPr>
        <w:tc>
          <w:tcPr>
            <w:tcW w:w="1116" w:type="pct"/>
            <w:noWrap/>
            <w:hideMark/>
          </w:tcPr>
          <w:p w14:paraId="23B9E603"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KRA</w:t>
            </w:r>
          </w:p>
        </w:tc>
        <w:tc>
          <w:tcPr>
            <w:tcW w:w="3884" w:type="pct"/>
            <w:noWrap/>
            <w:hideMark/>
          </w:tcPr>
          <w:p w14:paraId="2DB9C4FA"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Kenya Revenue Authority</w:t>
            </w:r>
          </w:p>
        </w:tc>
      </w:tr>
      <w:tr w:rsidR="00FF773A" w:rsidRPr="00711AF0" w14:paraId="4ACF4DE3" w14:textId="77777777" w:rsidTr="00FF773A">
        <w:trPr>
          <w:trHeight w:val="300"/>
        </w:trPr>
        <w:tc>
          <w:tcPr>
            <w:tcW w:w="1116" w:type="pct"/>
            <w:noWrap/>
            <w:hideMark/>
          </w:tcPr>
          <w:p w14:paraId="3A5DF5C7"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SQL</w:t>
            </w:r>
          </w:p>
        </w:tc>
        <w:tc>
          <w:tcPr>
            <w:tcW w:w="3884" w:type="pct"/>
            <w:noWrap/>
            <w:hideMark/>
          </w:tcPr>
          <w:p w14:paraId="41AAA6D7"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Structured query Language</w:t>
            </w:r>
          </w:p>
        </w:tc>
      </w:tr>
      <w:tr w:rsidR="00FF773A" w:rsidRPr="00711AF0" w14:paraId="20CDAA76" w14:textId="77777777" w:rsidTr="00FF773A">
        <w:trPr>
          <w:trHeight w:val="300"/>
        </w:trPr>
        <w:tc>
          <w:tcPr>
            <w:tcW w:w="1116" w:type="pct"/>
            <w:noWrap/>
            <w:hideMark/>
          </w:tcPr>
          <w:p w14:paraId="0DEBD7C2"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VAT</w:t>
            </w:r>
          </w:p>
        </w:tc>
        <w:tc>
          <w:tcPr>
            <w:tcW w:w="3884" w:type="pct"/>
            <w:noWrap/>
            <w:hideMark/>
          </w:tcPr>
          <w:p w14:paraId="2BC0DC3C"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Value Added Tax</w:t>
            </w:r>
          </w:p>
        </w:tc>
      </w:tr>
      <w:tr w:rsidR="00FF773A" w:rsidRPr="00711AF0" w14:paraId="4A3921A7" w14:textId="77777777" w:rsidTr="00FF773A">
        <w:trPr>
          <w:trHeight w:val="300"/>
        </w:trPr>
        <w:tc>
          <w:tcPr>
            <w:tcW w:w="1116" w:type="pct"/>
            <w:noWrap/>
          </w:tcPr>
          <w:p w14:paraId="0D114158"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WIP</w:t>
            </w:r>
          </w:p>
        </w:tc>
        <w:tc>
          <w:tcPr>
            <w:tcW w:w="3884" w:type="pct"/>
            <w:noWrap/>
          </w:tcPr>
          <w:p w14:paraId="6A048397" w14:textId="77777777" w:rsidR="00FF773A" w:rsidRPr="00777635" w:rsidRDefault="00FF773A" w:rsidP="00FF773A">
            <w:pPr>
              <w:overflowPunct/>
              <w:autoSpaceDE/>
              <w:autoSpaceDN/>
              <w:adjustRightInd/>
              <w:spacing w:line="360" w:lineRule="auto"/>
              <w:textAlignment w:val="auto"/>
              <w:rPr>
                <w:rFonts w:ascii="Century Gothic" w:hAnsi="Century Gothic"/>
                <w:color w:val="000000"/>
                <w:sz w:val="22"/>
                <w:szCs w:val="22"/>
              </w:rPr>
            </w:pPr>
            <w:r w:rsidRPr="00777635">
              <w:rPr>
                <w:rFonts w:ascii="Century Gothic" w:hAnsi="Century Gothic"/>
                <w:color w:val="000000"/>
                <w:sz w:val="22"/>
                <w:szCs w:val="22"/>
              </w:rPr>
              <w:t>Work In Progress</w:t>
            </w:r>
          </w:p>
        </w:tc>
      </w:tr>
    </w:tbl>
    <w:p w14:paraId="0CCCEFCB" w14:textId="77777777" w:rsidR="00FF773A" w:rsidRPr="00711AF0" w:rsidRDefault="00FF773A" w:rsidP="00FF773A">
      <w:pPr>
        <w:spacing w:line="360" w:lineRule="auto"/>
        <w:jc w:val="center"/>
        <w:rPr>
          <w:rFonts w:ascii="Century Gothic" w:hAnsi="Century Gothic"/>
          <w:sz w:val="24"/>
          <w:szCs w:val="24"/>
        </w:rPr>
      </w:pPr>
    </w:p>
    <w:p w14:paraId="2D17F658" w14:textId="77777777" w:rsidR="00FF773A" w:rsidRPr="00711AF0" w:rsidRDefault="00FF773A" w:rsidP="00FF773A">
      <w:pPr>
        <w:spacing w:line="360" w:lineRule="auto"/>
        <w:rPr>
          <w:rFonts w:ascii="Century Gothic" w:hAnsi="Century Gothic"/>
          <w:sz w:val="24"/>
          <w:szCs w:val="24"/>
        </w:rPr>
      </w:pPr>
    </w:p>
    <w:p w14:paraId="0B525F45" w14:textId="77777777" w:rsidR="00FF773A" w:rsidRPr="00711AF0" w:rsidRDefault="00FF773A" w:rsidP="00FF773A">
      <w:pPr>
        <w:spacing w:line="360" w:lineRule="auto"/>
        <w:rPr>
          <w:rFonts w:ascii="Century Gothic" w:hAnsi="Century Gothic"/>
          <w:sz w:val="24"/>
          <w:szCs w:val="24"/>
        </w:rPr>
      </w:pPr>
    </w:p>
    <w:p w14:paraId="721D909D" w14:textId="77777777" w:rsidR="00FF773A" w:rsidRPr="00711AF0" w:rsidRDefault="00FF773A" w:rsidP="00FF773A">
      <w:pPr>
        <w:spacing w:line="360" w:lineRule="auto"/>
        <w:rPr>
          <w:rFonts w:ascii="Century Gothic" w:hAnsi="Century Gothic"/>
          <w:sz w:val="24"/>
          <w:szCs w:val="24"/>
        </w:rPr>
      </w:pPr>
    </w:p>
    <w:p w14:paraId="7341B9DD" w14:textId="77777777" w:rsidR="00FF773A" w:rsidRPr="00711AF0" w:rsidRDefault="00FF773A" w:rsidP="00FF773A">
      <w:pPr>
        <w:spacing w:line="360" w:lineRule="auto"/>
        <w:rPr>
          <w:rFonts w:ascii="Century Gothic" w:hAnsi="Century Gothic"/>
          <w:sz w:val="24"/>
          <w:szCs w:val="24"/>
        </w:rPr>
      </w:pPr>
    </w:p>
    <w:p w14:paraId="3B84439A" w14:textId="77777777" w:rsidR="00FF773A" w:rsidRPr="00711AF0" w:rsidRDefault="00FF773A" w:rsidP="00FF773A">
      <w:pPr>
        <w:spacing w:line="360" w:lineRule="auto"/>
        <w:rPr>
          <w:rFonts w:ascii="Century Gothic" w:hAnsi="Century Gothic"/>
          <w:sz w:val="24"/>
          <w:szCs w:val="24"/>
        </w:rPr>
      </w:pPr>
    </w:p>
    <w:p w14:paraId="5C224F93" w14:textId="77777777" w:rsidR="00FF773A" w:rsidRDefault="00FF773A" w:rsidP="00FF773A">
      <w:pPr>
        <w:spacing w:line="360" w:lineRule="auto"/>
        <w:rPr>
          <w:rFonts w:ascii="Century Gothic" w:hAnsi="Century Gothic"/>
          <w:sz w:val="24"/>
          <w:szCs w:val="24"/>
        </w:rPr>
      </w:pPr>
    </w:p>
    <w:p w14:paraId="2B539212" w14:textId="77777777" w:rsidR="00FF773A" w:rsidRPr="00711AF0" w:rsidRDefault="00FF773A" w:rsidP="00FF773A">
      <w:pPr>
        <w:spacing w:line="360" w:lineRule="auto"/>
        <w:rPr>
          <w:rFonts w:ascii="Century Gothic" w:hAnsi="Century Gothic"/>
          <w:sz w:val="24"/>
          <w:szCs w:val="24"/>
        </w:rPr>
      </w:pPr>
    </w:p>
    <w:p w14:paraId="401783F2" w14:textId="77777777" w:rsidR="00FF773A" w:rsidRPr="00711AF0" w:rsidRDefault="00FF773A" w:rsidP="00FF773A">
      <w:pPr>
        <w:spacing w:line="360" w:lineRule="auto"/>
        <w:rPr>
          <w:rFonts w:ascii="Century Gothic" w:hAnsi="Century Gothic"/>
          <w:sz w:val="24"/>
          <w:szCs w:val="24"/>
        </w:rPr>
      </w:pPr>
    </w:p>
    <w:p w14:paraId="5CFC6DD0" w14:textId="77777777" w:rsidR="003B634E" w:rsidRDefault="003B634E" w:rsidP="00FF773A">
      <w:pPr>
        <w:pStyle w:val="NormalWeb"/>
        <w:jc w:val="center"/>
        <w:outlineLvl w:val="0"/>
        <w:rPr>
          <w:rFonts w:ascii="Century Gothic" w:hAnsi="Century Gothic"/>
          <w:b/>
          <w:bCs/>
          <w:noProof/>
          <w:sz w:val="36"/>
          <w:szCs w:val="36"/>
          <w:lang w:val="sw-KE" w:eastAsia="sw-KE"/>
        </w:rPr>
      </w:pPr>
      <w:r>
        <w:rPr>
          <w:rFonts w:ascii="Century Gothic" w:hAnsi="Century Gothic"/>
          <w:b/>
          <w:bCs/>
          <w:noProof/>
          <w:sz w:val="36"/>
          <w:szCs w:val="36"/>
          <w:lang w:val="sw-KE" w:eastAsia="sw-KE"/>
        </w:rPr>
        <w:br w:type="page"/>
      </w:r>
    </w:p>
    <w:bookmarkStart w:id="118" w:name="_Toc535316412"/>
    <w:p w14:paraId="612DB8B9" w14:textId="356ACB0C" w:rsidR="00FF773A" w:rsidRPr="00777635" w:rsidRDefault="00FF773A" w:rsidP="00FF773A">
      <w:pPr>
        <w:pStyle w:val="NormalWeb"/>
        <w:jc w:val="center"/>
        <w:outlineLvl w:val="0"/>
        <w:rPr>
          <w:rFonts w:ascii="Century Gothic" w:hAnsi="Century Gothic"/>
          <w:b/>
          <w:bCs/>
          <w:sz w:val="36"/>
          <w:szCs w:val="36"/>
        </w:rPr>
      </w:pPr>
      <w:r w:rsidRPr="00777635">
        <w:rPr>
          <w:rFonts w:ascii="Century Gothic" w:hAnsi="Century Gothic"/>
          <w:b/>
          <w:bCs/>
          <w:noProof/>
          <w:sz w:val="36"/>
          <w:szCs w:val="36"/>
        </w:rPr>
        <w:lastRenderedPageBreak/>
        <mc:AlternateContent>
          <mc:Choice Requires="wps">
            <w:drawing>
              <wp:anchor distT="0" distB="0" distL="114300" distR="114300" simplePos="0" relativeHeight="251662336" behindDoc="0" locked="0" layoutInCell="1" allowOverlap="1" wp14:anchorId="1C2DE626" wp14:editId="27E2F2FC">
                <wp:simplePos x="0" y="0"/>
                <wp:positionH relativeFrom="column">
                  <wp:posOffset>-523875</wp:posOffset>
                </wp:positionH>
                <wp:positionV relativeFrom="paragraph">
                  <wp:posOffset>304800</wp:posOffset>
                </wp:positionV>
                <wp:extent cx="7029450" cy="0"/>
                <wp:effectExtent l="9525" t="15240" r="28575" b="41910"/>
                <wp:wrapNone/>
                <wp:docPr id="22"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29450" cy="0"/>
                        </a:xfrm>
                        <a:prstGeom prst="straightConnector1">
                          <a:avLst/>
                        </a:prstGeom>
                        <a:noFill/>
                        <a:ln w="19050">
                          <a:solidFill>
                            <a:srgbClr val="C00000"/>
                          </a:solidFill>
                          <a:round/>
                          <a:headEnd/>
                          <a:tailEnd/>
                        </a:ln>
                        <a:effectLst>
                          <a:outerShdw dist="28398" dir="3806097" algn="ctr" rotWithShape="0">
                            <a:srgbClr val="205867">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A2506F2" id="AutoShape 19" o:spid="_x0000_s1026" type="#_x0000_t32" style="position:absolute;margin-left:-41.25pt;margin-top:24pt;width:553.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" strokecolor="#c00000" strokeweight="1.5pt">
                <v:shadow on="t" color="#205867" opacity=".5" offset="1pt"/>
              </v:shape>
            </w:pict>
          </mc:Fallback>
        </mc:AlternateContent>
      </w:r>
      <w:bookmarkStart w:id="119" w:name="_Toc306664540"/>
      <w:bookmarkStart w:id="120" w:name="_Toc306664570"/>
      <w:bookmarkStart w:id="121" w:name="_Toc306664662"/>
      <w:r w:rsidRPr="00777635">
        <w:rPr>
          <w:rFonts w:ascii="Century Gothic" w:hAnsi="Century Gothic"/>
          <w:b/>
          <w:bCs/>
          <w:noProof/>
          <w:sz w:val="36"/>
          <w:szCs w:val="36"/>
          <w:lang w:val="sw-KE" w:eastAsia="sw-KE"/>
        </w:rPr>
        <w:t>PROJECT DEFINITION</w:t>
      </w:r>
      <w:bookmarkEnd w:id="119"/>
      <w:bookmarkEnd w:id="120"/>
      <w:bookmarkEnd w:id="121"/>
      <w:bookmarkEnd w:id="118"/>
    </w:p>
    <w:tbl>
      <w:tblPr>
        <w:tblW w:w="10268" w:type="dxa"/>
        <w:jc w:val="center"/>
        <w:tblCellSpacing w:w="7" w:type="dxa"/>
        <w:tblBorders>
          <w:top w:val="outset" w:sz="6" w:space="0" w:color="auto"/>
          <w:left w:val="outset" w:sz="6" w:space="0" w:color="auto"/>
          <w:bottom w:val="outset" w:sz="6" w:space="0" w:color="auto"/>
          <w:right w:val="outset" w:sz="6" w:space="0" w:color="auto"/>
        </w:tblBorders>
        <w:tblCellMar>
          <w:top w:w="105" w:type="dxa"/>
          <w:left w:w="105" w:type="dxa"/>
          <w:bottom w:w="105" w:type="dxa"/>
          <w:right w:w="105" w:type="dxa"/>
        </w:tblCellMar>
        <w:tblLook w:val="0000" w:firstRow="0" w:lastRow="0" w:firstColumn="0" w:lastColumn="0" w:noHBand="0" w:noVBand="0"/>
      </w:tblPr>
      <w:tblGrid>
        <w:gridCol w:w="4815"/>
        <w:gridCol w:w="5453"/>
      </w:tblGrid>
      <w:tr w:rsidR="00FF773A" w:rsidRPr="00711AF0" w14:paraId="5B9E3843" w14:textId="77777777" w:rsidTr="000422F9">
        <w:trPr>
          <w:trHeight w:val="495"/>
          <w:tblCellSpacing w:w="7" w:type="dxa"/>
          <w:jc w:val="center"/>
        </w:trPr>
        <w:tc>
          <w:tcPr>
            <w:tcW w:w="2337" w:type="pct"/>
            <w:tcBorders>
              <w:top w:val="outset" w:sz="6" w:space="0" w:color="auto"/>
              <w:left w:val="outset" w:sz="6" w:space="0" w:color="auto"/>
              <w:bottom w:val="outset" w:sz="6" w:space="0" w:color="auto"/>
              <w:right w:val="outset" w:sz="6" w:space="0" w:color="auto"/>
            </w:tcBorders>
            <w:shd w:val="clear" w:color="auto" w:fill="F2F2F2"/>
          </w:tcPr>
          <w:p w14:paraId="56BCE19D" w14:textId="77777777" w:rsidR="00FF773A" w:rsidRPr="00711AF0" w:rsidRDefault="00FF773A" w:rsidP="00FF773A">
            <w:pPr>
              <w:rPr>
                <w:rFonts w:ascii="Century Gothic" w:hAnsi="Century Gothic" w:cs="Arial"/>
                <w:b/>
                <w:color w:val="C00000"/>
              </w:rPr>
            </w:pPr>
            <w:bookmarkStart w:id="122" w:name="_Toc306664541"/>
            <w:bookmarkStart w:id="123" w:name="_Toc306664571"/>
            <w:bookmarkStart w:id="124" w:name="_Toc306664663"/>
            <w:r w:rsidRPr="00711AF0">
              <w:rPr>
                <w:rFonts w:ascii="Century Gothic" w:hAnsi="Century Gothic" w:cs="Arial"/>
                <w:b/>
                <w:color w:val="C00000"/>
              </w:rPr>
              <w:t xml:space="preserve">PROJECT NAME:  </w:t>
            </w:r>
          </w:p>
          <w:p w14:paraId="2728261E" w14:textId="63EF5B52" w:rsidR="00FF773A" w:rsidRPr="00711AF0" w:rsidRDefault="00FF773A" w:rsidP="00FF773A">
            <w:pPr>
              <w:rPr>
                <w:rFonts w:ascii="Century Gothic" w:hAnsi="Century Gothic" w:cs="Arial"/>
                <w:b/>
              </w:rPr>
            </w:pPr>
            <w:r w:rsidRPr="00711AF0">
              <w:rPr>
                <w:rFonts w:ascii="Century Gothic" w:eastAsiaTheme="majorEastAsia" w:hAnsi="Century Gothic" w:cs="Segoe UI"/>
                <w:b/>
              </w:rPr>
              <w:t xml:space="preserve">Supply, installation, implementation, testing, training and commissioning of </w:t>
            </w:r>
            <w:r w:rsidR="002C4127" w:rsidRPr="002C4127">
              <w:rPr>
                <w:rFonts w:ascii="Century Gothic" w:eastAsiaTheme="minorHAnsi" w:hAnsi="Century Gothic" w:cs="Century Gothic"/>
                <w:b/>
                <w:bCs/>
                <w:lang w:val="en-GB"/>
              </w:rPr>
              <w:t xml:space="preserve">an </w:t>
            </w:r>
            <w:ins w:id="125" w:author="Ruth Machira" w:date="2018-10-23T14:42:00Z">
              <w:r w:rsidR="002C4127" w:rsidRPr="002C4127">
                <w:rPr>
                  <w:rFonts w:ascii="Century Gothic" w:eastAsiaTheme="majorEastAsia" w:hAnsi="Century Gothic" w:cs="Arial"/>
                  <w:b/>
                </w:rPr>
                <w:t xml:space="preserve">integrated management information </w:t>
              </w:r>
            </w:ins>
            <w:ins w:id="126" w:author="Ruth Machira" w:date="2018-10-23T16:23:00Z">
              <w:r w:rsidR="002C4127" w:rsidRPr="002C4127">
                <w:rPr>
                  <w:rFonts w:ascii="Century Gothic" w:eastAsiaTheme="majorEastAsia" w:hAnsi="Century Gothic" w:cs="Arial"/>
                  <w:b/>
                </w:rPr>
                <w:t>system</w:t>
              </w:r>
            </w:ins>
          </w:p>
        </w:tc>
        <w:tc>
          <w:tcPr>
            <w:tcW w:w="2642" w:type="pct"/>
            <w:vMerge w:val="restart"/>
            <w:tcBorders>
              <w:top w:val="outset" w:sz="6" w:space="0" w:color="auto"/>
              <w:left w:val="outset" w:sz="6" w:space="0" w:color="auto"/>
              <w:bottom w:val="outset" w:sz="6" w:space="0" w:color="auto"/>
              <w:right w:val="outset" w:sz="6" w:space="0" w:color="auto"/>
            </w:tcBorders>
            <w:shd w:val="clear" w:color="auto" w:fill="FFFFFF"/>
          </w:tcPr>
          <w:p w14:paraId="4A4B1DD2" w14:textId="77777777" w:rsidR="00FF773A" w:rsidRDefault="00FF773A" w:rsidP="00FF773A">
            <w:pPr>
              <w:pStyle w:val="NormalWeb"/>
              <w:rPr>
                <w:rFonts w:ascii="Century Gothic" w:hAnsi="Century Gothic" w:cs="Arial"/>
                <w:b/>
                <w:color w:val="C00000"/>
                <w:sz w:val="20"/>
                <w:szCs w:val="20"/>
              </w:rPr>
            </w:pPr>
            <w:r w:rsidRPr="00711AF0">
              <w:rPr>
                <w:rFonts w:ascii="Century Gothic" w:hAnsi="Century Gothic" w:cs="Arial"/>
                <w:b/>
                <w:color w:val="C00000"/>
                <w:sz w:val="20"/>
                <w:szCs w:val="20"/>
              </w:rPr>
              <w:t xml:space="preserve">CLIENT: </w:t>
            </w:r>
          </w:p>
          <w:p w14:paraId="6FC4617F" w14:textId="77777777" w:rsidR="00A45C2B" w:rsidRPr="0035018C" w:rsidRDefault="00A45C2B" w:rsidP="00A45C2B">
            <w:pPr>
              <w:spacing w:line="276" w:lineRule="auto"/>
              <w:rPr>
                <w:rFonts w:ascii="Century Gothic" w:hAnsi="Century Gothic" w:cs="Segoe UI"/>
                <w:bCs/>
                <w:noProof/>
                <w:color w:val="000000"/>
              </w:rPr>
            </w:pPr>
            <w:del w:id="127" w:author="Stephen Ushindi" w:date="2018-07-31T07:38:00Z">
              <w:r w:rsidRPr="0035018C" w:rsidDel="00944A2E">
                <w:rPr>
                  <w:rFonts w:ascii="Century Gothic" w:hAnsi="Century Gothic" w:cs="Segoe UI"/>
                  <w:bCs/>
                  <w:noProof/>
                  <w:color w:val="000000"/>
                </w:rPr>
                <w:delText>MORAN PUBLISHERS</w:delText>
              </w:r>
            </w:del>
            <w:ins w:id="128" w:author="Stephen Ushindi" w:date="2018-07-31T07:38:00Z">
              <w:del w:id="129" w:author="Ruth Machira" w:date="2018-10-23T14:43:00Z">
                <w:r w:rsidDel="000A0488">
                  <w:rPr>
                    <w:rFonts w:ascii="Century Gothic" w:hAnsi="Century Gothic" w:cs="Segoe UI"/>
                    <w:bCs/>
                    <w:noProof/>
                    <w:color w:val="000000"/>
                  </w:rPr>
                  <w:delText>MORAN (E.A) PUBLISHERS LTD</w:delText>
                </w:r>
              </w:del>
            </w:ins>
            <w:ins w:id="130" w:author="Ruth Machira" w:date="2018-10-23T14:43:00Z">
              <w:r>
                <w:rPr>
                  <w:rFonts w:ascii="Century Gothic" w:hAnsi="Century Gothic" w:cs="Segoe UI"/>
                  <w:bCs/>
                  <w:noProof/>
                  <w:color w:val="000000"/>
                </w:rPr>
                <w:t>COMMISION FOR UNIVE</w:t>
              </w:r>
            </w:ins>
            <w:r>
              <w:rPr>
                <w:rFonts w:ascii="Century Gothic" w:hAnsi="Century Gothic" w:cs="Segoe UI"/>
                <w:bCs/>
                <w:noProof/>
                <w:color w:val="000000"/>
              </w:rPr>
              <w:t>R</w:t>
            </w:r>
            <w:ins w:id="131" w:author="Ruth Machira" w:date="2018-10-23T14:43:00Z">
              <w:r>
                <w:rPr>
                  <w:rFonts w:ascii="Century Gothic" w:hAnsi="Century Gothic" w:cs="Segoe UI"/>
                  <w:bCs/>
                  <w:noProof/>
                  <w:color w:val="000000"/>
                </w:rPr>
                <w:t>SITY EDUCATION</w:t>
              </w:r>
            </w:ins>
          </w:p>
          <w:p w14:paraId="5BDD3035" w14:textId="77777777" w:rsidR="00A45C2B" w:rsidRPr="0035018C" w:rsidRDefault="00A45C2B" w:rsidP="00A45C2B">
            <w:pPr>
              <w:spacing w:line="276" w:lineRule="auto"/>
              <w:rPr>
                <w:rFonts w:ascii="Century Gothic" w:eastAsiaTheme="majorEastAsia" w:hAnsi="Century Gothic" w:cs="Segoe UI"/>
                <w:bCs/>
                <w:color w:val="000000"/>
              </w:rPr>
            </w:pPr>
            <w:del w:id="132" w:author="Ruth Machira" w:date="2018-10-23T14:43:00Z">
              <w:r w:rsidRPr="0035018C" w:rsidDel="000A0488">
                <w:rPr>
                  <w:rFonts w:ascii="Century Gothic" w:hAnsi="Century Gothic" w:cs="Segoe UI"/>
                  <w:bCs/>
                  <w:color w:val="000000"/>
                </w:rPr>
                <w:delText>JUDDA COMPLEX, FOREST ROAD</w:delText>
              </w:r>
            </w:del>
            <w:ins w:id="133" w:author="Ruth Machira" w:date="2018-10-23T14:43:00Z">
              <w:r>
                <w:rPr>
                  <w:rFonts w:ascii="Century Gothic" w:hAnsi="Century Gothic" w:cs="Segoe UI"/>
                  <w:bCs/>
                  <w:color w:val="000000"/>
                </w:rPr>
                <w:t xml:space="preserve">Redhill </w:t>
              </w:r>
            </w:ins>
            <w:ins w:id="134" w:author="Ruth Machira" w:date="2018-10-23T14:44:00Z">
              <w:r>
                <w:rPr>
                  <w:rFonts w:ascii="Century Gothic" w:hAnsi="Century Gothic" w:cs="Segoe UI"/>
                  <w:bCs/>
                  <w:color w:val="000000"/>
                </w:rPr>
                <w:t>Rd. Off Limuru Rd. Gigiri</w:t>
              </w:r>
            </w:ins>
          </w:p>
          <w:p w14:paraId="4182481B" w14:textId="77777777" w:rsidR="00FD6B61" w:rsidRDefault="00A45C2B" w:rsidP="00FD6B61">
            <w:pPr>
              <w:spacing w:line="276" w:lineRule="auto"/>
              <w:rPr>
                <w:rFonts w:ascii="Century Gothic" w:eastAsiaTheme="majorEastAsia" w:hAnsi="Century Gothic" w:cs="Segoe UI"/>
                <w:bCs/>
                <w:color w:val="000000"/>
              </w:rPr>
            </w:pPr>
            <w:r w:rsidRPr="0035018C">
              <w:rPr>
                <w:rFonts w:ascii="Century Gothic" w:eastAsiaTheme="majorEastAsia" w:hAnsi="Century Gothic" w:cs="Segoe UI"/>
                <w:bCs/>
                <w:color w:val="000000"/>
              </w:rPr>
              <w:t xml:space="preserve">P.O. BOX </w:t>
            </w:r>
            <w:del w:id="135" w:author="Ruth Machira" w:date="2018-10-23T14:44:00Z">
              <w:r w:rsidRPr="0035018C" w:rsidDel="000A0488">
                <w:rPr>
                  <w:rFonts w:ascii="Century Gothic" w:eastAsiaTheme="majorEastAsia" w:hAnsi="Century Gothic" w:cs="Segoe UI"/>
                  <w:bCs/>
                  <w:color w:val="000000"/>
                </w:rPr>
                <w:delText>30797-00100</w:delText>
              </w:r>
            </w:del>
            <w:ins w:id="136" w:author="Ruth Machira" w:date="2018-10-23T14:44:00Z">
              <w:r>
                <w:rPr>
                  <w:rFonts w:ascii="Century Gothic" w:eastAsiaTheme="majorEastAsia" w:hAnsi="Century Gothic" w:cs="Segoe UI"/>
                  <w:bCs/>
                  <w:color w:val="000000"/>
                </w:rPr>
                <w:t>54999-00200</w:t>
              </w:r>
            </w:ins>
          </w:p>
          <w:p w14:paraId="4A55A8BF" w14:textId="77777777" w:rsidR="00FD6B61" w:rsidRDefault="00FD6B61" w:rsidP="00FD6B61">
            <w:pPr>
              <w:spacing w:line="276" w:lineRule="auto"/>
              <w:rPr>
                <w:rFonts w:ascii="Century Gothic" w:eastAsiaTheme="majorEastAsia" w:hAnsi="Century Gothic" w:cs="Segoe UI"/>
                <w:bCs/>
                <w:color w:val="000000"/>
              </w:rPr>
            </w:pPr>
          </w:p>
          <w:p w14:paraId="65919C56" w14:textId="5470E259" w:rsidR="00FF773A" w:rsidRPr="00FD6B61" w:rsidRDefault="00FF773A" w:rsidP="00FD6B61">
            <w:pPr>
              <w:spacing w:line="276" w:lineRule="auto"/>
              <w:rPr>
                <w:rFonts w:ascii="Century Gothic" w:eastAsiaTheme="majorEastAsia" w:hAnsi="Century Gothic" w:cs="Segoe UI"/>
                <w:bCs/>
                <w:color w:val="000000"/>
              </w:rPr>
            </w:pPr>
            <w:r w:rsidRPr="00711AF0">
              <w:rPr>
                <w:rFonts w:ascii="Century Gothic" w:hAnsi="Century Gothic" w:cs="Arial"/>
                <w:b/>
                <w:color w:val="C00000"/>
              </w:rPr>
              <w:t>ERP SYSTEMS CONSULTANT:</w:t>
            </w:r>
          </w:p>
          <w:p w14:paraId="05D38FB4" w14:textId="77777777" w:rsidR="005C091F" w:rsidRPr="0035018C" w:rsidRDefault="005C091F" w:rsidP="005C091F">
            <w:pPr>
              <w:pStyle w:val="NormalWeb"/>
              <w:spacing w:line="360" w:lineRule="auto"/>
              <w:rPr>
                <w:rFonts w:ascii="Century Gothic" w:hAnsi="Century Gothic" w:cs="Arial"/>
                <w:sz w:val="22"/>
                <w:szCs w:val="22"/>
              </w:rPr>
            </w:pPr>
            <w:r w:rsidRPr="0035018C">
              <w:rPr>
                <w:rFonts w:ascii="Century Gothic" w:hAnsi="Century Gothic" w:cs="Arial"/>
                <w:sz w:val="22"/>
                <w:szCs w:val="22"/>
              </w:rPr>
              <w:t>Dynasoft Business Solutions Ltd</w:t>
            </w:r>
          </w:p>
          <w:p w14:paraId="203C8EC9" w14:textId="77777777" w:rsidR="005C091F" w:rsidRPr="0035018C" w:rsidRDefault="005C091F" w:rsidP="005C091F">
            <w:pPr>
              <w:pStyle w:val="NormalWeb"/>
              <w:spacing w:line="360" w:lineRule="auto"/>
              <w:rPr>
                <w:rFonts w:ascii="Century Gothic" w:hAnsi="Century Gothic" w:cs="Arial"/>
                <w:sz w:val="22"/>
                <w:szCs w:val="22"/>
              </w:rPr>
            </w:pPr>
            <w:r w:rsidRPr="0035018C">
              <w:rPr>
                <w:rFonts w:ascii="Century Gothic" w:hAnsi="Century Gothic" w:cs="Arial"/>
                <w:sz w:val="22"/>
                <w:szCs w:val="22"/>
              </w:rPr>
              <w:t xml:space="preserve">West End Place, </w:t>
            </w:r>
            <w:r>
              <w:rPr>
                <w:rFonts w:ascii="Century Gothic" w:hAnsi="Century Gothic" w:cs="Arial"/>
                <w:sz w:val="22"/>
                <w:szCs w:val="22"/>
              </w:rPr>
              <w:t>3</w:t>
            </w:r>
            <w:r w:rsidRPr="008702F6">
              <w:rPr>
                <w:rFonts w:ascii="Century Gothic" w:hAnsi="Century Gothic" w:cs="Arial"/>
                <w:sz w:val="22"/>
                <w:szCs w:val="22"/>
                <w:vertAlign w:val="superscript"/>
              </w:rPr>
              <w:t>rd</w:t>
            </w:r>
            <w:r>
              <w:rPr>
                <w:rFonts w:ascii="Century Gothic" w:hAnsi="Century Gothic" w:cs="Arial"/>
                <w:sz w:val="22"/>
                <w:szCs w:val="22"/>
              </w:rPr>
              <w:t xml:space="preserve"> </w:t>
            </w:r>
            <w:r w:rsidRPr="0035018C">
              <w:rPr>
                <w:rFonts w:ascii="Century Gothic" w:hAnsi="Century Gothic" w:cs="Arial"/>
                <w:sz w:val="22"/>
                <w:szCs w:val="22"/>
              </w:rPr>
              <w:t>Floor, Off Langata Road</w:t>
            </w:r>
          </w:p>
          <w:p w14:paraId="33DDB60F" w14:textId="4E3E76CE" w:rsidR="00FF773A" w:rsidRPr="00711AF0" w:rsidRDefault="005C091F" w:rsidP="005C091F">
            <w:pPr>
              <w:pStyle w:val="NormalWeb"/>
              <w:rPr>
                <w:rFonts w:ascii="Century Gothic" w:hAnsi="Century Gothic" w:cs="Arial"/>
                <w:sz w:val="20"/>
                <w:szCs w:val="20"/>
              </w:rPr>
            </w:pPr>
            <w:r w:rsidRPr="0035018C">
              <w:rPr>
                <w:rFonts w:ascii="Century Gothic" w:hAnsi="Century Gothic" w:cs="Arial"/>
                <w:sz w:val="22"/>
                <w:szCs w:val="22"/>
              </w:rPr>
              <w:t>P.O. Box 3209-00506 Nairobi-Kenya</w:t>
            </w:r>
          </w:p>
        </w:tc>
      </w:tr>
      <w:tr w:rsidR="00FF773A" w:rsidRPr="00711AF0" w14:paraId="1CB2507C" w14:textId="77777777" w:rsidTr="000422F9">
        <w:trPr>
          <w:trHeight w:val="2176"/>
          <w:tblCellSpacing w:w="7" w:type="dxa"/>
          <w:jc w:val="center"/>
        </w:trPr>
        <w:tc>
          <w:tcPr>
            <w:tcW w:w="2337" w:type="pct"/>
            <w:tcBorders>
              <w:top w:val="outset" w:sz="6" w:space="0" w:color="auto"/>
              <w:left w:val="outset" w:sz="6" w:space="0" w:color="auto"/>
              <w:bottom w:val="outset" w:sz="6" w:space="0" w:color="auto"/>
              <w:right w:val="outset" w:sz="6" w:space="0" w:color="auto"/>
            </w:tcBorders>
            <w:shd w:val="clear" w:color="auto" w:fill="FFFFFF"/>
          </w:tcPr>
          <w:p w14:paraId="5FE141DF" w14:textId="1B170C11" w:rsidR="00FF773A" w:rsidRPr="002C4127" w:rsidRDefault="00FF773A" w:rsidP="00FF773A">
            <w:pPr>
              <w:pStyle w:val="NormalWeb"/>
              <w:jc w:val="both"/>
              <w:rPr>
                <w:rFonts w:ascii="Century Gothic" w:hAnsi="Century Gothic" w:cs="Arial"/>
                <w:sz w:val="20"/>
                <w:szCs w:val="20"/>
              </w:rPr>
            </w:pPr>
            <w:r w:rsidRPr="00711AF0">
              <w:rPr>
                <w:rFonts w:ascii="Century Gothic" w:hAnsi="Century Gothic" w:cs="Arial"/>
                <w:sz w:val="20"/>
                <w:szCs w:val="20"/>
              </w:rPr>
              <w:t>PROJECT CATEGORY</w:t>
            </w:r>
            <w:r w:rsidR="001D1D78" w:rsidRPr="002C4127">
              <w:rPr>
                <w:rFonts w:ascii="Century Gothic" w:hAnsi="Century Gothic" w:cs="Arial"/>
                <w:sz w:val="20"/>
                <w:szCs w:val="20"/>
              </w:rPr>
              <w:t xml:space="preserve">: </w:t>
            </w:r>
            <w:ins w:id="137" w:author="Ruth Machira" w:date="2018-10-23T14:42:00Z">
              <w:r w:rsidR="001D1D78" w:rsidRPr="002C4127">
                <w:rPr>
                  <w:rFonts w:ascii="Century Gothic" w:eastAsiaTheme="majorEastAsia" w:hAnsi="Century Gothic" w:cs="Arial"/>
                  <w:sz w:val="20"/>
                  <w:szCs w:val="20"/>
                </w:rPr>
                <w:t>I</w:t>
              </w:r>
              <w:r w:rsidR="002C4127" w:rsidRPr="002C4127">
                <w:rPr>
                  <w:rFonts w:ascii="Century Gothic" w:eastAsiaTheme="majorEastAsia" w:hAnsi="Century Gothic" w:cs="Arial"/>
                  <w:sz w:val="20"/>
                  <w:szCs w:val="20"/>
                </w:rPr>
                <w:t xml:space="preserve">ntegrated management information </w:t>
              </w:r>
            </w:ins>
            <w:ins w:id="138" w:author="Ruth Machira" w:date="2018-10-23T16:23:00Z">
              <w:r w:rsidR="002C4127" w:rsidRPr="002C4127">
                <w:rPr>
                  <w:rFonts w:ascii="Century Gothic" w:eastAsiaTheme="majorEastAsia" w:hAnsi="Century Gothic" w:cs="Arial"/>
                  <w:sz w:val="20"/>
                  <w:szCs w:val="20"/>
                </w:rPr>
                <w:t>system</w:t>
              </w:r>
            </w:ins>
          </w:p>
          <w:p w14:paraId="5FA8F88D" w14:textId="59FD80A2" w:rsidR="00FF773A" w:rsidRPr="00711AF0" w:rsidRDefault="00FF773A" w:rsidP="00FF773A">
            <w:pPr>
              <w:jc w:val="both"/>
              <w:rPr>
                <w:rFonts w:ascii="Century Gothic" w:eastAsiaTheme="majorEastAsia" w:hAnsi="Century Gothic" w:cs="Segoe UI"/>
                <w:lang w:val="en-GB"/>
              </w:rPr>
            </w:pPr>
            <w:r w:rsidRPr="00711AF0">
              <w:rPr>
                <w:rFonts w:ascii="Century Gothic" w:hAnsi="Century Gothic" w:cs="Arial"/>
              </w:rPr>
              <w:t>KEY MODULES:</w:t>
            </w:r>
            <w:r w:rsidR="001D1D78">
              <w:rPr>
                <w:rFonts w:ascii="Century Gothic" w:hAnsi="Century Gothic" w:cs="Arial"/>
              </w:rPr>
              <w:t xml:space="preserve"> </w:t>
            </w:r>
            <w:r w:rsidR="001D1D78">
              <w:rPr>
                <w:rFonts w:ascii="Century Gothic" w:eastAsiaTheme="majorEastAsia" w:hAnsi="Century Gothic" w:cs="Segoe UI"/>
                <w:bCs/>
                <w:lang w:val="en-GB"/>
              </w:rPr>
              <w:t>Accreditation, Data collection, Quality Audit &amp; Financial Management.</w:t>
            </w:r>
          </w:p>
          <w:p w14:paraId="705432AE" w14:textId="77777777" w:rsidR="00FF773A" w:rsidRPr="00711AF0" w:rsidRDefault="00FF773A" w:rsidP="00FF773A">
            <w:pPr>
              <w:pStyle w:val="NormalWeb"/>
              <w:jc w:val="both"/>
              <w:rPr>
                <w:rFonts w:ascii="Century Gothic" w:hAnsi="Century Gothic" w:cs="Arial"/>
                <w:sz w:val="20"/>
                <w:szCs w:val="20"/>
              </w:rPr>
            </w:pPr>
            <w:r w:rsidRPr="00711AF0">
              <w:rPr>
                <w:rFonts w:ascii="Century Gothic" w:hAnsi="Century Gothic" w:cs="Arial"/>
                <w:sz w:val="20"/>
                <w:szCs w:val="20"/>
              </w:rPr>
              <w:t>DE</w:t>
            </w:r>
            <w:r>
              <w:rPr>
                <w:rFonts w:ascii="Century Gothic" w:hAnsi="Century Gothic" w:cs="Arial"/>
                <w:sz w:val="20"/>
                <w:szCs w:val="20"/>
              </w:rPr>
              <w:t>LIVERABLE: Design and solution blueprint document</w:t>
            </w:r>
          </w:p>
          <w:p w14:paraId="692927E8" w14:textId="073864E6" w:rsidR="00FF773A" w:rsidRPr="00711AF0" w:rsidRDefault="00FF773A" w:rsidP="00A45C2B">
            <w:pPr>
              <w:pStyle w:val="NormalWeb"/>
              <w:jc w:val="both"/>
              <w:rPr>
                <w:rFonts w:ascii="Century Gothic" w:hAnsi="Century Gothic" w:cs="Arial"/>
                <w:b/>
                <w:sz w:val="20"/>
                <w:szCs w:val="20"/>
              </w:rPr>
            </w:pPr>
            <w:r w:rsidRPr="00711AF0">
              <w:rPr>
                <w:rFonts w:ascii="Century Gothic" w:hAnsi="Century Gothic" w:cs="Arial"/>
                <w:sz w:val="20"/>
                <w:szCs w:val="20"/>
              </w:rPr>
              <w:t xml:space="preserve">DOCUMENT DATE: </w:t>
            </w:r>
            <w:r w:rsidR="00A45C2B">
              <w:rPr>
                <w:rFonts w:ascii="Century Gothic" w:hAnsi="Century Gothic" w:cs="Arial"/>
                <w:sz w:val="20"/>
                <w:szCs w:val="20"/>
              </w:rPr>
              <w:t>14</w:t>
            </w:r>
            <w:r w:rsidR="00A45C2B" w:rsidRPr="00A45C2B">
              <w:rPr>
                <w:rFonts w:ascii="Century Gothic" w:hAnsi="Century Gothic" w:cs="Arial"/>
                <w:sz w:val="20"/>
                <w:szCs w:val="20"/>
                <w:vertAlign w:val="superscript"/>
              </w:rPr>
              <w:t>th</w:t>
            </w:r>
            <w:r w:rsidR="00A45C2B">
              <w:rPr>
                <w:rFonts w:ascii="Century Gothic" w:hAnsi="Century Gothic" w:cs="Arial"/>
                <w:sz w:val="20"/>
                <w:szCs w:val="20"/>
              </w:rPr>
              <w:t xml:space="preserve"> January, 2019</w:t>
            </w:r>
          </w:p>
        </w:tc>
        <w:tc>
          <w:tcPr>
            <w:tcW w:w="2642" w:type="pct"/>
            <w:vMerge/>
            <w:tcBorders>
              <w:top w:val="outset" w:sz="6" w:space="0" w:color="auto"/>
              <w:left w:val="outset" w:sz="6" w:space="0" w:color="auto"/>
              <w:bottom w:val="outset" w:sz="6" w:space="0" w:color="auto"/>
              <w:right w:val="outset" w:sz="6" w:space="0" w:color="auto"/>
            </w:tcBorders>
            <w:shd w:val="clear" w:color="auto" w:fill="auto"/>
            <w:vAlign w:val="center"/>
          </w:tcPr>
          <w:p w14:paraId="6AECE24B" w14:textId="77777777" w:rsidR="00FF773A" w:rsidRPr="00711AF0" w:rsidRDefault="00FF773A" w:rsidP="00FF773A">
            <w:pPr>
              <w:rPr>
                <w:rFonts w:ascii="Century Gothic" w:hAnsi="Century Gothic" w:cs="Arial"/>
                <w:b/>
              </w:rPr>
            </w:pPr>
          </w:p>
        </w:tc>
      </w:tr>
      <w:tr w:rsidR="00FF773A" w:rsidRPr="00711AF0" w14:paraId="76A96513" w14:textId="77777777" w:rsidTr="00FF773A">
        <w:trPr>
          <w:tblCellSpacing w:w="7" w:type="dxa"/>
          <w:jc w:val="center"/>
        </w:trPr>
        <w:tc>
          <w:tcPr>
            <w:tcW w:w="4986" w:type="pct"/>
            <w:gridSpan w:val="2"/>
            <w:tcBorders>
              <w:top w:val="outset" w:sz="6" w:space="0" w:color="auto"/>
              <w:left w:val="outset" w:sz="6" w:space="0" w:color="auto"/>
              <w:bottom w:val="outset" w:sz="6" w:space="0" w:color="auto"/>
              <w:right w:val="outset" w:sz="6" w:space="0" w:color="auto"/>
            </w:tcBorders>
            <w:shd w:val="clear" w:color="auto" w:fill="D9D9D9"/>
          </w:tcPr>
          <w:p w14:paraId="7FC6549F" w14:textId="77777777" w:rsidR="00FF773A" w:rsidRPr="00711AF0" w:rsidRDefault="00FF773A" w:rsidP="00FF773A">
            <w:pPr>
              <w:rPr>
                <w:rFonts w:ascii="Century Gothic" w:hAnsi="Century Gothic" w:cs="Arial"/>
              </w:rPr>
            </w:pPr>
            <w:r w:rsidRPr="00711AF0">
              <w:rPr>
                <w:rFonts w:ascii="Century Gothic" w:hAnsi="Century Gothic" w:cs="Arial"/>
                <w:b/>
              </w:rPr>
              <w:t>CLIENT PROJECT STAKEHOLDERS</w:t>
            </w:r>
          </w:p>
        </w:tc>
      </w:tr>
      <w:tr w:rsidR="00FF773A" w:rsidRPr="00711AF0" w14:paraId="5D2D1B7D" w14:textId="77777777" w:rsidTr="00FF773A">
        <w:trPr>
          <w:tblCellSpacing w:w="7" w:type="dxa"/>
          <w:jc w:val="center"/>
        </w:trPr>
        <w:tc>
          <w:tcPr>
            <w:tcW w:w="4986" w:type="pct"/>
            <w:gridSpan w:val="2"/>
            <w:tcBorders>
              <w:top w:val="outset" w:sz="6" w:space="0" w:color="auto"/>
              <w:left w:val="outset" w:sz="6" w:space="0" w:color="auto"/>
              <w:bottom w:val="outset" w:sz="6" w:space="0" w:color="auto"/>
              <w:right w:val="outset" w:sz="6" w:space="0" w:color="auto"/>
            </w:tcBorders>
            <w:shd w:val="clear" w:color="auto" w:fill="FFFFFF"/>
          </w:tcPr>
          <w:p w14:paraId="5B9779EB" w14:textId="26DAEF5D" w:rsidR="00FF773A" w:rsidRPr="00711AF0" w:rsidRDefault="00FF773A" w:rsidP="00FF773A">
            <w:pPr>
              <w:rPr>
                <w:rFonts w:ascii="Century Gothic" w:hAnsi="Century Gothic" w:cs="Arial"/>
              </w:rPr>
            </w:pPr>
            <w:r w:rsidRPr="00711AF0">
              <w:rPr>
                <w:rFonts w:ascii="Century Gothic" w:hAnsi="Century Gothic" w:cs="Arial"/>
                <w:b/>
              </w:rPr>
              <w:t xml:space="preserve">EXECUTIVE SPONSOR: </w:t>
            </w:r>
            <w:ins w:id="139" w:author="Ruth Machira" w:date="2018-10-23T17:02:00Z">
              <w:r w:rsidR="00AE75BF" w:rsidRPr="00020F33">
                <w:rPr>
                  <w:rFonts w:ascii="Century Gothic" w:hAnsi="Century Gothic" w:cs="Arial"/>
                  <w:b/>
                </w:rPr>
                <w:t>COMMISSION FOR UNIVERSITY EDUCATION</w:t>
              </w:r>
            </w:ins>
            <w:ins w:id="140" w:author="Ruth Machira" w:date="2018-10-23T17:03:00Z">
              <w:r w:rsidR="00AE75BF" w:rsidRPr="00020F33">
                <w:rPr>
                  <w:rFonts w:ascii="Century Gothic" w:hAnsi="Century Gothic" w:cs="Arial"/>
                  <w:b/>
                </w:rPr>
                <w:t>(CUE)</w:t>
              </w:r>
            </w:ins>
          </w:p>
        </w:tc>
      </w:tr>
      <w:tr w:rsidR="00FF773A" w:rsidRPr="00711AF0" w14:paraId="27682E86" w14:textId="77777777" w:rsidTr="000422F9">
        <w:trPr>
          <w:trHeight w:val="350"/>
          <w:tblCellSpacing w:w="7" w:type="dxa"/>
          <w:jc w:val="center"/>
        </w:trPr>
        <w:tc>
          <w:tcPr>
            <w:tcW w:w="2337" w:type="pct"/>
            <w:tcBorders>
              <w:top w:val="outset" w:sz="6" w:space="0" w:color="auto"/>
              <w:left w:val="outset" w:sz="6" w:space="0" w:color="auto"/>
              <w:bottom w:val="outset" w:sz="6" w:space="0" w:color="auto"/>
              <w:right w:val="outset" w:sz="6" w:space="0" w:color="auto"/>
            </w:tcBorders>
            <w:shd w:val="clear" w:color="auto" w:fill="FFFFFF"/>
          </w:tcPr>
          <w:p w14:paraId="26847290" w14:textId="77777777" w:rsidR="00FF773A" w:rsidRPr="00711AF0" w:rsidRDefault="00FF773A" w:rsidP="00FF773A">
            <w:pPr>
              <w:pStyle w:val="NormalWeb"/>
              <w:jc w:val="both"/>
              <w:rPr>
                <w:rFonts w:ascii="Century Gothic" w:hAnsi="Century Gothic" w:cs="Arial"/>
                <w:b/>
                <w:sz w:val="20"/>
                <w:szCs w:val="20"/>
              </w:rPr>
            </w:pPr>
            <w:r w:rsidRPr="00711AF0">
              <w:rPr>
                <w:rFonts w:ascii="Century Gothic" w:hAnsi="Century Gothic" w:cs="Arial"/>
                <w:b/>
                <w:sz w:val="20"/>
                <w:szCs w:val="20"/>
              </w:rPr>
              <w:t>KEY PROJECT STAKEHOLDERS</w:t>
            </w:r>
          </w:p>
          <w:p w14:paraId="15A4A903" w14:textId="77777777" w:rsidR="005C091F" w:rsidRPr="005C091F" w:rsidRDefault="005C091F" w:rsidP="005C091F">
            <w:pPr>
              <w:pStyle w:val="NormalWeb"/>
              <w:numPr>
                <w:ilvl w:val="0"/>
                <w:numId w:val="95"/>
              </w:numPr>
              <w:spacing w:line="276" w:lineRule="auto"/>
              <w:rPr>
                <w:ins w:id="141" w:author="Ruth Machira" w:date="2018-10-24T09:40:00Z"/>
                <w:rFonts w:ascii="Century Gothic" w:hAnsi="Century Gothic" w:cs="Arial"/>
                <w:sz w:val="20"/>
                <w:szCs w:val="20"/>
              </w:rPr>
            </w:pPr>
            <w:del w:id="142" w:author="Ruth Machira" w:date="2018-10-24T09:40:00Z">
              <w:r w:rsidRPr="005C091F" w:rsidDel="006200FE">
                <w:rPr>
                  <w:rFonts w:ascii="Century Gothic" w:hAnsi="Century Gothic" w:cs="Arial"/>
                  <w:sz w:val="20"/>
                  <w:szCs w:val="20"/>
                  <w:highlight w:val="yellow"/>
                </w:rPr>
                <w:delText>xxxxxxx</w:delText>
              </w:r>
            </w:del>
            <w:ins w:id="143" w:author="Ruth Machira" w:date="2018-10-24T09:40:00Z">
              <w:r w:rsidRPr="005C091F">
                <w:rPr>
                  <w:rFonts w:ascii="Century Gothic" w:hAnsi="Century Gothic" w:cs="Arial"/>
                  <w:sz w:val="20"/>
                  <w:szCs w:val="20"/>
                </w:rPr>
                <w:t>Prof. Mwenda Ntarangwi</w:t>
              </w:r>
            </w:ins>
            <w:ins w:id="144" w:author="Ruth Machira" w:date="2018-10-24T09:41:00Z">
              <w:r w:rsidRPr="005C091F">
                <w:rPr>
                  <w:rFonts w:ascii="Century Gothic" w:hAnsi="Century Gothic" w:cs="Arial"/>
                  <w:sz w:val="20"/>
                  <w:szCs w:val="20"/>
                </w:rPr>
                <w:t>-</w:t>
              </w:r>
            </w:ins>
            <w:ins w:id="145" w:author="Ruth Machira" w:date="2018-10-24T09:40:00Z">
              <w:r w:rsidRPr="005C091F">
                <w:rPr>
                  <w:rFonts w:ascii="Century Gothic" w:hAnsi="Century Gothic" w:cs="Arial"/>
                  <w:sz w:val="20"/>
                  <w:szCs w:val="20"/>
                </w:rPr>
                <w:t>Project Sponsor/Commission Secretary</w:t>
              </w:r>
            </w:ins>
          </w:p>
          <w:p w14:paraId="68F49767" w14:textId="77777777" w:rsidR="005C091F" w:rsidRPr="005C091F" w:rsidRDefault="005C091F" w:rsidP="005C091F">
            <w:pPr>
              <w:pStyle w:val="NormalWeb"/>
              <w:numPr>
                <w:ilvl w:val="0"/>
                <w:numId w:val="95"/>
              </w:numPr>
              <w:spacing w:line="276" w:lineRule="auto"/>
              <w:rPr>
                <w:ins w:id="146" w:author="Ruth Machira" w:date="2018-10-24T09:40:00Z"/>
                <w:rFonts w:ascii="Century Gothic" w:hAnsi="Century Gothic" w:cs="Arial"/>
                <w:sz w:val="20"/>
                <w:szCs w:val="20"/>
              </w:rPr>
            </w:pPr>
            <w:ins w:id="147" w:author="Ruth Machira" w:date="2018-10-24T09:40:00Z">
              <w:r w:rsidRPr="005C091F">
                <w:rPr>
                  <w:rFonts w:ascii="Century Gothic" w:hAnsi="Century Gothic" w:cs="Arial"/>
                  <w:sz w:val="20"/>
                  <w:szCs w:val="20"/>
                </w:rPr>
                <w:t>Prof. Walter Oyawa</w:t>
              </w:r>
            </w:ins>
            <w:ins w:id="148" w:author="Ruth Machira" w:date="2018-10-24T09:41:00Z">
              <w:r w:rsidRPr="005C091F">
                <w:rPr>
                  <w:rFonts w:ascii="Century Gothic" w:hAnsi="Century Gothic" w:cs="Arial"/>
                  <w:sz w:val="20"/>
                  <w:szCs w:val="20"/>
                </w:rPr>
                <w:t>-</w:t>
              </w:r>
            </w:ins>
            <w:ins w:id="149" w:author="Ruth Machira" w:date="2018-10-24T09:40:00Z">
              <w:r w:rsidRPr="005C091F">
                <w:rPr>
                  <w:rFonts w:ascii="Century Gothic" w:hAnsi="Century Gothic" w:cs="Arial"/>
                  <w:sz w:val="20"/>
                  <w:szCs w:val="20"/>
                </w:rPr>
                <w:tab/>
                <w:t>Client Project Manager</w:t>
              </w:r>
            </w:ins>
          </w:p>
          <w:p w14:paraId="0A6136EB" w14:textId="77777777" w:rsidR="005C091F" w:rsidRPr="005C091F" w:rsidRDefault="005C091F" w:rsidP="005C091F">
            <w:pPr>
              <w:pStyle w:val="NormalWeb"/>
              <w:numPr>
                <w:ilvl w:val="0"/>
                <w:numId w:val="95"/>
              </w:numPr>
              <w:spacing w:line="276" w:lineRule="auto"/>
              <w:rPr>
                <w:ins w:id="150" w:author="Ruth Machira" w:date="2018-10-24T09:40:00Z"/>
                <w:rFonts w:ascii="Century Gothic" w:hAnsi="Century Gothic" w:cs="Arial"/>
                <w:sz w:val="20"/>
                <w:szCs w:val="20"/>
              </w:rPr>
            </w:pPr>
            <w:ins w:id="151" w:author="Ruth Machira" w:date="2018-10-24T09:40:00Z">
              <w:r w:rsidRPr="005C091F">
                <w:rPr>
                  <w:rFonts w:ascii="Century Gothic" w:hAnsi="Century Gothic" w:cs="Arial"/>
                  <w:sz w:val="20"/>
                  <w:szCs w:val="20"/>
                </w:rPr>
                <w:t>Dr. Francis Kibaru</w:t>
              </w:r>
            </w:ins>
            <w:ins w:id="152" w:author="Ruth Machira" w:date="2018-10-24T09:41:00Z">
              <w:r w:rsidRPr="005C091F">
                <w:rPr>
                  <w:rFonts w:ascii="Century Gothic" w:hAnsi="Century Gothic" w:cs="Arial"/>
                  <w:sz w:val="20"/>
                  <w:szCs w:val="20"/>
                </w:rPr>
                <w:t>-</w:t>
              </w:r>
            </w:ins>
            <w:ins w:id="153" w:author="Ruth Machira" w:date="2018-10-24T09:40:00Z">
              <w:r w:rsidRPr="005C091F">
                <w:rPr>
                  <w:rFonts w:ascii="Century Gothic" w:hAnsi="Century Gothic" w:cs="Arial"/>
                  <w:sz w:val="20"/>
                  <w:szCs w:val="20"/>
                </w:rPr>
                <w:t>Client ICT Lead</w:t>
              </w:r>
            </w:ins>
          </w:p>
          <w:p w14:paraId="4E848972" w14:textId="77777777" w:rsidR="005C091F" w:rsidRPr="005C091F" w:rsidRDefault="005C091F" w:rsidP="005C091F">
            <w:pPr>
              <w:pStyle w:val="NormalWeb"/>
              <w:numPr>
                <w:ilvl w:val="0"/>
                <w:numId w:val="95"/>
              </w:numPr>
              <w:spacing w:line="276" w:lineRule="auto"/>
              <w:rPr>
                <w:ins w:id="154" w:author="Ruth Machira" w:date="2018-10-24T09:40:00Z"/>
                <w:rFonts w:ascii="Century Gothic" w:hAnsi="Century Gothic" w:cs="Arial"/>
                <w:sz w:val="20"/>
                <w:szCs w:val="20"/>
              </w:rPr>
            </w:pPr>
            <w:ins w:id="155" w:author="Ruth Machira" w:date="2018-10-24T09:40:00Z">
              <w:r w:rsidRPr="005C091F">
                <w:rPr>
                  <w:rFonts w:ascii="Century Gothic" w:hAnsi="Century Gothic" w:cs="Arial"/>
                  <w:sz w:val="20"/>
                  <w:szCs w:val="20"/>
                </w:rPr>
                <w:t>Linah Lilan</w:t>
              </w:r>
            </w:ins>
            <w:ins w:id="156" w:author="Ruth Machira" w:date="2018-10-24T09:41:00Z">
              <w:r w:rsidRPr="005C091F">
                <w:rPr>
                  <w:rFonts w:ascii="Century Gothic" w:hAnsi="Century Gothic" w:cs="Arial"/>
                  <w:sz w:val="20"/>
                  <w:szCs w:val="20"/>
                </w:rPr>
                <w:t>-</w:t>
              </w:r>
            </w:ins>
            <w:ins w:id="157" w:author="Ruth Machira" w:date="2018-10-24T09:40:00Z">
              <w:r w:rsidRPr="005C091F">
                <w:rPr>
                  <w:rFonts w:ascii="Century Gothic" w:hAnsi="Century Gothic" w:cs="Arial"/>
                  <w:sz w:val="20"/>
                  <w:szCs w:val="20"/>
                </w:rPr>
                <w:t>Lead User (Finance)</w:t>
              </w:r>
            </w:ins>
          </w:p>
          <w:p w14:paraId="69F03012" w14:textId="4D99BD78" w:rsidR="00FF773A" w:rsidRPr="00711AF0" w:rsidRDefault="005C091F" w:rsidP="005C091F">
            <w:pPr>
              <w:pStyle w:val="ListParagraph"/>
              <w:numPr>
                <w:ilvl w:val="0"/>
                <w:numId w:val="95"/>
              </w:numPr>
              <w:spacing w:before="7" w:line="276" w:lineRule="auto"/>
              <w:contextualSpacing/>
              <w:jc w:val="both"/>
              <w:rPr>
                <w:rFonts w:ascii="Century Gothic" w:hAnsi="Century Gothic" w:cs="Arial"/>
                <w:sz w:val="20"/>
                <w:szCs w:val="20"/>
              </w:rPr>
            </w:pPr>
            <w:ins w:id="158" w:author="Ruth Machira" w:date="2018-10-24T09:40:00Z">
              <w:r w:rsidRPr="005C091F">
                <w:rPr>
                  <w:rFonts w:ascii="Century Gothic" w:hAnsi="Century Gothic" w:cs="Arial"/>
                  <w:sz w:val="20"/>
                  <w:szCs w:val="20"/>
                </w:rPr>
                <w:t>Prof. Jackson Too</w:t>
              </w:r>
            </w:ins>
            <w:ins w:id="159" w:author="Ruth Machira" w:date="2018-10-24T09:41:00Z">
              <w:r w:rsidRPr="005C091F">
                <w:rPr>
                  <w:rFonts w:ascii="Century Gothic" w:hAnsi="Century Gothic" w:cs="Arial"/>
                  <w:sz w:val="20"/>
                  <w:szCs w:val="20"/>
                </w:rPr>
                <w:t>-</w:t>
              </w:r>
            </w:ins>
            <w:ins w:id="160" w:author="Ruth Machira" w:date="2018-10-24T09:40:00Z">
              <w:r w:rsidRPr="005C091F">
                <w:rPr>
                  <w:rFonts w:ascii="Century Gothic" w:hAnsi="Century Gothic" w:cs="Arial"/>
                  <w:sz w:val="20"/>
                  <w:szCs w:val="20"/>
                </w:rPr>
                <w:t>Lead User (University Data Collection</w:t>
              </w:r>
            </w:ins>
          </w:p>
        </w:tc>
        <w:tc>
          <w:tcPr>
            <w:tcW w:w="2642" w:type="pct"/>
            <w:tcBorders>
              <w:top w:val="outset" w:sz="6" w:space="0" w:color="auto"/>
              <w:left w:val="outset" w:sz="6" w:space="0" w:color="auto"/>
              <w:bottom w:val="outset" w:sz="6" w:space="0" w:color="auto"/>
              <w:right w:val="outset" w:sz="6" w:space="0" w:color="auto"/>
            </w:tcBorders>
            <w:shd w:val="clear" w:color="auto" w:fill="FFFFFF"/>
          </w:tcPr>
          <w:p w14:paraId="6BA6F196" w14:textId="77777777" w:rsidR="00657CBE" w:rsidRPr="00657CBE" w:rsidRDefault="00657CBE" w:rsidP="00657CBE">
            <w:pPr>
              <w:pStyle w:val="NormalWeb"/>
              <w:numPr>
                <w:ilvl w:val="0"/>
                <w:numId w:val="95"/>
              </w:numPr>
              <w:spacing w:line="276" w:lineRule="auto"/>
              <w:rPr>
                <w:ins w:id="161" w:author="Ruth Machira" w:date="2018-10-24T09:41:00Z"/>
                <w:rFonts w:ascii="Century Gothic" w:hAnsi="Century Gothic" w:cs="Arial"/>
                <w:sz w:val="20"/>
                <w:szCs w:val="20"/>
              </w:rPr>
            </w:pPr>
            <w:ins w:id="162" w:author="Ruth Machira" w:date="2018-10-24T09:41:00Z">
              <w:r w:rsidRPr="00657CBE">
                <w:rPr>
                  <w:rFonts w:ascii="Century Gothic" w:hAnsi="Century Gothic" w:cs="Arial"/>
                  <w:sz w:val="20"/>
                  <w:szCs w:val="20"/>
                </w:rPr>
                <w:t>Joseph Musyoki-Lead User (Program Accreditation/Institutional Accreditation)</w:t>
              </w:r>
            </w:ins>
          </w:p>
          <w:p w14:paraId="7E8F0658" w14:textId="77777777" w:rsidR="00657CBE" w:rsidRPr="00657CBE" w:rsidRDefault="00657CBE" w:rsidP="00657CBE">
            <w:pPr>
              <w:pStyle w:val="NormalWeb"/>
              <w:numPr>
                <w:ilvl w:val="0"/>
                <w:numId w:val="95"/>
              </w:numPr>
              <w:spacing w:line="276" w:lineRule="auto"/>
              <w:rPr>
                <w:ins w:id="163" w:author="Ruth Machira" w:date="2018-10-24T09:41:00Z"/>
                <w:rFonts w:ascii="Century Gothic" w:hAnsi="Century Gothic" w:cs="Arial"/>
                <w:sz w:val="20"/>
                <w:szCs w:val="20"/>
              </w:rPr>
            </w:pPr>
            <w:ins w:id="164" w:author="Ruth Machira" w:date="2018-10-24T09:41:00Z">
              <w:r w:rsidRPr="00657CBE">
                <w:rPr>
                  <w:rFonts w:ascii="Century Gothic" w:hAnsi="Century Gothic" w:cs="Arial"/>
                  <w:sz w:val="20"/>
                  <w:szCs w:val="20"/>
                </w:rPr>
                <w:t>Daniel Ogutu</w:t>
              </w:r>
            </w:ins>
            <w:ins w:id="165" w:author="Ruth Machira" w:date="2018-10-24T09:42:00Z">
              <w:r w:rsidRPr="00657CBE">
                <w:rPr>
                  <w:rFonts w:ascii="Century Gothic" w:hAnsi="Century Gothic" w:cs="Arial"/>
                  <w:sz w:val="20"/>
                  <w:szCs w:val="20"/>
                </w:rPr>
                <w:t>-</w:t>
              </w:r>
            </w:ins>
            <w:ins w:id="166" w:author="Ruth Machira" w:date="2018-10-24T09:41:00Z">
              <w:r w:rsidRPr="00657CBE">
                <w:rPr>
                  <w:rFonts w:ascii="Century Gothic" w:hAnsi="Century Gothic" w:cs="Arial"/>
                  <w:sz w:val="20"/>
                  <w:szCs w:val="20"/>
                </w:rPr>
                <w:tab/>
                <w:t>Lead User (Program Quality Audit/Institutional Quality Audit)</w:t>
              </w:r>
            </w:ins>
          </w:p>
          <w:p w14:paraId="4FF34BBD" w14:textId="77777777" w:rsidR="00657CBE" w:rsidRPr="00657CBE" w:rsidRDefault="00657CBE" w:rsidP="00657CBE">
            <w:pPr>
              <w:pStyle w:val="NormalWeb"/>
              <w:numPr>
                <w:ilvl w:val="0"/>
                <w:numId w:val="95"/>
              </w:numPr>
              <w:spacing w:line="276" w:lineRule="auto"/>
              <w:rPr>
                <w:ins w:id="167" w:author="Ruth Machira" w:date="2018-10-24T09:41:00Z"/>
                <w:rFonts w:ascii="Century Gothic" w:hAnsi="Century Gothic" w:cs="Arial"/>
                <w:sz w:val="20"/>
                <w:szCs w:val="20"/>
              </w:rPr>
            </w:pPr>
            <w:ins w:id="168" w:author="Ruth Machira" w:date="2018-10-24T09:41:00Z">
              <w:r w:rsidRPr="00657CBE">
                <w:rPr>
                  <w:rFonts w:ascii="Century Gothic" w:hAnsi="Century Gothic" w:cs="Arial"/>
                  <w:sz w:val="20"/>
                  <w:szCs w:val="20"/>
                </w:rPr>
                <w:t>Mary Kerema</w:t>
              </w:r>
              <w:r w:rsidRPr="00657CBE">
                <w:rPr>
                  <w:rFonts w:ascii="Century Gothic" w:hAnsi="Century Gothic" w:cs="Arial"/>
                  <w:sz w:val="20"/>
                  <w:szCs w:val="20"/>
                </w:rPr>
                <w:tab/>
              </w:r>
            </w:ins>
            <w:ins w:id="169" w:author="Ruth Machira" w:date="2018-10-24T09:42:00Z">
              <w:r w:rsidRPr="00657CBE">
                <w:rPr>
                  <w:rFonts w:ascii="Century Gothic" w:hAnsi="Century Gothic" w:cs="Arial"/>
                  <w:sz w:val="20"/>
                  <w:szCs w:val="20"/>
                </w:rPr>
                <w:t>-</w:t>
              </w:r>
            </w:ins>
            <w:ins w:id="170" w:author="Ruth Machira" w:date="2018-10-24T09:41:00Z">
              <w:r w:rsidRPr="00657CBE">
                <w:rPr>
                  <w:rFonts w:ascii="Century Gothic" w:hAnsi="Century Gothic" w:cs="Arial"/>
                  <w:sz w:val="20"/>
                  <w:szCs w:val="20"/>
                </w:rPr>
                <w:t>ICTA Representative</w:t>
              </w:r>
            </w:ins>
          </w:p>
          <w:p w14:paraId="46F45B87" w14:textId="43AD6F8C" w:rsidR="00FF773A" w:rsidRPr="00711AF0" w:rsidRDefault="00657CBE" w:rsidP="00657CBE">
            <w:pPr>
              <w:pStyle w:val="NormalWeb"/>
              <w:numPr>
                <w:ilvl w:val="0"/>
                <w:numId w:val="95"/>
              </w:numPr>
              <w:rPr>
                <w:rFonts w:ascii="Century Gothic" w:hAnsi="Century Gothic" w:cs="Arial"/>
                <w:sz w:val="20"/>
                <w:szCs w:val="20"/>
              </w:rPr>
            </w:pPr>
            <w:ins w:id="171" w:author="Ruth Machira" w:date="2018-10-24T09:41:00Z">
              <w:r w:rsidRPr="00657CBE">
                <w:rPr>
                  <w:rFonts w:ascii="Century Gothic" w:hAnsi="Century Gothic" w:cs="Arial"/>
                  <w:sz w:val="20"/>
                  <w:szCs w:val="20"/>
                </w:rPr>
                <w:t>Phyllis Karimi</w:t>
              </w:r>
              <w:r w:rsidRPr="00657CBE">
                <w:rPr>
                  <w:rFonts w:ascii="Century Gothic" w:hAnsi="Century Gothic" w:cs="Arial"/>
                  <w:sz w:val="20"/>
                  <w:szCs w:val="20"/>
                </w:rPr>
                <w:tab/>
              </w:r>
            </w:ins>
            <w:ins w:id="172" w:author="Ruth Machira" w:date="2018-10-24T09:42:00Z">
              <w:r w:rsidRPr="00657CBE">
                <w:rPr>
                  <w:rFonts w:ascii="Century Gothic" w:hAnsi="Century Gothic" w:cs="Arial"/>
                  <w:sz w:val="20"/>
                  <w:szCs w:val="20"/>
                </w:rPr>
                <w:t>-</w:t>
              </w:r>
            </w:ins>
            <w:ins w:id="173" w:author="Ruth Machira" w:date="2018-10-24T09:41:00Z">
              <w:r w:rsidRPr="00657CBE">
                <w:rPr>
                  <w:rFonts w:ascii="Century Gothic" w:hAnsi="Century Gothic" w:cs="Arial"/>
                  <w:sz w:val="20"/>
                  <w:szCs w:val="20"/>
                </w:rPr>
                <w:t>Risk/Audit/Procurement Representative</w:t>
              </w:r>
            </w:ins>
          </w:p>
        </w:tc>
      </w:tr>
      <w:tr w:rsidR="00FF773A" w:rsidRPr="001D7076" w14:paraId="03C34FCC" w14:textId="77777777" w:rsidTr="00FF773A">
        <w:trPr>
          <w:trHeight w:val="428"/>
          <w:tblCellSpacing w:w="7" w:type="dxa"/>
          <w:jc w:val="center"/>
        </w:trPr>
        <w:tc>
          <w:tcPr>
            <w:tcW w:w="4986" w:type="pct"/>
            <w:gridSpan w:val="2"/>
            <w:tcBorders>
              <w:top w:val="outset" w:sz="6" w:space="0" w:color="auto"/>
              <w:left w:val="outset" w:sz="6" w:space="0" w:color="auto"/>
              <w:bottom w:val="outset" w:sz="6" w:space="0" w:color="auto"/>
              <w:right w:val="outset" w:sz="6" w:space="0" w:color="auto"/>
            </w:tcBorders>
            <w:shd w:val="clear" w:color="auto" w:fill="D9D9D9"/>
          </w:tcPr>
          <w:p w14:paraId="62CD9468" w14:textId="77777777" w:rsidR="00FF773A" w:rsidRPr="001D7076" w:rsidRDefault="00FF773A" w:rsidP="00FF773A">
            <w:pPr>
              <w:pStyle w:val="NormalWeb"/>
              <w:rPr>
                <w:rFonts w:ascii="Century Gothic" w:hAnsi="Century Gothic" w:cs="Arial"/>
                <w:b/>
                <w:sz w:val="20"/>
                <w:szCs w:val="20"/>
              </w:rPr>
            </w:pPr>
            <w:r w:rsidRPr="001D7076">
              <w:rPr>
                <w:rFonts w:ascii="Century Gothic" w:hAnsi="Century Gothic" w:cs="Arial"/>
                <w:b/>
                <w:sz w:val="20"/>
                <w:szCs w:val="20"/>
              </w:rPr>
              <w:t>ERP CONSULTANTS: DYNASOFT BUSINESS SOLUTIONS LTD</w:t>
            </w:r>
          </w:p>
        </w:tc>
      </w:tr>
      <w:tr w:rsidR="00FF773A" w:rsidRPr="001D7076" w14:paraId="41744205" w14:textId="77777777" w:rsidTr="000422F9">
        <w:trPr>
          <w:trHeight w:val="743"/>
          <w:tblCellSpacing w:w="7" w:type="dxa"/>
          <w:jc w:val="center"/>
        </w:trPr>
        <w:tc>
          <w:tcPr>
            <w:tcW w:w="2337" w:type="pct"/>
            <w:tcBorders>
              <w:top w:val="outset" w:sz="6" w:space="0" w:color="auto"/>
              <w:left w:val="outset" w:sz="6" w:space="0" w:color="auto"/>
              <w:bottom w:val="outset" w:sz="6" w:space="0" w:color="auto"/>
              <w:right w:val="outset" w:sz="6" w:space="0" w:color="auto"/>
            </w:tcBorders>
            <w:shd w:val="clear" w:color="auto" w:fill="FFFFFF"/>
          </w:tcPr>
          <w:p w14:paraId="12D6C1D5" w14:textId="77777777" w:rsidR="00994D5F" w:rsidRPr="00994D5F" w:rsidRDefault="00994D5F" w:rsidP="00994D5F">
            <w:pPr>
              <w:pStyle w:val="NormalWeb"/>
              <w:numPr>
                <w:ilvl w:val="0"/>
                <w:numId w:val="37"/>
              </w:numPr>
              <w:spacing w:line="276" w:lineRule="auto"/>
              <w:rPr>
                <w:ins w:id="174" w:author="Ruth Machira" w:date="2018-10-24T09:44:00Z"/>
                <w:rFonts w:ascii="Century Gothic" w:hAnsi="Century Gothic" w:cs="Arial"/>
                <w:sz w:val="20"/>
                <w:szCs w:val="20"/>
              </w:rPr>
            </w:pPr>
            <w:ins w:id="175" w:author="Ruth Machira" w:date="2018-10-24T09:44:00Z">
              <w:r w:rsidRPr="00994D5F">
                <w:rPr>
                  <w:rFonts w:ascii="Century Gothic" w:hAnsi="Century Gothic" w:cs="Arial"/>
                  <w:sz w:val="20"/>
                  <w:szCs w:val="20"/>
                </w:rPr>
                <w:t>Gilbert Kugun</w:t>
              </w:r>
            </w:ins>
            <w:ins w:id="176" w:author="Ruth Machira" w:date="2018-10-24T09:45:00Z">
              <w:r w:rsidRPr="00994D5F">
                <w:rPr>
                  <w:rFonts w:ascii="Century Gothic" w:hAnsi="Century Gothic" w:cs="Arial"/>
                  <w:sz w:val="20"/>
                  <w:szCs w:val="20"/>
                </w:rPr>
                <w:t>-</w:t>
              </w:r>
            </w:ins>
            <w:ins w:id="177" w:author="Ruth Machira" w:date="2018-10-24T09:44:00Z">
              <w:r w:rsidRPr="00994D5F">
                <w:rPr>
                  <w:rFonts w:ascii="Century Gothic" w:hAnsi="Century Gothic" w:cs="Arial"/>
                  <w:sz w:val="20"/>
                  <w:szCs w:val="20"/>
                </w:rPr>
                <w:t>Contract Lead</w:t>
              </w:r>
            </w:ins>
          </w:p>
          <w:p w14:paraId="53D6D45B" w14:textId="77777777" w:rsidR="00994D5F" w:rsidRPr="00994D5F" w:rsidRDefault="00994D5F" w:rsidP="00994D5F">
            <w:pPr>
              <w:pStyle w:val="NormalWeb"/>
              <w:numPr>
                <w:ilvl w:val="0"/>
                <w:numId w:val="37"/>
              </w:numPr>
              <w:spacing w:line="276" w:lineRule="auto"/>
              <w:rPr>
                <w:ins w:id="178" w:author="Ruth Machira" w:date="2018-10-24T09:44:00Z"/>
                <w:rFonts w:ascii="Century Gothic" w:hAnsi="Century Gothic" w:cs="Arial"/>
                <w:sz w:val="20"/>
                <w:szCs w:val="20"/>
              </w:rPr>
            </w:pPr>
            <w:ins w:id="179" w:author="Ruth Machira" w:date="2018-10-24T09:44:00Z">
              <w:r w:rsidRPr="00994D5F">
                <w:rPr>
                  <w:rFonts w:ascii="Century Gothic" w:hAnsi="Century Gothic" w:cs="Arial"/>
                  <w:sz w:val="20"/>
                  <w:szCs w:val="20"/>
                </w:rPr>
                <w:t>Ushindi Stephen</w:t>
              </w:r>
            </w:ins>
            <w:ins w:id="180" w:author="Ruth Machira" w:date="2018-10-24T09:45:00Z">
              <w:r w:rsidRPr="00994D5F">
                <w:rPr>
                  <w:rFonts w:ascii="Century Gothic" w:hAnsi="Century Gothic" w:cs="Arial"/>
                  <w:sz w:val="20"/>
                  <w:szCs w:val="20"/>
                </w:rPr>
                <w:t>-</w:t>
              </w:r>
            </w:ins>
            <w:ins w:id="181" w:author="Ruth Machira" w:date="2018-10-24T09:44:00Z">
              <w:r w:rsidRPr="00994D5F">
                <w:rPr>
                  <w:rFonts w:ascii="Century Gothic" w:hAnsi="Century Gothic" w:cs="Arial"/>
                  <w:sz w:val="20"/>
                  <w:szCs w:val="20"/>
                </w:rPr>
                <w:t>Solution Architect</w:t>
              </w:r>
            </w:ins>
          </w:p>
          <w:p w14:paraId="739D87F0" w14:textId="77777777" w:rsidR="00994D5F" w:rsidRPr="00994D5F" w:rsidRDefault="00994D5F" w:rsidP="00994D5F">
            <w:pPr>
              <w:pStyle w:val="NormalWeb"/>
              <w:numPr>
                <w:ilvl w:val="0"/>
                <w:numId w:val="37"/>
              </w:numPr>
              <w:spacing w:line="276" w:lineRule="auto"/>
              <w:rPr>
                <w:ins w:id="182" w:author="Ruth Machira" w:date="2018-10-24T09:44:00Z"/>
                <w:rFonts w:ascii="Century Gothic" w:hAnsi="Century Gothic" w:cs="Arial"/>
                <w:sz w:val="20"/>
                <w:szCs w:val="20"/>
              </w:rPr>
            </w:pPr>
            <w:ins w:id="183" w:author="Ruth Machira" w:date="2018-10-24T09:44:00Z">
              <w:r w:rsidRPr="00994D5F">
                <w:rPr>
                  <w:rFonts w:ascii="Century Gothic" w:hAnsi="Century Gothic" w:cs="Arial"/>
                  <w:sz w:val="20"/>
                  <w:szCs w:val="20"/>
                </w:rPr>
                <w:t>Dr. Dan Orwa</w:t>
              </w:r>
            </w:ins>
            <w:r w:rsidRPr="00994D5F">
              <w:rPr>
                <w:rFonts w:ascii="Century Gothic" w:hAnsi="Century Gothic" w:cs="Arial"/>
                <w:sz w:val="20"/>
                <w:szCs w:val="20"/>
              </w:rPr>
              <w:t>-</w:t>
            </w:r>
            <w:ins w:id="184" w:author="Ruth Machira" w:date="2018-10-24T09:44:00Z">
              <w:r w:rsidRPr="00994D5F">
                <w:rPr>
                  <w:rFonts w:ascii="Century Gothic" w:hAnsi="Century Gothic" w:cs="Arial"/>
                  <w:sz w:val="20"/>
                  <w:szCs w:val="20"/>
                </w:rPr>
                <w:t>Engagement Consultant (Change Management &amp; QA)</w:t>
              </w:r>
            </w:ins>
          </w:p>
          <w:p w14:paraId="7D74FD11" w14:textId="77777777" w:rsidR="00994D5F" w:rsidRPr="00994D5F" w:rsidRDefault="00994D5F" w:rsidP="00994D5F">
            <w:pPr>
              <w:pStyle w:val="NormalWeb"/>
              <w:numPr>
                <w:ilvl w:val="0"/>
                <w:numId w:val="37"/>
              </w:numPr>
              <w:spacing w:line="276" w:lineRule="auto"/>
              <w:rPr>
                <w:ins w:id="185" w:author="Ruth Machira" w:date="2018-10-24T09:44:00Z"/>
                <w:rFonts w:ascii="Century Gothic" w:hAnsi="Century Gothic" w:cs="Arial"/>
                <w:sz w:val="20"/>
                <w:szCs w:val="20"/>
              </w:rPr>
            </w:pPr>
            <w:ins w:id="186" w:author="Ruth Machira" w:date="2018-10-24T09:44:00Z">
              <w:r w:rsidRPr="00994D5F">
                <w:rPr>
                  <w:rFonts w:ascii="Century Gothic" w:hAnsi="Century Gothic" w:cs="Arial"/>
                  <w:sz w:val="20"/>
                  <w:szCs w:val="20"/>
                </w:rPr>
                <w:t>Joseph Muturi</w:t>
              </w:r>
            </w:ins>
            <w:ins w:id="187" w:author="Ruth Machira" w:date="2018-10-24T09:45:00Z">
              <w:r w:rsidRPr="00994D5F">
                <w:rPr>
                  <w:rFonts w:ascii="Century Gothic" w:hAnsi="Century Gothic" w:cs="Arial"/>
                  <w:sz w:val="20"/>
                  <w:szCs w:val="20"/>
                </w:rPr>
                <w:t>-</w:t>
              </w:r>
            </w:ins>
            <w:ins w:id="188" w:author="Ruth Machira" w:date="2018-10-24T09:44:00Z">
              <w:r w:rsidRPr="00994D5F">
                <w:rPr>
                  <w:rFonts w:ascii="Century Gothic" w:hAnsi="Century Gothic" w:cs="Arial"/>
                  <w:sz w:val="20"/>
                  <w:szCs w:val="20"/>
                </w:rPr>
                <w:t>Project Manager</w:t>
              </w:r>
            </w:ins>
          </w:p>
          <w:p w14:paraId="0C1D7130" w14:textId="77777777" w:rsidR="00994D5F" w:rsidRPr="00994D5F" w:rsidRDefault="00994D5F" w:rsidP="00994D5F">
            <w:pPr>
              <w:pStyle w:val="NormalWeb"/>
              <w:numPr>
                <w:ilvl w:val="0"/>
                <w:numId w:val="37"/>
              </w:numPr>
              <w:spacing w:line="276" w:lineRule="auto"/>
              <w:rPr>
                <w:ins w:id="189" w:author="Ruth Machira" w:date="2018-10-24T09:44:00Z"/>
                <w:rFonts w:ascii="Century Gothic" w:hAnsi="Century Gothic" w:cs="Arial"/>
                <w:sz w:val="20"/>
                <w:szCs w:val="20"/>
              </w:rPr>
            </w:pPr>
            <w:ins w:id="190" w:author="Ruth Machira" w:date="2018-10-24T09:44:00Z">
              <w:r w:rsidRPr="00994D5F">
                <w:rPr>
                  <w:rFonts w:ascii="Century Gothic" w:hAnsi="Century Gothic" w:cs="Arial"/>
                  <w:sz w:val="20"/>
                  <w:szCs w:val="20"/>
                </w:rPr>
                <w:t>Erick Daudi</w:t>
              </w:r>
            </w:ins>
            <w:ins w:id="191" w:author="Ruth Machira" w:date="2018-10-24T09:45:00Z">
              <w:r w:rsidRPr="00994D5F">
                <w:rPr>
                  <w:rFonts w:ascii="Century Gothic" w:hAnsi="Century Gothic" w:cs="Arial"/>
                  <w:sz w:val="20"/>
                  <w:szCs w:val="20"/>
                </w:rPr>
                <w:t>-</w:t>
              </w:r>
            </w:ins>
            <w:ins w:id="192" w:author="Ruth Machira" w:date="2018-10-24T09:44:00Z">
              <w:r w:rsidRPr="00994D5F">
                <w:rPr>
                  <w:rFonts w:ascii="Century Gothic" w:hAnsi="Century Gothic" w:cs="Arial"/>
                  <w:sz w:val="20"/>
                  <w:szCs w:val="20"/>
                </w:rPr>
                <w:t>Principal Technical Lead</w:t>
              </w:r>
            </w:ins>
          </w:p>
          <w:p w14:paraId="76D8FBCE" w14:textId="608BE33A" w:rsidR="00FF773A" w:rsidRPr="001D7076" w:rsidRDefault="00994D5F" w:rsidP="00994D5F">
            <w:pPr>
              <w:pStyle w:val="NormalWeb"/>
              <w:numPr>
                <w:ilvl w:val="0"/>
                <w:numId w:val="37"/>
              </w:numPr>
              <w:overflowPunct/>
              <w:autoSpaceDE/>
              <w:autoSpaceDN/>
              <w:adjustRightInd/>
              <w:spacing w:beforeAutospacing="1" w:afterAutospacing="1"/>
              <w:textAlignment w:val="auto"/>
              <w:rPr>
                <w:rFonts w:ascii="Century Gothic" w:hAnsi="Century Gothic" w:cs="Arial"/>
                <w:sz w:val="20"/>
                <w:szCs w:val="20"/>
              </w:rPr>
            </w:pPr>
            <w:ins w:id="193" w:author="Ruth Machira" w:date="2018-10-24T09:44:00Z">
              <w:r w:rsidRPr="00994D5F">
                <w:rPr>
                  <w:rFonts w:ascii="Century Gothic" w:hAnsi="Century Gothic" w:cs="Arial"/>
                  <w:sz w:val="20"/>
                  <w:szCs w:val="20"/>
                </w:rPr>
                <w:t>Ruth Machira-Lead Implementer</w:t>
              </w:r>
            </w:ins>
          </w:p>
        </w:tc>
        <w:tc>
          <w:tcPr>
            <w:tcW w:w="2642" w:type="pct"/>
            <w:tcBorders>
              <w:top w:val="outset" w:sz="6" w:space="0" w:color="auto"/>
              <w:left w:val="outset" w:sz="6" w:space="0" w:color="auto"/>
              <w:bottom w:val="outset" w:sz="6" w:space="0" w:color="auto"/>
              <w:right w:val="outset" w:sz="6" w:space="0" w:color="auto"/>
            </w:tcBorders>
            <w:shd w:val="clear" w:color="auto" w:fill="FFFFFF"/>
          </w:tcPr>
          <w:p w14:paraId="6C15C043" w14:textId="38450E2A" w:rsidR="00994D5F" w:rsidRPr="00994D5F" w:rsidRDefault="00994D5F">
            <w:pPr>
              <w:pStyle w:val="NormalWeb"/>
              <w:numPr>
                <w:ilvl w:val="0"/>
                <w:numId w:val="37"/>
              </w:numPr>
              <w:spacing w:line="276" w:lineRule="auto"/>
              <w:rPr>
                <w:ins w:id="194" w:author="Ruth Machira" w:date="2018-10-24T09:44:00Z"/>
                <w:rFonts w:ascii="Century Gothic" w:hAnsi="Century Gothic" w:cs="Arial"/>
                <w:sz w:val="20"/>
                <w:szCs w:val="20"/>
              </w:rPr>
              <w:pPrChange w:id="195" w:author="Ruth Machira" w:date="2018-10-24T09:44:00Z">
                <w:pPr>
                  <w:pStyle w:val="NormalWeb"/>
                  <w:numPr>
                    <w:numId w:val="16"/>
                  </w:numPr>
                  <w:spacing w:line="276" w:lineRule="auto"/>
                  <w:ind w:left="1080" w:hanging="360"/>
                </w:pPr>
              </w:pPrChange>
            </w:pPr>
            <w:r>
              <w:rPr>
                <w:rFonts w:ascii="Century Gothic" w:hAnsi="Century Gothic" w:cs="Arial"/>
                <w:sz w:val="20"/>
                <w:szCs w:val="20"/>
              </w:rPr>
              <w:t>Auleriah Mwangi</w:t>
            </w:r>
            <w:ins w:id="196" w:author="Ruth Machira" w:date="2018-10-24T09:44:00Z">
              <w:r w:rsidRPr="00994D5F">
                <w:rPr>
                  <w:rFonts w:ascii="Century Gothic" w:hAnsi="Century Gothic" w:cs="Arial"/>
                  <w:sz w:val="20"/>
                  <w:szCs w:val="20"/>
                </w:rPr>
                <w:t>-Lead Developer</w:t>
              </w:r>
            </w:ins>
          </w:p>
          <w:p w14:paraId="197DBC3C" w14:textId="77777777" w:rsidR="00994D5F" w:rsidRPr="00994D5F" w:rsidRDefault="00994D5F">
            <w:pPr>
              <w:pStyle w:val="NormalWeb"/>
              <w:numPr>
                <w:ilvl w:val="0"/>
                <w:numId w:val="37"/>
              </w:numPr>
              <w:spacing w:line="276" w:lineRule="auto"/>
              <w:rPr>
                <w:ins w:id="197" w:author="Ruth Machira" w:date="2018-10-24T09:44:00Z"/>
                <w:rFonts w:ascii="Century Gothic" w:hAnsi="Century Gothic" w:cs="Arial"/>
                <w:sz w:val="20"/>
                <w:szCs w:val="20"/>
              </w:rPr>
              <w:pPrChange w:id="198" w:author="Ruth Machira" w:date="2018-10-24T09:44:00Z">
                <w:pPr>
                  <w:pStyle w:val="NormalWeb"/>
                  <w:numPr>
                    <w:numId w:val="16"/>
                  </w:numPr>
                  <w:spacing w:line="276" w:lineRule="auto"/>
                  <w:ind w:left="1080" w:hanging="360"/>
                </w:pPr>
              </w:pPrChange>
            </w:pPr>
            <w:ins w:id="199" w:author="Ruth Machira" w:date="2018-10-24T09:44:00Z">
              <w:r w:rsidRPr="00994D5F">
                <w:rPr>
                  <w:rFonts w:ascii="Century Gothic" w:hAnsi="Century Gothic" w:cs="Arial"/>
                  <w:sz w:val="20"/>
                  <w:szCs w:val="20"/>
                </w:rPr>
                <w:t>Shawn Mbuvi</w:t>
              </w:r>
              <w:r w:rsidRPr="00994D5F">
                <w:rPr>
                  <w:rFonts w:ascii="Century Gothic" w:hAnsi="Century Gothic" w:cs="Arial"/>
                  <w:sz w:val="20"/>
                  <w:szCs w:val="20"/>
                </w:rPr>
                <w:tab/>
                <w:t>-Portal Developer</w:t>
              </w:r>
            </w:ins>
          </w:p>
          <w:p w14:paraId="464D31E5" w14:textId="77777777" w:rsidR="00994D5F" w:rsidRPr="00994D5F" w:rsidRDefault="00994D5F">
            <w:pPr>
              <w:pStyle w:val="NormalWeb"/>
              <w:numPr>
                <w:ilvl w:val="0"/>
                <w:numId w:val="37"/>
              </w:numPr>
              <w:spacing w:line="276" w:lineRule="auto"/>
              <w:rPr>
                <w:ins w:id="200" w:author="Ruth Machira" w:date="2018-10-24T09:44:00Z"/>
                <w:rFonts w:ascii="Century Gothic" w:hAnsi="Century Gothic" w:cs="Arial"/>
                <w:sz w:val="20"/>
                <w:szCs w:val="20"/>
              </w:rPr>
              <w:pPrChange w:id="201" w:author="Ruth Machira" w:date="2018-10-24T09:44:00Z">
                <w:pPr>
                  <w:pStyle w:val="NormalWeb"/>
                  <w:numPr>
                    <w:numId w:val="16"/>
                  </w:numPr>
                  <w:spacing w:line="276" w:lineRule="auto"/>
                  <w:ind w:left="1080" w:hanging="360"/>
                </w:pPr>
              </w:pPrChange>
            </w:pPr>
            <w:ins w:id="202" w:author="Ruth Machira" w:date="2018-10-24T09:44:00Z">
              <w:r w:rsidRPr="00994D5F">
                <w:rPr>
                  <w:rFonts w:ascii="Century Gothic" w:hAnsi="Century Gothic" w:cs="Arial"/>
                  <w:sz w:val="20"/>
                  <w:szCs w:val="20"/>
                </w:rPr>
                <w:t>David Muthoka-Project Accountant</w:t>
              </w:r>
            </w:ins>
          </w:p>
          <w:p w14:paraId="7D40FE99" w14:textId="1A7FF197" w:rsidR="00FF773A" w:rsidRPr="001D7076" w:rsidRDefault="00994D5F" w:rsidP="00994D5F">
            <w:pPr>
              <w:pStyle w:val="NormalWeb"/>
              <w:numPr>
                <w:ilvl w:val="0"/>
                <w:numId w:val="37"/>
              </w:numPr>
              <w:overflowPunct/>
              <w:autoSpaceDE/>
              <w:autoSpaceDN/>
              <w:adjustRightInd/>
              <w:spacing w:beforeAutospacing="1" w:afterAutospacing="1"/>
              <w:textAlignment w:val="auto"/>
              <w:rPr>
                <w:rFonts w:ascii="Century Gothic" w:hAnsi="Century Gothic" w:cs="Arial"/>
                <w:sz w:val="20"/>
                <w:szCs w:val="20"/>
              </w:rPr>
            </w:pPr>
            <w:ins w:id="203" w:author="Ruth Machira" w:date="2018-10-24T09:44:00Z">
              <w:r w:rsidRPr="00994D5F">
                <w:rPr>
                  <w:rFonts w:ascii="Century Gothic" w:hAnsi="Century Gothic" w:cs="Arial"/>
                  <w:sz w:val="20"/>
                  <w:szCs w:val="20"/>
                </w:rPr>
                <w:t>Obi Terry-Relationship Manager</w:t>
              </w:r>
            </w:ins>
          </w:p>
        </w:tc>
      </w:tr>
    </w:tbl>
    <w:p w14:paraId="1DBFB12C" w14:textId="77777777" w:rsidR="00FF773A" w:rsidRPr="00711AF0" w:rsidRDefault="00FF773A" w:rsidP="00FF773A">
      <w:pPr>
        <w:pStyle w:val="NormalWeb"/>
        <w:ind w:left="1080"/>
        <w:jc w:val="center"/>
        <w:outlineLvl w:val="0"/>
        <w:rPr>
          <w:rFonts w:ascii="Century Gothic" w:hAnsi="Century Gothic"/>
          <w:b/>
          <w:bCs/>
          <w:noProof/>
          <w:lang w:val="sw-KE" w:eastAsia="sw-KE"/>
        </w:rPr>
      </w:pPr>
      <w:r w:rsidRPr="00711AF0">
        <w:rPr>
          <w:rFonts w:ascii="Century Gothic" w:hAnsi="Century Gothic"/>
          <w:b/>
          <w:bCs/>
          <w:noProof/>
          <w:lang w:val="sw-KE" w:eastAsia="sw-KE"/>
        </w:rPr>
        <w:br w:type="page"/>
      </w:r>
    </w:p>
    <w:p w14:paraId="5DFC9B61" w14:textId="77777777" w:rsidR="00FF773A" w:rsidRPr="002A7D6C" w:rsidRDefault="00FF773A" w:rsidP="00FF773A">
      <w:pPr>
        <w:pStyle w:val="NormalWeb"/>
        <w:ind w:left="1080"/>
        <w:jc w:val="center"/>
        <w:outlineLvl w:val="0"/>
        <w:rPr>
          <w:rFonts w:ascii="Century Gothic" w:hAnsi="Century Gothic"/>
          <w:b/>
          <w:bCs/>
          <w:sz w:val="36"/>
          <w:szCs w:val="36"/>
        </w:rPr>
      </w:pPr>
      <w:bookmarkStart w:id="204" w:name="_Toc535316413"/>
      <w:r w:rsidRPr="002A7D6C">
        <w:rPr>
          <w:rFonts w:ascii="Century Gothic" w:hAnsi="Century Gothic"/>
          <w:b/>
          <w:bCs/>
          <w:noProof/>
          <w:sz w:val="36"/>
          <w:szCs w:val="36"/>
          <w:lang w:val="sw-KE" w:eastAsia="sw-KE"/>
        </w:rPr>
        <w:lastRenderedPageBreak/>
        <w:t>SECTION A: EXECUTIVE SUMMARY</w:t>
      </w:r>
      <w:bookmarkEnd w:id="122"/>
      <w:bookmarkEnd w:id="123"/>
      <w:bookmarkEnd w:id="124"/>
      <w:bookmarkEnd w:id="204"/>
    </w:p>
    <w:p w14:paraId="3EE1D37F" w14:textId="77777777" w:rsidR="00FF773A" w:rsidRPr="00711AF0" w:rsidRDefault="00FF773A" w:rsidP="00FF773A">
      <w:pPr>
        <w:spacing w:line="312" w:lineRule="auto"/>
        <w:jc w:val="both"/>
        <w:rPr>
          <w:rFonts w:ascii="Century Gothic" w:hAnsi="Century Gothic"/>
          <w:sz w:val="24"/>
          <w:szCs w:val="24"/>
        </w:rPr>
      </w:pPr>
      <w:r w:rsidRPr="00711AF0">
        <w:rPr>
          <w:rFonts w:ascii="Century Gothic" w:hAnsi="Century Gothic"/>
          <w:b/>
          <w:bCs/>
          <w:noProof/>
          <w:sz w:val="24"/>
          <w:szCs w:val="24"/>
        </w:rPr>
        <mc:AlternateContent>
          <mc:Choice Requires="wps">
            <w:drawing>
              <wp:anchor distT="0" distB="0" distL="114300" distR="114300" simplePos="0" relativeHeight="251660288" behindDoc="0" locked="0" layoutInCell="1" allowOverlap="1" wp14:anchorId="48906358" wp14:editId="664010D7">
                <wp:simplePos x="0" y="0"/>
                <wp:positionH relativeFrom="column">
                  <wp:posOffset>-609600</wp:posOffset>
                </wp:positionH>
                <wp:positionV relativeFrom="paragraph">
                  <wp:posOffset>-2540</wp:posOffset>
                </wp:positionV>
                <wp:extent cx="7134225" cy="635"/>
                <wp:effectExtent l="9525" t="13335" r="28575" b="43180"/>
                <wp:wrapNone/>
                <wp:docPr id="2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34225" cy="635"/>
                        </a:xfrm>
                        <a:prstGeom prst="straightConnector1">
                          <a:avLst/>
                        </a:prstGeom>
                        <a:noFill/>
                        <a:ln w="19050">
                          <a:solidFill>
                            <a:srgbClr val="C00000"/>
                          </a:solidFill>
                          <a:round/>
                          <a:headEnd/>
                          <a:tailEnd/>
                        </a:ln>
                        <a:effectLst>
                          <a:outerShdw dist="28398" dir="3806097" algn="ctr" rotWithShape="0">
                            <a:srgbClr val="205867">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81F996C" id="AutoShape 4" o:spid="_x0000_s1026" type="#_x0000_t32" style="position:absolute;margin-left:-48pt;margin-top:-.2pt;width:561.7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" strokecolor="#c00000" strokeweight="1.5pt">
                <v:shadow on="t" color="#205867" opacity=".5" offset="1pt"/>
              </v:shape>
            </w:pict>
          </mc:Fallback>
        </mc:AlternateContent>
      </w:r>
    </w:p>
    <w:p w14:paraId="787B8141" w14:textId="77777777" w:rsidR="00FF773A" w:rsidRPr="00711AF0" w:rsidRDefault="00FF773A" w:rsidP="00FF773A">
      <w:pPr>
        <w:numPr>
          <w:ilvl w:val="1"/>
          <w:numId w:val="1"/>
        </w:numPr>
        <w:overflowPunct/>
        <w:autoSpaceDE/>
        <w:autoSpaceDN/>
        <w:adjustRightInd/>
        <w:spacing w:line="360" w:lineRule="auto"/>
        <w:jc w:val="both"/>
        <w:textAlignment w:val="auto"/>
        <w:outlineLvl w:val="1"/>
        <w:rPr>
          <w:rFonts w:ascii="Century Gothic" w:hAnsi="Century Gothic"/>
          <w:b/>
          <w:sz w:val="24"/>
          <w:szCs w:val="24"/>
        </w:rPr>
      </w:pPr>
      <w:bookmarkStart w:id="205" w:name="_Toc535316414"/>
      <w:r w:rsidRPr="00711AF0">
        <w:rPr>
          <w:rFonts w:ascii="Century Gothic" w:hAnsi="Century Gothic"/>
          <w:b/>
          <w:sz w:val="24"/>
          <w:szCs w:val="24"/>
        </w:rPr>
        <w:t>Background information</w:t>
      </w:r>
      <w:bookmarkEnd w:id="205"/>
    </w:p>
    <w:p w14:paraId="5AD784D7" w14:textId="77777777" w:rsidR="00C34605" w:rsidRDefault="000422F9" w:rsidP="0090636B">
      <w:pPr>
        <w:pStyle w:val="NormalWeb"/>
        <w:jc w:val="both"/>
        <w:rPr>
          <w:rFonts w:ascii="Century Gothic" w:hAnsi="Century Gothic"/>
          <w:sz w:val="22"/>
          <w:szCs w:val="22"/>
        </w:rPr>
      </w:pPr>
      <w:ins w:id="206" w:author="Ruth Machira" w:date="2018-10-23T16:10:00Z">
        <w:r>
          <w:rPr>
            <w:rFonts w:ascii="Century Gothic" w:hAnsi="Century Gothic" w:cs="Arial"/>
            <w:sz w:val="22"/>
            <w:szCs w:val="22"/>
          </w:rPr>
          <w:t>C</w:t>
        </w:r>
      </w:ins>
      <w:ins w:id="207" w:author="Ruth Machira" w:date="2018-10-23T16:11:00Z">
        <w:r>
          <w:rPr>
            <w:rFonts w:ascii="Century Gothic" w:hAnsi="Century Gothic" w:cs="Arial"/>
            <w:sz w:val="22"/>
            <w:szCs w:val="22"/>
          </w:rPr>
          <w:t>ommission for University Education</w:t>
        </w:r>
      </w:ins>
      <w:r w:rsidR="00FF773A" w:rsidRPr="00B03BB6">
        <w:rPr>
          <w:rFonts w:ascii="Century Gothic" w:hAnsi="Century Gothic"/>
          <w:sz w:val="22"/>
          <w:szCs w:val="22"/>
        </w:rPr>
        <w:t xml:space="preserve"> formally contracted Dynasoft Business Solutions Ltd </w:t>
      </w:r>
    </w:p>
    <w:p w14:paraId="52E93DF5" w14:textId="179C1B7F" w:rsidR="0090636B" w:rsidRDefault="00FF773A" w:rsidP="0090636B">
      <w:pPr>
        <w:pStyle w:val="NormalWeb"/>
        <w:jc w:val="both"/>
        <w:rPr>
          <w:rFonts w:ascii="Century Gothic" w:eastAsiaTheme="majorEastAsia" w:hAnsi="Century Gothic" w:cs="Arial"/>
          <w:sz w:val="22"/>
          <w:szCs w:val="22"/>
        </w:rPr>
      </w:pPr>
      <w:r w:rsidRPr="00B03BB6">
        <w:rPr>
          <w:rFonts w:ascii="Century Gothic" w:hAnsi="Century Gothic"/>
          <w:sz w:val="22"/>
          <w:szCs w:val="22"/>
        </w:rPr>
        <w:t xml:space="preserve">to undertake the implementation of </w:t>
      </w:r>
      <w:r w:rsidR="0018078A" w:rsidRPr="0018078A">
        <w:rPr>
          <w:rFonts w:ascii="Century Gothic" w:eastAsiaTheme="majorEastAsia" w:hAnsi="Century Gothic" w:cs="Arial"/>
          <w:sz w:val="22"/>
          <w:szCs w:val="22"/>
        </w:rPr>
        <w:t>i</w:t>
      </w:r>
      <w:ins w:id="208" w:author="Ruth Machira" w:date="2018-10-23T14:42:00Z">
        <w:r w:rsidR="0018078A" w:rsidRPr="0018078A">
          <w:rPr>
            <w:rFonts w:ascii="Century Gothic" w:eastAsiaTheme="majorEastAsia" w:hAnsi="Century Gothic" w:cs="Arial"/>
            <w:sz w:val="22"/>
            <w:szCs w:val="22"/>
          </w:rPr>
          <w:t xml:space="preserve">ntegrated management information </w:t>
        </w:r>
      </w:ins>
      <w:ins w:id="209" w:author="Ruth Machira" w:date="2018-10-23T16:23:00Z">
        <w:r w:rsidR="0018078A" w:rsidRPr="0018078A">
          <w:rPr>
            <w:rFonts w:ascii="Century Gothic" w:eastAsiaTheme="majorEastAsia" w:hAnsi="Century Gothic" w:cs="Arial"/>
            <w:sz w:val="22"/>
            <w:szCs w:val="22"/>
          </w:rPr>
          <w:t>system</w:t>
        </w:r>
      </w:ins>
    </w:p>
    <w:p w14:paraId="011B7BB0" w14:textId="4690D75E" w:rsidR="00FF773A" w:rsidRDefault="00FF773A" w:rsidP="00C34605">
      <w:pPr>
        <w:pStyle w:val="NormalWeb"/>
        <w:jc w:val="both"/>
        <w:rPr>
          <w:rFonts w:ascii="Century Gothic" w:hAnsi="Century Gothic"/>
          <w:sz w:val="22"/>
          <w:szCs w:val="22"/>
        </w:rPr>
      </w:pPr>
      <w:r w:rsidRPr="00B03BB6">
        <w:rPr>
          <w:rFonts w:ascii="Century Gothic" w:hAnsi="Century Gothic"/>
          <w:sz w:val="22"/>
          <w:szCs w:val="22"/>
        </w:rPr>
        <w:t xml:space="preserve">solution to support the core business operations of the board. </w:t>
      </w:r>
    </w:p>
    <w:p w14:paraId="3DA30A3D" w14:textId="77777777" w:rsidR="00C34605" w:rsidRPr="00C34605" w:rsidRDefault="00C34605" w:rsidP="00C34605">
      <w:pPr>
        <w:pStyle w:val="NormalWeb"/>
        <w:jc w:val="both"/>
        <w:rPr>
          <w:rFonts w:ascii="Century Gothic" w:hAnsi="Century Gothic" w:cs="Arial"/>
          <w:sz w:val="20"/>
          <w:szCs w:val="20"/>
        </w:rPr>
      </w:pPr>
    </w:p>
    <w:p w14:paraId="1664C15E" w14:textId="6CBC1A81" w:rsidR="00FF773A" w:rsidRPr="00711AF0" w:rsidRDefault="00FF773A" w:rsidP="00FF773A">
      <w:pPr>
        <w:spacing w:line="360" w:lineRule="auto"/>
        <w:jc w:val="both"/>
        <w:rPr>
          <w:rFonts w:ascii="Century Gothic" w:hAnsi="Century Gothic"/>
          <w:sz w:val="24"/>
          <w:szCs w:val="24"/>
        </w:rPr>
      </w:pPr>
      <w:r w:rsidRPr="00B03BB6">
        <w:rPr>
          <w:rFonts w:ascii="Century Gothic" w:hAnsi="Century Gothic"/>
          <w:sz w:val="22"/>
          <w:szCs w:val="22"/>
        </w:rPr>
        <w:t xml:space="preserve">Conceptual design and solution modeling was conducted by Dynasoft consulting team to depict the proposed design to meet the key user requirements that had been captured and documented in the functional requirements document. The FRD document, signed off by both </w:t>
      </w:r>
      <w:r w:rsidR="00C34605">
        <w:rPr>
          <w:rFonts w:ascii="Century Gothic" w:hAnsi="Century Gothic"/>
          <w:sz w:val="22"/>
          <w:szCs w:val="22"/>
        </w:rPr>
        <w:t>CUE</w:t>
      </w:r>
      <w:r w:rsidRPr="00B03BB6">
        <w:rPr>
          <w:rFonts w:ascii="Century Gothic" w:hAnsi="Century Gothic"/>
          <w:sz w:val="22"/>
          <w:szCs w:val="22"/>
        </w:rPr>
        <w:t xml:space="preserve"> and Dynasoft, thus served as the input reference document for the system design phase.</w:t>
      </w:r>
      <w:r w:rsidRPr="00711AF0">
        <w:rPr>
          <w:rFonts w:ascii="Century Gothic" w:hAnsi="Century Gothic"/>
          <w:sz w:val="24"/>
          <w:szCs w:val="24"/>
        </w:rPr>
        <w:t xml:space="preserve"> </w:t>
      </w:r>
    </w:p>
    <w:p w14:paraId="325AEFFE" w14:textId="77777777" w:rsidR="00FF773A" w:rsidRPr="00711AF0" w:rsidRDefault="00FF773A" w:rsidP="00FF773A">
      <w:pPr>
        <w:spacing w:line="360" w:lineRule="auto"/>
        <w:jc w:val="both"/>
        <w:rPr>
          <w:rFonts w:ascii="Century Gothic" w:hAnsi="Century Gothic"/>
          <w:sz w:val="24"/>
          <w:szCs w:val="24"/>
        </w:rPr>
      </w:pPr>
    </w:p>
    <w:p w14:paraId="65B5B521" w14:textId="77777777" w:rsidR="00FF773A" w:rsidRPr="00711AF0" w:rsidRDefault="00FF773A" w:rsidP="00FF773A">
      <w:pPr>
        <w:numPr>
          <w:ilvl w:val="1"/>
          <w:numId w:val="1"/>
        </w:numPr>
        <w:overflowPunct/>
        <w:autoSpaceDE/>
        <w:autoSpaceDN/>
        <w:adjustRightInd/>
        <w:spacing w:line="360" w:lineRule="auto"/>
        <w:jc w:val="both"/>
        <w:textAlignment w:val="auto"/>
        <w:outlineLvl w:val="1"/>
        <w:rPr>
          <w:rFonts w:ascii="Century Gothic" w:hAnsi="Century Gothic"/>
          <w:b/>
          <w:sz w:val="24"/>
          <w:szCs w:val="24"/>
        </w:rPr>
      </w:pPr>
      <w:bookmarkStart w:id="210" w:name="_Toc535316415"/>
      <w:r w:rsidRPr="00711AF0">
        <w:rPr>
          <w:rFonts w:ascii="Century Gothic" w:hAnsi="Century Gothic"/>
          <w:b/>
          <w:sz w:val="24"/>
          <w:szCs w:val="24"/>
        </w:rPr>
        <w:t>Purpose of the Conceptual model, system design and solution blueprint document</w:t>
      </w:r>
      <w:bookmarkEnd w:id="210"/>
    </w:p>
    <w:p w14:paraId="68D8B3F1" w14:textId="073CB415" w:rsidR="00FF773A" w:rsidRPr="0099403C" w:rsidRDefault="00FF773A" w:rsidP="0099403C">
      <w:pPr>
        <w:tabs>
          <w:tab w:val="left" w:pos="720"/>
          <w:tab w:val="left" w:leader="dot" w:pos="9720"/>
        </w:tabs>
        <w:spacing w:line="360" w:lineRule="auto"/>
        <w:jc w:val="both"/>
        <w:rPr>
          <w:rFonts w:ascii="Century Gothic" w:hAnsi="Century Gothic"/>
          <w:sz w:val="22"/>
          <w:szCs w:val="22"/>
        </w:rPr>
      </w:pPr>
      <w:r w:rsidRPr="00B03BB6">
        <w:rPr>
          <w:rFonts w:ascii="Century Gothic" w:hAnsi="Century Gothic"/>
          <w:sz w:val="22"/>
          <w:szCs w:val="22"/>
        </w:rPr>
        <w:t>To document the proposed global and detailed Conceptual model, system design and solution blueprint that matches the user requirements that were captured and signed off in the f</w:t>
      </w:r>
      <w:r w:rsidR="0099403C">
        <w:rPr>
          <w:rFonts w:ascii="Century Gothic" w:hAnsi="Century Gothic"/>
          <w:sz w:val="22"/>
          <w:szCs w:val="22"/>
        </w:rPr>
        <w:t>unctional requirements document</w:t>
      </w:r>
    </w:p>
    <w:p w14:paraId="5C7C1205" w14:textId="77777777" w:rsidR="00FF773A" w:rsidRPr="00711AF0" w:rsidRDefault="00FF773A" w:rsidP="00FF773A">
      <w:pPr>
        <w:tabs>
          <w:tab w:val="left" w:pos="720"/>
          <w:tab w:val="left" w:leader="dot" w:pos="9720"/>
        </w:tabs>
        <w:spacing w:line="360" w:lineRule="auto"/>
        <w:rPr>
          <w:rFonts w:ascii="Century Gothic" w:hAnsi="Century Gothic"/>
          <w:sz w:val="24"/>
          <w:szCs w:val="24"/>
        </w:rPr>
      </w:pPr>
    </w:p>
    <w:p w14:paraId="1ECC321E" w14:textId="77777777" w:rsidR="00FF773A" w:rsidRPr="00711AF0" w:rsidRDefault="00FF773A" w:rsidP="00FF773A">
      <w:pPr>
        <w:numPr>
          <w:ilvl w:val="1"/>
          <w:numId w:val="1"/>
        </w:numPr>
        <w:overflowPunct/>
        <w:autoSpaceDE/>
        <w:autoSpaceDN/>
        <w:adjustRightInd/>
        <w:spacing w:line="360" w:lineRule="auto"/>
        <w:jc w:val="both"/>
        <w:textAlignment w:val="auto"/>
        <w:outlineLvl w:val="1"/>
        <w:rPr>
          <w:rFonts w:ascii="Century Gothic" w:hAnsi="Century Gothic"/>
          <w:b/>
          <w:sz w:val="24"/>
          <w:szCs w:val="24"/>
        </w:rPr>
      </w:pPr>
      <w:bookmarkStart w:id="211" w:name="_Toc535316416"/>
      <w:r w:rsidRPr="00711AF0">
        <w:rPr>
          <w:rFonts w:ascii="Century Gothic" w:hAnsi="Century Gothic"/>
          <w:b/>
          <w:sz w:val="24"/>
          <w:szCs w:val="24"/>
        </w:rPr>
        <w:t>Scope of the system design &amp; solution blueprint</w:t>
      </w:r>
      <w:bookmarkEnd w:id="211"/>
    </w:p>
    <w:p w14:paraId="1AAB7CBF" w14:textId="0A61D3AD" w:rsidR="00FF773A" w:rsidRPr="00B03BB6" w:rsidRDefault="00FF773A" w:rsidP="00FF773A">
      <w:pPr>
        <w:tabs>
          <w:tab w:val="left" w:pos="720"/>
          <w:tab w:val="left" w:leader="dot" w:pos="9720"/>
        </w:tabs>
        <w:spacing w:line="360" w:lineRule="auto"/>
        <w:rPr>
          <w:rFonts w:ascii="Century Gothic" w:hAnsi="Century Gothic"/>
          <w:sz w:val="22"/>
          <w:szCs w:val="22"/>
        </w:rPr>
      </w:pPr>
      <w:r w:rsidRPr="00B03BB6">
        <w:rPr>
          <w:rFonts w:ascii="Century Gothic" w:hAnsi="Century Gothic"/>
          <w:sz w:val="22"/>
          <w:szCs w:val="22"/>
        </w:rPr>
        <w:t>The system design and conceptual data flow modeling w</w:t>
      </w:r>
      <w:r w:rsidR="0099403C">
        <w:rPr>
          <w:rFonts w:ascii="Century Gothic" w:hAnsi="Century Gothic"/>
          <w:sz w:val="22"/>
          <w:szCs w:val="22"/>
        </w:rPr>
        <w:t xml:space="preserve">as done to cover the following 4 core </w:t>
      </w:r>
      <w:r w:rsidRPr="00B03BB6">
        <w:rPr>
          <w:rFonts w:ascii="Century Gothic" w:hAnsi="Century Gothic"/>
          <w:sz w:val="22"/>
          <w:szCs w:val="22"/>
        </w:rPr>
        <w:t>funct</w:t>
      </w:r>
      <w:r w:rsidR="0099403C">
        <w:rPr>
          <w:rFonts w:ascii="Century Gothic" w:hAnsi="Century Gothic"/>
          <w:sz w:val="22"/>
          <w:szCs w:val="22"/>
        </w:rPr>
        <w:t>ions for CUE</w:t>
      </w:r>
      <w:r w:rsidRPr="00B03BB6">
        <w:rPr>
          <w:rFonts w:ascii="Century Gothic" w:hAnsi="Century Gothic"/>
          <w:sz w:val="22"/>
          <w:szCs w:val="22"/>
        </w:rPr>
        <w:t>, namely:</w:t>
      </w:r>
    </w:p>
    <w:p w14:paraId="3FDD68AE" w14:textId="3A718D23" w:rsidR="00FF773A" w:rsidRPr="001D7076" w:rsidRDefault="00FF773A" w:rsidP="00FF773A">
      <w:pPr>
        <w:pStyle w:val="ListParagraph"/>
        <w:numPr>
          <w:ilvl w:val="0"/>
          <w:numId w:val="66"/>
        </w:numPr>
        <w:spacing w:after="200" w:line="360" w:lineRule="auto"/>
        <w:contextualSpacing/>
        <w:jc w:val="both"/>
        <w:rPr>
          <w:rFonts w:ascii="Century Gothic" w:hAnsi="Century Gothic" w:cs="Arial"/>
          <w:sz w:val="22"/>
          <w:szCs w:val="22"/>
        </w:rPr>
      </w:pPr>
      <w:r w:rsidRPr="001D7076">
        <w:rPr>
          <w:rFonts w:ascii="Century Gothic" w:hAnsi="Century Gothic" w:cs="Arial"/>
          <w:sz w:val="22"/>
          <w:szCs w:val="22"/>
          <w:lang w:val="en-GB"/>
        </w:rPr>
        <w:t>Accreditation process</w:t>
      </w:r>
    </w:p>
    <w:p w14:paraId="2C05A504" w14:textId="05784945" w:rsidR="00FF773A" w:rsidRPr="0099403C" w:rsidRDefault="0099403C" w:rsidP="00FF773A">
      <w:pPr>
        <w:pStyle w:val="ListParagraph"/>
        <w:numPr>
          <w:ilvl w:val="0"/>
          <w:numId w:val="66"/>
        </w:numPr>
        <w:spacing w:after="200" w:line="360" w:lineRule="auto"/>
        <w:contextualSpacing/>
        <w:jc w:val="both"/>
        <w:rPr>
          <w:rFonts w:ascii="Century Gothic" w:hAnsi="Century Gothic" w:cs="Arial"/>
          <w:sz w:val="22"/>
          <w:szCs w:val="22"/>
        </w:rPr>
      </w:pPr>
      <w:r>
        <w:rPr>
          <w:rFonts w:ascii="Century Gothic" w:hAnsi="Century Gothic" w:cs="Arial"/>
          <w:sz w:val="22"/>
          <w:szCs w:val="22"/>
          <w:lang w:val="en-GB"/>
        </w:rPr>
        <w:t xml:space="preserve">Financial </w:t>
      </w:r>
      <w:r w:rsidR="00FF773A" w:rsidRPr="001D7076">
        <w:rPr>
          <w:rFonts w:ascii="Century Gothic" w:hAnsi="Century Gothic" w:cs="Arial"/>
          <w:sz w:val="22"/>
          <w:szCs w:val="22"/>
          <w:lang w:val="en-GB"/>
        </w:rPr>
        <w:t>management</w:t>
      </w:r>
    </w:p>
    <w:p w14:paraId="729F9FCC" w14:textId="7B811281" w:rsidR="0099403C" w:rsidRPr="00CC0015" w:rsidRDefault="00CC0015" w:rsidP="00FF773A">
      <w:pPr>
        <w:pStyle w:val="ListParagraph"/>
        <w:numPr>
          <w:ilvl w:val="0"/>
          <w:numId w:val="66"/>
        </w:numPr>
        <w:spacing w:after="200" w:line="360" w:lineRule="auto"/>
        <w:contextualSpacing/>
        <w:jc w:val="both"/>
        <w:rPr>
          <w:rFonts w:ascii="Century Gothic" w:hAnsi="Century Gothic" w:cs="Arial"/>
          <w:sz w:val="22"/>
          <w:szCs w:val="22"/>
        </w:rPr>
      </w:pPr>
      <w:r>
        <w:rPr>
          <w:rFonts w:ascii="Century Gothic" w:hAnsi="Century Gothic" w:cs="Arial"/>
          <w:sz w:val="22"/>
          <w:szCs w:val="22"/>
          <w:lang w:val="en-GB"/>
        </w:rPr>
        <w:t>Quality Audit</w:t>
      </w:r>
    </w:p>
    <w:p w14:paraId="21AFCA2A" w14:textId="26553159" w:rsidR="00CC0015" w:rsidRPr="001D7076" w:rsidRDefault="00CC0015" w:rsidP="00FF773A">
      <w:pPr>
        <w:pStyle w:val="ListParagraph"/>
        <w:numPr>
          <w:ilvl w:val="0"/>
          <w:numId w:val="66"/>
        </w:numPr>
        <w:spacing w:after="200" w:line="360" w:lineRule="auto"/>
        <w:contextualSpacing/>
        <w:jc w:val="both"/>
        <w:rPr>
          <w:rFonts w:ascii="Century Gothic" w:hAnsi="Century Gothic" w:cs="Arial"/>
          <w:sz w:val="22"/>
          <w:szCs w:val="22"/>
        </w:rPr>
      </w:pPr>
      <w:r>
        <w:rPr>
          <w:rFonts w:ascii="Century Gothic" w:hAnsi="Century Gothic" w:cs="Arial"/>
          <w:sz w:val="22"/>
          <w:szCs w:val="22"/>
          <w:lang w:val="en-GB"/>
        </w:rPr>
        <w:t>Data Collection</w:t>
      </w:r>
    </w:p>
    <w:p w14:paraId="12789707" w14:textId="7DEA0DD2" w:rsidR="00FF773A" w:rsidRPr="00B03BB6" w:rsidRDefault="00CC0015" w:rsidP="00FF773A">
      <w:pPr>
        <w:spacing w:line="360" w:lineRule="auto"/>
        <w:jc w:val="both"/>
        <w:rPr>
          <w:rFonts w:ascii="Century Gothic" w:hAnsi="Century Gothic"/>
          <w:sz w:val="22"/>
          <w:szCs w:val="22"/>
        </w:rPr>
      </w:pPr>
      <w:r>
        <w:rPr>
          <w:rFonts w:ascii="Century Gothic" w:hAnsi="Century Gothic"/>
          <w:sz w:val="22"/>
          <w:szCs w:val="22"/>
        </w:rPr>
        <w:t xml:space="preserve">The scope of the </w:t>
      </w:r>
      <w:r w:rsidR="005B67C6">
        <w:rPr>
          <w:rFonts w:ascii="Century Gothic" w:hAnsi="Century Gothic"/>
          <w:sz w:val="22"/>
          <w:szCs w:val="22"/>
        </w:rPr>
        <w:t>integrated management information system deployment was to cover CUE main office and all accredited institutions country wide</w:t>
      </w:r>
      <w:r w:rsidR="00FF773A" w:rsidRPr="00B03BB6">
        <w:rPr>
          <w:rFonts w:ascii="Century Gothic" w:hAnsi="Century Gothic"/>
          <w:sz w:val="22"/>
          <w:szCs w:val="22"/>
        </w:rPr>
        <w:t xml:space="preserve"> </w:t>
      </w:r>
    </w:p>
    <w:p w14:paraId="37469AB8" w14:textId="7B274065" w:rsidR="00FF773A" w:rsidRPr="00B03BB6" w:rsidRDefault="00FF773A" w:rsidP="00FF773A">
      <w:pPr>
        <w:tabs>
          <w:tab w:val="left" w:pos="720"/>
          <w:tab w:val="left" w:leader="dot" w:pos="9720"/>
        </w:tabs>
        <w:spacing w:line="360" w:lineRule="auto"/>
        <w:jc w:val="both"/>
        <w:rPr>
          <w:rFonts w:ascii="Century Gothic" w:hAnsi="Century Gothic"/>
          <w:sz w:val="22"/>
          <w:szCs w:val="22"/>
        </w:rPr>
      </w:pPr>
      <w:r w:rsidRPr="00B03BB6">
        <w:rPr>
          <w:rFonts w:ascii="Century Gothic" w:hAnsi="Century Gothic"/>
          <w:sz w:val="22"/>
          <w:szCs w:val="22"/>
        </w:rPr>
        <w:t>The system design phase was organized to separate standard functionality provided by NAV from customized enhancements made by the consulting team to su</w:t>
      </w:r>
      <w:r w:rsidR="00846115">
        <w:rPr>
          <w:rFonts w:ascii="Century Gothic" w:hAnsi="Century Gothic"/>
          <w:sz w:val="22"/>
          <w:szCs w:val="22"/>
        </w:rPr>
        <w:t>it the user requirements of CUE</w:t>
      </w:r>
      <w:r w:rsidRPr="00B03BB6">
        <w:rPr>
          <w:rFonts w:ascii="Century Gothic" w:hAnsi="Century Gothic"/>
          <w:sz w:val="22"/>
          <w:szCs w:val="22"/>
        </w:rPr>
        <w:t>.</w:t>
      </w:r>
    </w:p>
    <w:p w14:paraId="2AAA6102" w14:textId="77777777" w:rsidR="00FF773A" w:rsidRPr="00711AF0" w:rsidRDefault="00FF773A" w:rsidP="00FF773A">
      <w:pPr>
        <w:tabs>
          <w:tab w:val="left" w:pos="720"/>
          <w:tab w:val="left" w:leader="dot" w:pos="9720"/>
        </w:tabs>
        <w:spacing w:line="360" w:lineRule="auto"/>
        <w:jc w:val="both"/>
        <w:rPr>
          <w:rFonts w:ascii="Century Gothic" w:hAnsi="Century Gothic"/>
          <w:sz w:val="24"/>
          <w:szCs w:val="24"/>
        </w:rPr>
      </w:pPr>
      <w:r w:rsidRPr="00B03BB6">
        <w:rPr>
          <w:rFonts w:ascii="Century Gothic" w:hAnsi="Century Gothic"/>
          <w:sz w:val="22"/>
          <w:szCs w:val="22"/>
        </w:rPr>
        <w:lastRenderedPageBreak/>
        <w:t>The schematic diagram below shows the standard and customized functions that form the solution blueprint:</w:t>
      </w:r>
    </w:p>
    <w:tbl>
      <w:tblPr>
        <w:tblStyle w:val="LightShading"/>
        <w:tblW w:w="0" w:type="auto"/>
        <w:tblLook w:val="04A0" w:firstRow="1" w:lastRow="0" w:firstColumn="1" w:lastColumn="0" w:noHBand="0" w:noVBand="1"/>
      </w:tblPr>
      <w:tblGrid>
        <w:gridCol w:w="9360"/>
      </w:tblGrid>
      <w:tr w:rsidR="00FF773A" w:rsidRPr="00711AF0" w14:paraId="69F4834D" w14:textId="77777777" w:rsidTr="00FF773A">
        <w:trPr>
          <w:cnfStyle w:val="100000000000" w:firstRow="1" w:lastRow="0" w:firstColumn="0" w:lastColumn="0" w:oddVBand="0" w:evenVBand="0" w:oddHBand="0" w:evenHBand="0" w:firstRowFirstColumn="0" w:firstRowLastColumn="0" w:lastRowFirstColumn="0" w:lastRowLastColumn="0"/>
          <w:trHeight w:val="6100"/>
        </w:trPr>
        <w:tc>
          <w:tcPr>
            <w:cnfStyle w:val="001000000000" w:firstRow="0" w:lastRow="0" w:firstColumn="1" w:lastColumn="0" w:oddVBand="0" w:evenVBand="0" w:oddHBand="0" w:evenHBand="0" w:firstRowFirstColumn="0" w:firstRowLastColumn="0" w:lastRowFirstColumn="0" w:lastRowLastColumn="0"/>
            <w:tcW w:w="9576" w:type="dxa"/>
          </w:tcPr>
          <w:p w14:paraId="65584D3C" w14:textId="77777777" w:rsidR="00FF773A" w:rsidRPr="00711AF0" w:rsidRDefault="00FF773A" w:rsidP="00FF773A">
            <w:pPr>
              <w:tabs>
                <w:tab w:val="left" w:pos="720"/>
                <w:tab w:val="left" w:leader="dot" w:pos="9720"/>
              </w:tabs>
              <w:spacing w:line="360" w:lineRule="auto"/>
              <w:jc w:val="center"/>
              <w:rPr>
                <w:rFonts w:ascii="Century Gothic" w:hAnsi="Century Gothic"/>
                <w:noProof/>
                <w:sz w:val="24"/>
                <w:szCs w:val="24"/>
              </w:rPr>
            </w:pPr>
          </w:p>
          <w:p w14:paraId="0797E9E4" w14:textId="77777777" w:rsidR="00FF773A" w:rsidRPr="00711AF0" w:rsidRDefault="00FF773A" w:rsidP="00FF773A">
            <w:pPr>
              <w:tabs>
                <w:tab w:val="left" w:pos="720"/>
                <w:tab w:val="left" w:leader="dot" w:pos="9720"/>
              </w:tabs>
              <w:spacing w:line="360" w:lineRule="auto"/>
              <w:jc w:val="center"/>
              <w:rPr>
                <w:rFonts w:ascii="Century Gothic" w:hAnsi="Century Gothic"/>
                <w:sz w:val="24"/>
                <w:szCs w:val="24"/>
              </w:rPr>
            </w:pPr>
            <w:r w:rsidRPr="00711AF0">
              <w:rPr>
                <w:rFonts w:ascii="Century Gothic" w:hAnsi="Century Gothic"/>
                <w:noProof/>
                <w:sz w:val="24"/>
                <w:szCs w:val="24"/>
              </w:rPr>
              <w:drawing>
                <wp:inline distT="0" distB="0" distL="0" distR="0" wp14:anchorId="6D3697B8" wp14:editId="359D6C47">
                  <wp:extent cx="5410200" cy="4286250"/>
                  <wp:effectExtent l="57150" t="0" r="57150" b="0"/>
                  <wp:docPr id="13"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c>
      </w:tr>
    </w:tbl>
    <w:p w14:paraId="645E1902" w14:textId="77777777" w:rsidR="00FF773A" w:rsidRPr="00711AF0" w:rsidRDefault="00FF773A" w:rsidP="00FF773A">
      <w:pPr>
        <w:tabs>
          <w:tab w:val="left" w:pos="720"/>
          <w:tab w:val="left" w:leader="dot" w:pos="9720"/>
        </w:tabs>
        <w:spacing w:line="360" w:lineRule="auto"/>
        <w:jc w:val="center"/>
        <w:rPr>
          <w:rFonts w:ascii="Century Gothic" w:hAnsi="Century Gothic"/>
          <w:sz w:val="24"/>
          <w:szCs w:val="24"/>
        </w:rPr>
      </w:pPr>
    </w:p>
    <w:p w14:paraId="08F23B1F" w14:textId="77777777" w:rsidR="00FF773A" w:rsidRPr="00711AF0" w:rsidRDefault="00FF773A" w:rsidP="00FF773A">
      <w:pPr>
        <w:overflowPunct/>
        <w:autoSpaceDE/>
        <w:autoSpaceDN/>
        <w:adjustRightInd/>
        <w:spacing w:line="360" w:lineRule="auto"/>
        <w:ind w:left="720"/>
        <w:jc w:val="both"/>
        <w:textAlignment w:val="auto"/>
        <w:outlineLvl w:val="1"/>
        <w:rPr>
          <w:rFonts w:ascii="Century Gothic" w:hAnsi="Century Gothic"/>
          <w:b/>
          <w:sz w:val="24"/>
          <w:szCs w:val="24"/>
        </w:rPr>
      </w:pPr>
    </w:p>
    <w:p w14:paraId="4FD2BC1F" w14:textId="77777777" w:rsidR="00FF773A" w:rsidRPr="00711AF0" w:rsidRDefault="00FF773A" w:rsidP="00FF773A">
      <w:pPr>
        <w:overflowPunct/>
        <w:autoSpaceDE/>
        <w:autoSpaceDN/>
        <w:adjustRightInd/>
        <w:spacing w:line="360" w:lineRule="auto"/>
        <w:ind w:left="720"/>
        <w:jc w:val="both"/>
        <w:textAlignment w:val="auto"/>
        <w:outlineLvl w:val="1"/>
        <w:rPr>
          <w:rFonts w:ascii="Century Gothic" w:hAnsi="Century Gothic"/>
          <w:b/>
          <w:sz w:val="24"/>
          <w:szCs w:val="24"/>
        </w:rPr>
      </w:pPr>
    </w:p>
    <w:p w14:paraId="6287E360" w14:textId="77777777" w:rsidR="00FF773A" w:rsidRPr="00711AF0" w:rsidRDefault="00FF773A" w:rsidP="00FF773A">
      <w:pPr>
        <w:overflowPunct/>
        <w:autoSpaceDE/>
        <w:autoSpaceDN/>
        <w:adjustRightInd/>
        <w:spacing w:line="360" w:lineRule="auto"/>
        <w:ind w:left="720"/>
        <w:jc w:val="both"/>
        <w:textAlignment w:val="auto"/>
        <w:outlineLvl w:val="1"/>
        <w:rPr>
          <w:rFonts w:ascii="Century Gothic" w:hAnsi="Century Gothic"/>
          <w:b/>
          <w:sz w:val="24"/>
          <w:szCs w:val="24"/>
        </w:rPr>
      </w:pPr>
    </w:p>
    <w:p w14:paraId="122ACC38" w14:textId="77777777" w:rsidR="00FF773A" w:rsidRPr="00711AF0" w:rsidRDefault="00FF773A" w:rsidP="00FF773A">
      <w:pPr>
        <w:numPr>
          <w:ilvl w:val="1"/>
          <w:numId w:val="1"/>
        </w:numPr>
        <w:overflowPunct/>
        <w:autoSpaceDE/>
        <w:autoSpaceDN/>
        <w:adjustRightInd/>
        <w:spacing w:line="360" w:lineRule="auto"/>
        <w:jc w:val="both"/>
        <w:textAlignment w:val="auto"/>
        <w:outlineLvl w:val="1"/>
        <w:rPr>
          <w:rFonts w:ascii="Century Gothic" w:hAnsi="Century Gothic"/>
          <w:b/>
          <w:sz w:val="24"/>
          <w:szCs w:val="24"/>
        </w:rPr>
      </w:pPr>
      <w:bookmarkStart w:id="212" w:name="_Toc535316417"/>
      <w:r w:rsidRPr="00711AF0">
        <w:rPr>
          <w:rFonts w:ascii="Century Gothic" w:hAnsi="Century Gothic"/>
          <w:b/>
          <w:sz w:val="24"/>
          <w:szCs w:val="24"/>
        </w:rPr>
        <w:t>System design priorities</w:t>
      </w:r>
      <w:bookmarkEnd w:id="212"/>
    </w:p>
    <w:p w14:paraId="0EE93ADE" w14:textId="17D6A7E3" w:rsidR="00FF773A" w:rsidRPr="00B03BB6" w:rsidRDefault="00FF773A" w:rsidP="00FF773A">
      <w:pPr>
        <w:spacing w:line="360" w:lineRule="auto"/>
        <w:jc w:val="both"/>
        <w:rPr>
          <w:rFonts w:ascii="Century Gothic" w:hAnsi="Century Gothic"/>
          <w:sz w:val="22"/>
          <w:szCs w:val="22"/>
        </w:rPr>
      </w:pPr>
      <w:r w:rsidRPr="00B03BB6">
        <w:rPr>
          <w:rFonts w:ascii="Century Gothic" w:hAnsi="Century Gothic"/>
          <w:sz w:val="22"/>
          <w:szCs w:val="22"/>
        </w:rPr>
        <w:t>The design process for t</w:t>
      </w:r>
      <w:r w:rsidR="006570A2">
        <w:rPr>
          <w:rFonts w:ascii="Century Gothic" w:hAnsi="Century Gothic"/>
          <w:sz w:val="22"/>
          <w:szCs w:val="22"/>
        </w:rPr>
        <w:t>he NAV solution deployed at CUE</w:t>
      </w:r>
      <w:r w:rsidRPr="00B03BB6">
        <w:rPr>
          <w:rFonts w:ascii="Century Gothic" w:hAnsi="Century Gothic"/>
          <w:sz w:val="22"/>
          <w:szCs w:val="22"/>
        </w:rPr>
        <w:t xml:space="preserve"> was governed by the following priorities among many other considerations: </w:t>
      </w:r>
    </w:p>
    <w:tbl>
      <w:tblPr>
        <w:tblStyle w:val="LightShading-Accent3"/>
        <w:tblW w:w="0" w:type="auto"/>
        <w:tblLook w:val="04A0" w:firstRow="1" w:lastRow="0" w:firstColumn="1" w:lastColumn="0" w:noHBand="0" w:noVBand="1"/>
      </w:tblPr>
      <w:tblGrid>
        <w:gridCol w:w="9360"/>
      </w:tblGrid>
      <w:tr w:rsidR="00FF773A" w:rsidRPr="00711AF0" w14:paraId="046763AA" w14:textId="77777777" w:rsidTr="00FF77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14:paraId="248404CE" w14:textId="77777777" w:rsidR="00FF773A" w:rsidRPr="00711AF0" w:rsidRDefault="00FF773A" w:rsidP="00FF773A">
            <w:pPr>
              <w:overflowPunct/>
              <w:autoSpaceDE/>
              <w:autoSpaceDN/>
              <w:adjustRightInd/>
              <w:spacing w:line="360" w:lineRule="auto"/>
              <w:jc w:val="both"/>
              <w:textAlignment w:val="auto"/>
              <w:rPr>
                <w:rFonts w:ascii="Century Gothic" w:hAnsi="Century Gothic"/>
                <w:b w:val="0"/>
                <w:color w:val="auto"/>
                <w:sz w:val="24"/>
                <w:szCs w:val="24"/>
              </w:rPr>
            </w:pPr>
          </w:p>
          <w:p w14:paraId="77B9287A" w14:textId="77777777" w:rsidR="00FF773A" w:rsidRPr="00711AF0" w:rsidRDefault="00FF773A" w:rsidP="00FF773A">
            <w:pPr>
              <w:pStyle w:val="ListParagraph"/>
              <w:numPr>
                <w:ilvl w:val="2"/>
                <w:numId w:val="1"/>
              </w:numPr>
              <w:spacing w:line="360" w:lineRule="auto"/>
              <w:jc w:val="both"/>
              <w:outlineLvl w:val="2"/>
              <w:rPr>
                <w:rFonts w:ascii="Century Gothic" w:hAnsi="Century Gothic"/>
                <w:i/>
                <w:color w:val="auto"/>
              </w:rPr>
            </w:pPr>
            <w:bookmarkStart w:id="213" w:name="_Toc535316418"/>
            <w:r w:rsidRPr="00711AF0">
              <w:rPr>
                <w:rFonts w:ascii="Century Gothic" w:hAnsi="Century Gothic"/>
                <w:i/>
                <w:color w:val="auto"/>
              </w:rPr>
              <w:t>Integration</w:t>
            </w:r>
            <w:bookmarkEnd w:id="213"/>
          </w:p>
          <w:p w14:paraId="1552C1C4" w14:textId="4A769306" w:rsidR="00FF773A" w:rsidRPr="00B03BB6" w:rsidRDefault="00783EF4" w:rsidP="00FF773A">
            <w:pPr>
              <w:spacing w:line="360" w:lineRule="auto"/>
              <w:jc w:val="both"/>
              <w:rPr>
                <w:rFonts w:ascii="Century Gothic" w:hAnsi="Century Gothic"/>
                <w:b w:val="0"/>
                <w:color w:val="auto"/>
                <w:sz w:val="22"/>
                <w:szCs w:val="22"/>
              </w:rPr>
            </w:pPr>
            <w:r>
              <w:rPr>
                <w:rFonts w:ascii="Century Gothic" w:hAnsi="Century Gothic"/>
                <w:b w:val="0"/>
                <w:color w:val="auto"/>
                <w:sz w:val="22"/>
                <w:szCs w:val="22"/>
              </w:rPr>
              <w:t>The Microsoft Dynamics NAV 2018</w:t>
            </w:r>
            <w:r w:rsidR="00FF773A" w:rsidRPr="00B03BB6">
              <w:rPr>
                <w:rFonts w:ascii="Century Gothic" w:hAnsi="Century Gothic"/>
                <w:b w:val="0"/>
                <w:color w:val="auto"/>
                <w:sz w:val="22"/>
                <w:szCs w:val="22"/>
              </w:rPr>
              <w:t xml:space="preserve"> solution shall have different but interdependent modules that will work together to sup</w:t>
            </w:r>
            <w:r>
              <w:rPr>
                <w:rFonts w:ascii="Century Gothic" w:hAnsi="Century Gothic"/>
                <w:b w:val="0"/>
                <w:color w:val="auto"/>
                <w:sz w:val="22"/>
                <w:szCs w:val="22"/>
              </w:rPr>
              <w:t>port the core operations of CUE</w:t>
            </w:r>
            <w:r w:rsidR="00FF773A" w:rsidRPr="00B03BB6">
              <w:rPr>
                <w:rFonts w:ascii="Century Gothic" w:hAnsi="Century Gothic"/>
                <w:b w:val="0"/>
                <w:color w:val="auto"/>
                <w:sz w:val="22"/>
                <w:szCs w:val="22"/>
              </w:rPr>
              <w:t xml:space="preserve">. The core </w:t>
            </w:r>
            <w:r w:rsidR="00FF773A" w:rsidRPr="00B03BB6">
              <w:rPr>
                <w:rFonts w:ascii="Century Gothic" w:hAnsi="Century Gothic"/>
                <w:b w:val="0"/>
                <w:color w:val="auto"/>
                <w:sz w:val="22"/>
                <w:szCs w:val="22"/>
              </w:rPr>
              <w:lastRenderedPageBreak/>
              <w:t xml:space="preserve">modules to be integrated include financial management, </w:t>
            </w:r>
            <w:r w:rsidR="00FF773A">
              <w:rPr>
                <w:rFonts w:ascii="Century Gothic" w:hAnsi="Century Gothic"/>
                <w:b w:val="0"/>
                <w:color w:val="auto"/>
                <w:sz w:val="22"/>
                <w:szCs w:val="22"/>
              </w:rPr>
              <w:t xml:space="preserve">accreditation, </w:t>
            </w:r>
            <w:r>
              <w:rPr>
                <w:rFonts w:ascii="Century Gothic" w:hAnsi="Century Gothic"/>
                <w:b w:val="0"/>
                <w:color w:val="auto"/>
                <w:sz w:val="22"/>
                <w:szCs w:val="22"/>
              </w:rPr>
              <w:t>quality audit and data collection.</w:t>
            </w:r>
          </w:p>
          <w:p w14:paraId="22E02FFB" w14:textId="77777777" w:rsidR="00FF773A" w:rsidRPr="00711AF0" w:rsidRDefault="00FF773A" w:rsidP="00FF773A">
            <w:pPr>
              <w:spacing w:line="360" w:lineRule="auto"/>
              <w:jc w:val="both"/>
              <w:rPr>
                <w:rFonts w:ascii="Century Gothic" w:hAnsi="Century Gothic"/>
                <w:b w:val="0"/>
                <w:color w:val="auto"/>
                <w:sz w:val="24"/>
                <w:szCs w:val="24"/>
              </w:rPr>
            </w:pPr>
          </w:p>
          <w:p w14:paraId="0D9D775E" w14:textId="77777777" w:rsidR="00FF773A" w:rsidRPr="00711AF0" w:rsidRDefault="00FF773A" w:rsidP="00FF773A">
            <w:pPr>
              <w:pStyle w:val="ListParagraph"/>
              <w:numPr>
                <w:ilvl w:val="2"/>
                <w:numId w:val="1"/>
              </w:numPr>
              <w:spacing w:line="360" w:lineRule="auto"/>
              <w:jc w:val="both"/>
              <w:outlineLvl w:val="2"/>
              <w:rPr>
                <w:rFonts w:ascii="Century Gothic" w:hAnsi="Century Gothic"/>
                <w:i/>
                <w:color w:val="auto"/>
              </w:rPr>
            </w:pPr>
            <w:bookmarkStart w:id="214" w:name="_Toc535316419"/>
            <w:r w:rsidRPr="00711AF0">
              <w:rPr>
                <w:rFonts w:ascii="Century Gothic" w:hAnsi="Century Gothic"/>
                <w:i/>
                <w:color w:val="auto"/>
              </w:rPr>
              <w:t>Usability</w:t>
            </w:r>
            <w:bookmarkEnd w:id="214"/>
            <w:r w:rsidRPr="00711AF0">
              <w:rPr>
                <w:rFonts w:ascii="Century Gothic" w:hAnsi="Century Gothic"/>
                <w:i/>
                <w:color w:val="auto"/>
              </w:rPr>
              <w:t xml:space="preserve"> </w:t>
            </w:r>
          </w:p>
          <w:p w14:paraId="6CF91A0D" w14:textId="5A6F3F7E" w:rsidR="00FF773A" w:rsidRPr="00B03BB6" w:rsidRDefault="00FF773A" w:rsidP="00FF773A">
            <w:pPr>
              <w:spacing w:line="360" w:lineRule="auto"/>
              <w:jc w:val="both"/>
              <w:rPr>
                <w:rFonts w:ascii="Century Gothic" w:hAnsi="Century Gothic"/>
                <w:b w:val="0"/>
                <w:color w:val="auto"/>
                <w:sz w:val="22"/>
                <w:szCs w:val="22"/>
              </w:rPr>
            </w:pPr>
            <w:r w:rsidRPr="00B03BB6">
              <w:rPr>
                <w:rFonts w:ascii="Century Gothic" w:hAnsi="Century Gothic"/>
                <w:b w:val="0"/>
                <w:color w:val="auto"/>
                <w:sz w:val="22"/>
                <w:szCs w:val="22"/>
              </w:rPr>
              <w:t xml:space="preserve">The system design was governed by the philosophy of making the final solution easy to use while meeting its core functional requirements. The goal was to develop an easy-to-use system supporting access to and sharing of information relevant for the finance, </w:t>
            </w:r>
            <w:r>
              <w:rPr>
                <w:rFonts w:ascii="Century Gothic" w:hAnsi="Century Gothic"/>
                <w:b w:val="0"/>
                <w:color w:val="auto"/>
                <w:sz w:val="22"/>
                <w:szCs w:val="22"/>
              </w:rPr>
              <w:t xml:space="preserve">accreditation, </w:t>
            </w:r>
            <w:r w:rsidR="002A7387">
              <w:rPr>
                <w:rFonts w:ascii="Century Gothic" w:hAnsi="Century Gothic"/>
                <w:b w:val="0"/>
                <w:color w:val="auto"/>
                <w:sz w:val="22"/>
                <w:szCs w:val="22"/>
              </w:rPr>
              <w:t xml:space="preserve">data </w:t>
            </w:r>
            <w:r w:rsidR="001164EC">
              <w:rPr>
                <w:rFonts w:ascii="Century Gothic" w:hAnsi="Century Gothic"/>
                <w:b w:val="0"/>
                <w:color w:val="auto"/>
                <w:sz w:val="22"/>
                <w:szCs w:val="22"/>
              </w:rPr>
              <w:t>collection and quality audit at CUE</w:t>
            </w:r>
            <w:r w:rsidRPr="00B03BB6">
              <w:rPr>
                <w:rFonts w:ascii="Century Gothic" w:hAnsi="Century Gothic"/>
                <w:b w:val="0"/>
                <w:color w:val="auto"/>
                <w:sz w:val="22"/>
                <w:szCs w:val="22"/>
              </w:rPr>
              <w:t>.</w:t>
            </w:r>
          </w:p>
          <w:p w14:paraId="2B695AD0" w14:textId="77777777" w:rsidR="00FF773A" w:rsidRPr="00711AF0" w:rsidRDefault="00FF773A" w:rsidP="00FF773A">
            <w:pPr>
              <w:spacing w:line="360" w:lineRule="auto"/>
              <w:jc w:val="both"/>
              <w:rPr>
                <w:rFonts w:ascii="Century Gothic" w:hAnsi="Century Gothic"/>
                <w:b w:val="0"/>
                <w:color w:val="auto"/>
                <w:sz w:val="24"/>
                <w:szCs w:val="24"/>
              </w:rPr>
            </w:pPr>
          </w:p>
          <w:p w14:paraId="03CD9B3C" w14:textId="77777777" w:rsidR="00FF773A" w:rsidRPr="00711AF0" w:rsidRDefault="00FF773A" w:rsidP="00FF773A">
            <w:pPr>
              <w:pStyle w:val="ListParagraph"/>
              <w:numPr>
                <w:ilvl w:val="2"/>
                <w:numId w:val="1"/>
              </w:numPr>
              <w:spacing w:line="360" w:lineRule="auto"/>
              <w:jc w:val="both"/>
              <w:outlineLvl w:val="2"/>
              <w:rPr>
                <w:rFonts w:ascii="Century Gothic" w:hAnsi="Century Gothic"/>
                <w:i/>
                <w:color w:val="auto"/>
              </w:rPr>
            </w:pPr>
            <w:bookmarkStart w:id="215" w:name="_Toc535316420"/>
            <w:r w:rsidRPr="00711AF0">
              <w:rPr>
                <w:rFonts w:ascii="Century Gothic" w:hAnsi="Century Gothic"/>
                <w:i/>
                <w:color w:val="auto"/>
              </w:rPr>
              <w:t>Maintainability</w:t>
            </w:r>
            <w:bookmarkEnd w:id="215"/>
          </w:p>
          <w:p w14:paraId="01C8ECB8" w14:textId="77777777" w:rsidR="00FF773A" w:rsidRPr="00B03BB6" w:rsidRDefault="00FF773A" w:rsidP="00FF773A">
            <w:pPr>
              <w:spacing w:line="360" w:lineRule="auto"/>
              <w:jc w:val="both"/>
              <w:rPr>
                <w:rFonts w:ascii="Century Gothic" w:hAnsi="Century Gothic"/>
                <w:b w:val="0"/>
                <w:color w:val="auto"/>
                <w:sz w:val="22"/>
                <w:szCs w:val="22"/>
              </w:rPr>
            </w:pPr>
            <w:r w:rsidRPr="00B03BB6">
              <w:rPr>
                <w:rFonts w:ascii="Century Gothic" w:hAnsi="Century Gothic"/>
                <w:b w:val="0"/>
                <w:color w:val="auto"/>
                <w:sz w:val="22"/>
                <w:szCs w:val="22"/>
              </w:rPr>
              <w:t xml:space="preserve">The system design adopted for the NAV system is modular and highly parameterized for ease of maintenance of each module and localization of any bugs that </w:t>
            </w:r>
            <w:r>
              <w:rPr>
                <w:rFonts w:ascii="Century Gothic" w:hAnsi="Century Gothic"/>
                <w:b w:val="0"/>
                <w:color w:val="auto"/>
                <w:sz w:val="22"/>
                <w:szCs w:val="22"/>
              </w:rPr>
              <w:t>JUNE</w:t>
            </w:r>
            <w:r w:rsidRPr="00B03BB6">
              <w:rPr>
                <w:rFonts w:ascii="Century Gothic" w:hAnsi="Century Gothic"/>
                <w:b w:val="0"/>
                <w:color w:val="auto"/>
                <w:sz w:val="22"/>
                <w:szCs w:val="22"/>
              </w:rPr>
              <w:t xml:space="preserve"> occur. </w:t>
            </w:r>
          </w:p>
          <w:p w14:paraId="142E10DC" w14:textId="77777777" w:rsidR="00FF773A" w:rsidRPr="00711AF0" w:rsidRDefault="00FF773A" w:rsidP="00FF773A">
            <w:pPr>
              <w:spacing w:line="360" w:lineRule="auto"/>
              <w:jc w:val="both"/>
              <w:rPr>
                <w:rFonts w:ascii="Century Gothic" w:hAnsi="Century Gothic"/>
                <w:b w:val="0"/>
                <w:color w:val="auto"/>
                <w:sz w:val="24"/>
                <w:szCs w:val="24"/>
              </w:rPr>
            </w:pPr>
          </w:p>
          <w:p w14:paraId="46497C60" w14:textId="77777777" w:rsidR="00FF773A" w:rsidRPr="00711AF0" w:rsidRDefault="00FF773A" w:rsidP="00FF773A">
            <w:pPr>
              <w:pStyle w:val="ListParagraph"/>
              <w:numPr>
                <w:ilvl w:val="2"/>
                <w:numId w:val="1"/>
              </w:numPr>
              <w:spacing w:line="360" w:lineRule="auto"/>
              <w:jc w:val="both"/>
              <w:outlineLvl w:val="2"/>
              <w:rPr>
                <w:rFonts w:ascii="Century Gothic" w:hAnsi="Century Gothic"/>
                <w:i/>
                <w:color w:val="auto"/>
              </w:rPr>
            </w:pPr>
            <w:bookmarkStart w:id="216" w:name="_Toc535316421"/>
            <w:r w:rsidRPr="00711AF0">
              <w:rPr>
                <w:rFonts w:ascii="Century Gothic" w:hAnsi="Century Gothic"/>
                <w:i/>
                <w:color w:val="auto"/>
              </w:rPr>
              <w:t>Security</w:t>
            </w:r>
            <w:bookmarkEnd w:id="216"/>
          </w:p>
          <w:p w14:paraId="0C353F0D" w14:textId="2FC8B38D" w:rsidR="00FF773A" w:rsidRPr="00B03BB6" w:rsidRDefault="00FF773A" w:rsidP="00FF773A">
            <w:pPr>
              <w:spacing w:line="360" w:lineRule="auto"/>
              <w:jc w:val="both"/>
              <w:rPr>
                <w:rFonts w:ascii="Century Gothic" w:hAnsi="Century Gothic"/>
                <w:b w:val="0"/>
                <w:color w:val="auto"/>
                <w:sz w:val="22"/>
                <w:szCs w:val="22"/>
              </w:rPr>
            </w:pPr>
            <w:r w:rsidRPr="00B03BB6">
              <w:rPr>
                <w:rFonts w:ascii="Century Gothic" w:hAnsi="Century Gothic"/>
                <w:b w:val="0"/>
                <w:color w:val="auto"/>
                <w:sz w:val="22"/>
                <w:szCs w:val="22"/>
              </w:rPr>
              <w:t>Due to the confidentiality and financial-nature of</w:t>
            </w:r>
            <w:r w:rsidR="00CC5EE0">
              <w:rPr>
                <w:rFonts w:ascii="Century Gothic" w:hAnsi="Century Gothic"/>
                <w:b w:val="0"/>
                <w:color w:val="auto"/>
                <w:sz w:val="22"/>
                <w:szCs w:val="22"/>
              </w:rPr>
              <w:t xml:space="preserve"> the information handled by CUE</w:t>
            </w:r>
            <w:r w:rsidRPr="00B03BB6">
              <w:rPr>
                <w:rFonts w:ascii="Century Gothic" w:hAnsi="Century Gothic"/>
                <w:b w:val="0"/>
                <w:color w:val="auto"/>
                <w:sz w:val="22"/>
                <w:szCs w:val="22"/>
              </w:rPr>
              <w:t>, it was of great priority to ensure security of the information stored by the NAV system. The three-tier architecture to be adopted for the deployment of the system guarantees security at its service tier level. The Service tier enforces security by performing authentication roles and validating all user requests before passing them to the other tiers. Furthermore, application-level security shall be enforced using user profiling. The system shall also provide an audit trail facility to track all changes made in the system.</w:t>
            </w:r>
          </w:p>
          <w:p w14:paraId="71C096D5" w14:textId="77777777" w:rsidR="00FF773A" w:rsidRPr="00711AF0" w:rsidRDefault="00FF773A" w:rsidP="00FF773A">
            <w:pPr>
              <w:spacing w:line="360" w:lineRule="auto"/>
              <w:jc w:val="both"/>
              <w:rPr>
                <w:rFonts w:ascii="Century Gothic" w:hAnsi="Century Gothic"/>
                <w:b w:val="0"/>
                <w:color w:val="auto"/>
                <w:sz w:val="24"/>
                <w:szCs w:val="24"/>
              </w:rPr>
            </w:pPr>
          </w:p>
        </w:tc>
      </w:tr>
    </w:tbl>
    <w:p w14:paraId="0D673505" w14:textId="77777777" w:rsidR="00FF773A" w:rsidRPr="00711AF0" w:rsidRDefault="00FF773A" w:rsidP="00FF773A">
      <w:pPr>
        <w:spacing w:line="360" w:lineRule="auto"/>
        <w:jc w:val="both"/>
        <w:rPr>
          <w:rFonts w:ascii="Century Gothic" w:hAnsi="Century Gothic"/>
          <w:sz w:val="24"/>
          <w:szCs w:val="24"/>
        </w:rPr>
      </w:pPr>
    </w:p>
    <w:p w14:paraId="4B69C680" w14:textId="77777777" w:rsidR="00FF773A" w:rsidRPr="00711AF0" w:rsidRDefault="00FF773A" w:rsidP="00FF773A">
      <w:pPr>
        <w:numPr>
          <w:ilvl w:val="1"/>
          <w:numId w:val="1"/>
        </w:numPr>
        <w:overflowPunct/>
        <w:autoSpaceDE/>
        <w:autoSpaceDN/>
        <w:adjustRightInd/>
        <w:spacing w:line="360" w:lineRule="auto"/>
        <w:jc w:val="both"/>
        <w:textAlignment w:val="auto"/>
        <w:outlineLvl w:val="1"/>
        <w:rPr>
          <w:rFonts w:ascii="Century Gothic" w:hAnsi="Century Gothic"/>
          <w:b/>
          <w:sz w:val="24"/>
          <w:szCs w:val="24"/>
        </w:rPr>
      </w:pPr>
      <w:bookmarkStart w:id="217" w:name="_Toc535316422"/>
      <w:r w:rsidRPr="00711AF0">
        <w:rPr>
          <w:rFonts w:ascii="Century Gothic" w:hAnsi="Century Gothic"/>
          <w:b/>
          <w:sz w:val="24"/>
          <w:szCs w:val="24"/>
        </w:rPr>
        <w:t>Deliverable</w:t>
      </w:r>
      <w:bookmarkEnd w:id="217"/>
    </w:p>
    <w:p w14:paraId="33F0F37E" w14:textId="77777777" w:rsidR="00FF773A" w:rsidRPr="00B03BB6" w:rsidRDefault="00FF773A" w:rsidP="00FF773A">
      <w:pPr>
        <w:tabs>
          <w:tab w:val="left" w:pos="720"/>
          <w:tab w:val="left" w:pos="1080"/>
          <w:tab w:val="left" w:pos="1260"/>
          <w:tab w:val="left" w:pos="1440"/>
          <w:tab w:val="left" w:leader="dot" w:pos="9720"/>
        </w:tabs>
        <w:spacing w:line="360" w:lineRule="auto"/>
        <w:rPr>
          <w:rFonts w:ascii="Century Gothic" w:hAnsi="Century Gothic"/>
          <w:sz w:val="22"/>
          <w:szCs w:val="22"/>
        </w:rPr>
      </w:pPr>
      <w:r w:rsidRPr="00B03BB6">
        <w:rPr>
          <w:rFonts w:ascii="Century Gothic" w:hAnsi="Century Gothic"/>
          <w:sz w:val="22"/>
          <w:szCs w:val="22"/>
        </w:rPr>
        <w:t>In reference to the Project plan, the deliverable of the system design phase is this Conceptual model, system design and solution blueprint document.</w:t>
      </w:r>
    </w:p>
    <w:p w14:paraId="3DB9FE31" w14:textId="77777777" w:rsidR="00FF773A" w:rsidRPr="00B03BB6" w:rsidRDefault="00FF773A" w:rsidP="00FF773A">
      <w:pPr>
        <w:tabs>
          <w:tab w:val="left" w:pos="720"/>
          <w:tab w:val="left" w:pos="1080"/>
          <w:tab w:val="left" w:pos="1260"/>
          <w:tab w:val="left" w:pos="1440"/>
          <w:tab w:val="left" w:leader="dot" w:pos="9720"/>
        </w:tabs>
        <w:spacing w:line="360" w:lineRule="auto"/>
        <w:rPr>
          <w:rFonts w:ascii="Century Gothic" w:hAnsi="Century Gothic"/>
          <w:sz w:val="22"/>
          <w:szCs w:val="22"/>
        </w:rPr>
      </w:pPr>
    </w:p>
    <w:p w14:paraId="23597A57" w14:textId="77777777" w:rsidR="00FF773A" w:rsidRPr="00B03BB6" w:rsidRDefault="00FF773A" w:rsidP="00FF773A">
      <w:pPr>
        <w:overflowPunct/>
        <w:autoSpaceDE/>
        <w:autoSpaceDN/>
        <w:adjustRightInd/>
        <w:spacing w:line="360" w:lineRule="auto"/>
        <w:textAlignment w:val="auto"/>
        <w:rPr>
          <w:rFonts w:ascii="Century Gothic" w:hAnsi="Century Gothic"/>
          <w:b/>
          <w:bCs/>
          <w:noProof/>
          <w:sz w:val="22"/>
          <w:szCs w:val="22"/>
          <w:lang w:val="sw-KE" w:eastAsia="sw-KE"/>
        </w:rPr>
      </w:pPr>
      <w:r w:rsidRPr="00B03BB6">
        <w:rPr>
          <w:rFonts w:ascii="Century Gothic" w:hAnsi="Century Gothic"/>
          <w:b/>
          <w:bCs/>
          <w:noProof/>
          <w:sz w:val="22"/>
          <w:szCs w:val="22"/>
          <w:lang w:val="sw-KE" w:eastAsia="sw-KE"/>
        </w:rPr>
        <w:br w:type="page"/>
      </w:r>
    </w:p>
    <w:p w14:paraId="3AB71B98" w14:textId="77777777" w:rsidR="00FF773A" w:rsidRPr="002A7D6C" w:rsidRDefault="00FF773A" w:rsidP="00FF773A">
      <w:pPr>
        <w:pStyle w:val="NormalWeb"/>
        <w:jc w:val="center"/>
        <w:outlineLvl w:val="0"/>
        <w:rPr>
          <w:rFonts w:ascii="Century Gothic" w:hAnsi="Century Gothic"/>
          <w:b/>
          <w:bCs/>
          <w:sz w:val="36"/>
          <w:szCs w:val="36"/>
        </w:rPr>
      </w:pPr>
      <w:bookmarkStart w:id="218" w:name="_Toc535316423"/>
      <w:r w:rsidRPr="002A7D6C">
        <w:rPr>
          <w:rFonts w:ascii="Century Gothic" w:hAnsi="Century Gothic"/>
          <w:b/>
          <w:bCs/>
          <w:noProof/>
          <w:sz w:val="36"/>
          <w:szCs w:val="36"/>
          <w:lang w:val="sw-KE" w:eastAsia="sw-KE"/>
        </w:rPr>
        <w:lastRenderedPageBreak/>
        <w:t>SECTION B: SOLUTION ARCHITECTURE</w:t>
      </w:r>
      <w:bookmarkEnd w:id="218"/>
    </w:p>
    <w:p w14:paraId="1DAA74B5" w14:textId="77777777" w:rsidR="00FF773A" w:rsidRPr="00711AF0" w:rsidRDefault="00FF773A" w:rsidP="00FF773A">
      <w:pPr>
        <w:spacing w:line="312" w:lineRule="auto"/>
        <w:jc w:val="both"/>
        <w:rPr>
          <w:rFonts w:ascii="Century Gothic" w:hAnsi="Century Gothic"/>
          <w:sz w:val="24"/>
          <w:szCs w:val="24"/>
        </w:rPr>
      </w:pPr>
      <w:r w:rsidRPr="00711AF0">
        <w:rPr>
          <w:rFonts w:ascii="Century Gothic" w:hAnsi="Century Gothic"/>
          <w:b/>
          <w:bCs/>
          <w:noProof/>
          <w:sz w:val="24"/>
          <w:szCs w:val="24"/>
        </w:rPr>
        <mc:AlternateContent>
          <mc:Choice Requires="wps">
            <w:drawing>
              <wp:anchor distT="0" distB="0" distL="114300" distR="114300" simplePos="0" relativeHeight="251661312" behindDoc="0" locked="0" layoutInCell="1" allowOverlap="1" wp14:anchorId="3086271E" wp14:editId="25976D7C">
                <wp:simplePos x="0" y="0"/>
                <wp:positionH relativeFrom="column">
                  <wp:posOffset>-552450</wp:posOffset>
                </wp:positionH>
                <wp:positionV relativeFrom="paragraph">
                  <wp:posOffset>-2540</wp:posOffset>
                </wp:positionV>
                <wp:extent cx="7038975" cy="635"/>
                <wp:effectExtent l="9525" t="17780" r="28575" b="38735"/>
                <wp:wrapNone/>
                <wp:docPr id="2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38975" cy="635"/>
                        </a:xfrm>
                        <a:prstGeom prst="straightConnector1">
                          <a:avLst/>
                        </a:prstGeom>
                        <a:noFill/>
                        <a:ln w="19050">
                          <a:solidFill>
                            <a:srgbClr val="C00000"/>
                          </a:solidFill>
                          <a:round/>
                          <a:headEnd/>
                          <a:tailEnd/>
                        </a:ln>
                        <a:effectLst>
                          <a:outerShdw dist="28398" dir="3806097" algn="ctr" rotWithShape="0">
                            <a:srgbClr val="205867">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7CBBB93" id="AutoShape 5" o:spid="_x0000_s1026" type="#_x0000_t32" style="position:absolute;margin-left:-43.5pt;margin-top:-.2pt;width:554.25pt;height:.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" strokecolor="#c00000" strokeweight="1.5pt">
                <v:shadow on="t" color="#205867" opacity=".5" offset="1pt"/>
              </v:shape>
            </w:pict>
          </mc:Fallback>
        </mc:AlternateContent>
      </w:r>
    </w:p>
    <w:p w14:paraId="2F4BF91B" w14:textId="77777777" w:rsidR="00FF773A" w:rsidRPr="00711AF0" w:rsidRDefault="00FF773A" w:rsidP="00FF773A">
      <w:pPr>
        <w:pStyle w:val="Heading2"/>
        <w:rPr>
          <w:rFonts w:ascii="Century Gothic" w:hAnsi="Century Gothic"/>
        </w:rPr>
      </w:pPr>
      <w:bookmarkStart w:id="219" w:name="_Toc535316424"/>
      <w:r w:rsidRPr="00711AF0">
        <w:rPr>
          <w:rFonts w:ascii="Century Gothic" w:hAnsi="Century Gothic"/>
        </w:rPr>
        <w:t>2.1. Global architectural model</w:t>
      </w:r>
      <w:bookmarkEnd w:id="219"/>
    </w:p>
    <w:p w14:paraId="10A040E0" w14:textId="062B3896" w:rsidR="00FF773A" w:rsidRPr="00B03BB6" w:rsidRDefault="00CC5EE0" w:rsidP="00FF773A">
      <w:pPr>
        <w:spacing w:line="360" w:lineRule="auto"/>
        <w:jc w:val="both"/>
        <w:rPr>
          <w:rFonts w:ascii="Century Gothic" w:hAnsi="Century Gothic"/>
          <w:sz w:val="22"/>
          <w:szCs w:val="22"/>
        </w:rPr>
      </w:pPr>
      <w:r>
        <w:rPr>
          <w:rFonts w:ascii="Century Gothic" w:hAnsi="Century Gothic"/>
          <w:sz w:val="22"/>
          <w:szCs w:val="22"/>
        </w:rPr>
        <w:t>Microsoft Dynamics NAV 2018</w:t>
      </w:r>
      <w:r w:rsidR="00FF773A" w:rsidRPr="00B03BB6">
        <w:rPr>
          <w:rFonts w:ascii="Century Gothic" w:hAnsi="Century Gothic"/>
          <w:sz w:val="22"/>
          <w:szCs w:val="22"/>
        </w:rPr>
        <w:t xml:space="preserve"> system is based on a three-tier architectural framework where the top tier is the GUI-enabled client interface that is resident on a normal end user machine.  The client interface is the platform responsible for the processing of user requests or general queries sent to or received from the business logic tier. The business logic component, which is the middle tier, processes all transactions covering the following core areas:</w:t>
      </w:r>
    </w:p>
    <w:p w14:paraId="6EE59076" w14:textId="1BFB2A52" w:rsidR="00FF773A" w:rsidRPr="001D7076" w:rsidRDefault="00FF773A" w:rsidP="00FF773A">
      <w:pPr>
        <w:pStyle w:val="ListParagraph"/>
        <w:numPr>
          <w:ilvl w:val="0"/>
          <w:numId w:val="98"/>
        </w:numPr>
        <w:spacing w:after="200" w:line="360" w:lineRule="auto"/>
        <w:contextualSpacing/>
        <w:jc w:val="both"/>
        <w:rPr>
          <w:rFonts w:ascii="Century Gothic" w:hAnsi="Century Gothic" w:cs="Arial"/>
          <w:sz w:val="22"/>
          <w:szCs w:val="22"/>
        </w:rPr>
      </w:pPr>
      <w:r w:rsidRPr="001D7076">
        <w:rPr>
          <w:rFonts w:ascii="Century Gothic" w:hAnsi="Century Gothic" w:cs="Arial"/>
          <w:sz w:val="22"/>
          <w:szCs w:val="22"/>
          <w:lang w:val="en-GB"/>
        </w:rPr>
        <w:t>Accreditation process</w:t>
      </w:r>
    </w:p>
    <w:p w14:paraId="77E3FCD2" w14:textId="5E031806" w:rsidR="00FF773A" w:rsidRPr="007D6846" w:rsidRDefault="007D6846" w:rsidP="00FF773A">
      <w:pPr>
        <w:pStyle w:val="ListParagraph"/>
        <w:numPr>
          <w:ilvl w:val="0"/>
          <w:numId w:val="98"/>
        </w:numPr>
        <w:spacing w:after="200" w:line="360" w:lineRule="auto"/>
        <w:contextualSpacing/>
        <w:jc w:val="both"/>
        <w:rPr>
          <w:rFonts w:ascii="Century Gothic" w:hAnsi="Century Gothic" w:cs="Arial"/>
          <w:sz w:val="22"/>
          <w:szCs w:val="22"/>
        </w:rPr>
      </w:pPr>
      <w:r>
        <w:rPr>
          <w:rFonts w:ascii="Century Gothic" w:hAnsi="Century Gothic" w:cs="Arial"/>
          <w:sz w:val="22"/>
          <w:szCs w:val="22"/>
          <w:lang w:val="en-GB"/>
        </w:rPr>
        <w:t xml:space="preserve">Financial </w:t>
      </w:r>
      <w:r w:rsidR="00FF773A" w:rsidRPr="001D7076">
        <w:rPr>
          <w:rFonts w:ascii="Century Gothic" w:hAnsi="Century Gothic" w:cs="Arial"/>
          <w:sz w:val="22"/>
          <w:szCs w:val="22"/>
          <w:lang w:val="en-GB"/>
        </w:rPr>
        <w:t>management</w:t>
      </w:r>
    </w:p>
    <w:p w14:paraId="37BD976A" w14:textId="4764EAAC" w:rsidR="007D6846" w:rsidRPr="007D6846" w:rsidRDefault="007D6846" w:rsidP="00FF773A">
      <w:pPr>
        <w:pStyle w:val="ListParagraph"/>
        <w:numPr>
          <w:ilvl w:val="0"/>
          <w:numId w:val="98"/>
        </w:numPr>
        <w:spacing w:after="200" w:line="360" w:lineRule="auto"/>
        <w:contextualSpacing/>
        <w:jc w:val="both"/>
        <w:rPr>
          <w:rFonts w:ascii="Century Gothic" w:hAnsi="Century Gothic" w:cs="Arial"/>
          <w:sz w:val="22"/>
          <w:szCs w:val="22"/>
        </w:rPr>
      </w:pPr>
      <w:r>
        <w:rPr>
          <w:rFonts w:ascii="Century Gothic" w:hAnsi="Century Gothic" w:cs="Arial"/>
          <w:sz w:val="22"/>
          <w:szCs w:val="22"/>
          <w:lang w:val="en-GB"/>
        </w:rPr>
        <w:t>Data Collection</w:t>
      </w:r>
    </w:p>
    <w:p w14:paraId="058B9BA9" w14:textId="5A3EA38A" w:rsidR="007D6846" w:rsidRPr="001D7076" w:rsidRDefault="007D6846" w:rsidP="00FF773A">
      <w:pPr>
        <w:pStyle w:val="ListParagraph"/>
        <w:numPr>
          <w:ilvl w:val="0"/>
          <w:numId w:val="98"/>
        </w:numPr>
        <w:spacing w:after="200" w:line="360" w:lineRule="auto"/>
        <w:contextualSpacing/>
        <w:jc w:val="both"/>
        <w:rPr>
          <w:rFonts w:ascii="Century Gothic" w:hAnsi="Century Gothic" w:cs="Arial"/>
          <w:sz w:val="22"/>
          <w:szCs w:val="22"/>
        </w:rPr>
      </w:pPr>
      <w:r>
        <w:rPr>
          <w:rFonts w:ascii="Century Gothic" w:hAnsi="Century Gothic" w:cs="Arial"/>
          <w:sz w:val="22"/>
          <w:szCs w:val="22"/>
          <w:lang w:val="en-GB"/>
        </w:rPr>
        <w:t>Quality Audit</w:t>
      </w:r>
    </w:p>
    <w:p w14:paraId="75DE3424" w14:textId="7378EA00" w:rsidR="00FF773A" w:rsidRPr="00B03BB6" w:rsidRDefault="00FF773A" w:rsidP="00FF773A">
      <w:pPr>
        <w:spacing w:line="360" w:lineRule="auto"/>
        <w:jc w:val="both"/>
        <w:rPr>
          <w:rFonts w:ascii="Century Gothic" w:hAnsi="Century Gothic"/>
          <w:sz w:val="22"/>
          <w:szCs w:val="22"/>
        </w:rPr>
      </w:pPr>
      <w:r w:rsidRPr="00B03BB6">
        <w:rPr>
          <w:rFonts w:ascii="Century Gothic" w:hAnsi="Century Gothic"/>
          <w:sz w:val="22"/>
          <w:szCs w:val="22"/>
        </w:rPr>
        <w:t xml:space="preserve">The business logic tier receives, processes, and retrieves information by accessing the bottom tier, the Database. The solution shall be built on </w:t>
      </w:r>
      <w:r w:rsidR="00ED5734" w:rsidRPr="00ED5734">
        <w:rPr>
          <w:rFonts w:ascii="Century Gothic" w:hAnsi="Century Gothic"/>
          <w:sz w:val="22"/>
          <w:szCs w:val="22"/>
        </w:rPr>
        <w:t>Microsoft SQL Server 2017</w:t>
      </w:r>
      <w:r w:rsidRPr="00ED5734">
        <w:rPr>
          <w:rFonts w:ascii="Century Gothic" w:hAnsi="Century Gothic"/>
          <w:sz w:val="22"/>
          <w:szCs w:val="22"/>
        </w:rPr>
        <w:t xml:space="preserve"> Standard Edition as the backend database management system.</w:t>
      </w:r>
    </w:p>
    <w:p w14:paraId="688340D0" w14:textId="77777777" w:rsidR="00FF773A" w:rsidRPr="00711AF0" w:rsidRDefault="00FF773A" w:rsidP="00FF773A">
      <w:pPr>
        <w:spacing w:line="360" w:lineRule="auto"/>
        <w:jc w:val="both"/>
        <w:rPr>
          <w:rFonts w:ascii="Century Gothic" w:hAnsi="Century Gothic"/>
          <w:sz w:val="24"/>
          <w:szCs w:val="24"/>
        </w:rPr>
      </w:pPr>
      <w:r w:rsidRPr="00711AF0">
        <w:rPr>
          <w:rFonts w:ascii="Century Gothic" w:eastAsia="Calibri" w:hAnsi="Century Gothic"/>
          <w:noProof/>
          <w:sz w:val="24"/>
          <w:szCs w:val="24"/>
        </w:rPr>
        <w:lastRenderedPageBreak/>
        <mc:AlternateContent>
          <mc:Choice Requires="wpg">
            <w:drawing>
              <wp:inline distT="0" distB="0" distL="0" distR="0" wp14:anchorId="3D5001BE" wp14:editId="415FABBE">
                <wp:extent cx="6537821" cy="6872863"/>
                <wp:effectExtent l="0" t="0" r="0" b="0"/>
                <wp:docPr id="7927" name="Group 7927"/>
                <wp:cNvGraphicFramePr/>
                <a:graphic xmlns:a="http://schemas.openxmlformats.org/drawingml/2006/main">
                  <a:graphicData uri="http://schemas.microsoft.com/office/word/2010/wordprocessingGroup">
                    <wpg:wgp>
                      <wpg:cNvGrpSpPr/>
                      <wpg:grpSpPr>
                        <a:xfrm>
                          <a:off x="0" y="0"/>
                          <a:ext cx="6537821" cy="6872863"/>
                          <a:chOff x="0" y="41053"/>
                          <a:chExt cx="7167296" cy="7534707"/>
                        </a:xfrm>
                      </wpg:grpSpPr>
                      <wps:wsp>
                        <wps:cNvPr id="976" name="Rectangle 976"/>
                        <wps:cNvSpPr/>
                        <wps:spPr>
                          <a:xfrm>
                            <a:off x="836681" y="41053"/>
                            <a:ext cx="54777" cy="185291"/>
                          </a:xfrm>
                          <a:prstGeom prst="rect">
                            <a:avLst/>
                          </a:prstGeom>
                          <a:ln>
                            <a:noFill/>
                          </a:ln>
                        </wps:spPr>
                        <wps:txbx>
                          <w:txbxContent>
                            <w:p w14:paraId="14A39718" w14:textId="77777777" w:rsidR="006F4895" w:rsidRDefault="006F4895" w:rsidP="00FF773A">
                              <w:pPr>
                                <w:spacing w:line="276" w:lineRule="auto"/>
                              </w:pPr>
                              <w:r>
                                <w:rPr>
                                  <w:rFonts w:ascii="Arial" w:eastAsia="Arial" w:hAnsi="Arial" w:cs="Arial"/>
                                  <w:b/>
                                  <w:sz w:val="23"/>
                                </w:rPr>
                                <w:t xml:space="preserve"> </w:t>
                              </w:r>
                            </w:p>
                          </w:txbxContent>
                        </wps:txbx>
                        <wps:bodyPr horzOverflow="overflow" lIns="0" tIns="0" rIns="0" bIns="0" rtlCol="0">
                          <a:noAutofit/>
                        </wps:bodyPr>
                      </wps:wsp>
                      <wps:wsp>
                        <wps:cNvPr id="9904" name="Shape 9904"/>
                        <wps:cNvSpPr/>
                        <wps:spPr>
                          <a:xfrm>
                            <a:off x="37338" y="219067"/>
                            <a:ext cx="3118866" cy="2037588"/>
                          </a:xfrm>
                          <a:custGeom>
                            <a:avLst/>
                            <a:gdLst/>
                            <a:ahLst/>
                            <a:cxnLst/>
                            <a:rect l="0" t="0" r="0" b="0"/>
                            <a:pathLst>
                              <a:path w="3118866" h="2037588">
                                <a:moveTo>
                                  <a:pt x="0" y="0"/>
                                </a:moveTo>
                                <a:lnTo>
                                  <a:pt x="3118866" y="0"/>
                                </a:lnTo>
                                <a:lnTo>
                                  <a:pt x="3118866" y="2037588"/>
                                </a:lnTo>
                                <a:lnTo>
                                  <a:pt x="0" y="203758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05" name="Shape 9905"/>
                        <wps:cNvSpPr/>
                        <wps:spPr>
                          <a:xfrm>
                            <a:off x="85344" y="219067"/>
                            <a:ext cx="3003804" cy="166878"/>
                          </a:xfrm>
                          <a:custGeom>
                            <a:avLst/>
                            <a:gdLst/>
                            <a:ahLst/>
                            <a:cxnLst/>
                            <a:rect l="0" t="0" r="0" b="0"/>
                            <a:pathLst>
                              <a:path w="3003804" h="166878">
                                <a:moveTo>
                                  <a:pt x="0" y="0"/>
                                </a:moveTo>
                                <a:lnTo>
                                  <a:pt x="3003804" y="0"/>
                                </a:lnTo>
                                <a:lnTo>
                                  <a:pt x="3003804" y="166878"/>
                                </a:lnTo>
                                <a:lnTo>
                                  <a:pt x="0" y="16687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80" name="Rectangle 980"/>
                        <wps:cNvSpPr/>
                        <wps:spPr>
                          <a:xfrm>
                            <a:off x="85344" y="219163"/>
                            <a:ext cx="50442" cy="220960"/>
                          </a:xfrm>
                          <a:prstGeom prst="rect">
                            <a:avLst/>
                          </a:prstGeom>
                          <a:ln>
                            <a:noFill/>
                          </a:ln>
                        </wps:spPr>
                        <wps:txbx>
                          <w:txbxContent>
                            <w:p w14:paraId="00093145"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wps:txbx>
                        <wps:bodyPr horzOverflow="overflow" lIns="0" tIns="0" rIns="0" bIns="0" rtlCol="0">
                          <a:noAutofit/>
                        </wps:bodyPr>
                      </wps:wsp>
                      <wps:wsp>
                        <wps:cNvPr id="9906" name="Shape 9906"/>
                        <wps:cNvSpPr/>
                        <wps:spPr>
                          <a:xfrm>
                            <a:off x="85344" y="385945"/>
                            <a:ext cx="3003804" cy="166878"/>
                          </a:xfrm>
                          <a:custGeom>
                            <a:avLst/>
                            <a:gdLst/>
                            <a:ahLst/>
                            <a:cxnLst/>
                            <a:rect l="0" t="0" r="0" b="0"/>
                            <a:pathLst>
                              <a:path w="3003804" h="166878">
                                <a:moveTo>
                                  <a:pt x="0" y="0"/>
                                </a:moveTo>
                                <a:lnTo>
                                  <a:pt x="3003804" y="0"/>
                                </a:lnTo>
                                <a:lnTo>
                                  <a:pt x="3003804" y="166878"/>
                                </a:lnTo>
                                <a:lnTo>
                                  <a:pt x="0" y="16687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82" name="Rectangle 982"/>
                        <wps:cNvSpPr/>
                        <wps:spPr>
                          <a:xfrm>
                            <a:off x="85344" y="386041"/>
                            <a:ext cx="3480161" cy="220960"/>
                          </a:xfrm>
                          <a:prstGeom prst="rect">
                            <a:avLst/>
                          </a:prstGeom>
                          <a:ln>
                            <a:noFill/>
                          </a:ln>
                        </wps:spPr>
                        <wps:txbx>
                          <w:txbxContent>
                            <w:p w14:paraId="3D9A3E95" w14:textId="77777777" w:rsidR="006F4895" w:rsidRDefault="006F4895" w:rsidP="00FF773A">
                              <w:pPr>
                                <w:spacing w:line="276" w:lineRule="auto"/>
                              </w:pPr>
                              <w:r>
                                <w:rPr>
                                  <w:rFonts w:ascii="Century Gothic" w:eastAsia="Century Gothic" w:hAnsi="Century Gothic" w:cs="Century Gothic"/>
                                  <w:b/>
                                  <w:color w:val="FFFFFF"/>
                                </w:rPr>
                                <w:t xml:space="preserve">Client Tier (Windows/Web/Mobile/App) </w:t>
                              </w:r>
                            </w:p>
                          </w:txbxContent>
                        </wps:txbx>
                        <wps:bodyPr horzOverflow="overflow" lIns="0" tIns="0" rIns="0" bIns="0" rtlCol="0">
                          <a:noAutofit/>
                        </wps:bodyPr>
                      </wps:wsp>
                      <wps:wsp>
                        <wps:cNvPr id="9907" name="Shape 9907"/>
                        <wps:cNvSpPr/>
                        <wps:spPr>
                          <a:xfrm>
                            <a:off x="85344" y="552823"/>
                            <a:ext cx="3003804" cy="166878"/>
                          </a:xfrm>
                          <a:custGeom>
                            <a:avLst/>
                            <a:gdLst/>
                            <a:ahLst/>
                            <a:cxnLst/>
                            <a:rect l="0" t="0" r="0" b="0"/>
                            <a:pathLst>
                              <a:path w="3003804" h="166878">
                                <a:moveTo>
                                  <a:pt x="0" y="0"/>
                                </a:moveTo>
                                <a:lnTo>
                                  <a:pt x="3003804" y="0"/>
                                </a:lnTo>
                                <a:lnTo>
                                  <a:pt x="3003804" y="166878"/>
                                </a:lnTo>
                                <a:lnTo>
                                  <a:pt x="0" y="16687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84" name="Rectangle 984"/>
                        <wps:cNvSpPr/>
                        <wps:spPr>
                          <a:xfrm>
                            <a:off x="85344" y="552919"/>
                            <a:ext cx="50442" cy="220960"/>
                          </a:xfrm>
                          <a:prstGeom prst="rect">
                            <a:avLst/>
                          </a:prstGeom>
                          <a:ln>
                            <a:noFill/>
                          </a:ln>
                        </wps:spPr>
                        <wps:txbx>
                          <w:txbxContent>
                            <w:p w14:paraId="30AD3593"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wps:txbx>
                        <wps:bodyPr horzOverflow="overflow" lIns="0" tIns="0" rIns="0" bIns="0" rtlCol="0">
                          <a:noAutofit/>
                        </wps:bodyPr>
                      </wps:wsp>
                      <wps:wsp>
                        <wps:cNvPr id="9908" name="Shape 9908"/>
                        <wps:cNvSpPr/>
                        <wps:spPr>
                          <a:xfrm>
                            <a:off x="85344" y="719701"/>
                            <a:ext cx="3003804" cy="165354"/>
                          </a:xfrm>
                          <a:custGeom>
                            <a:avLst/>
                            <a:gdLst/>
                            <a:ahLst/>
                            <a:cxnLst/>
                            <a:rect l="0" t="0" r="0" b="0"/>
                            <a:pathLst>
                              <a:path w="3003804" h="165354">
                                <a:moveTo>
                                  <a:pt x="0" y="0"/>
                                </a:moveTo>
                                <a:lnTo>
                                  <a:pt x="3003804" y="0"/>
                                </a:lnTo>
                                <a:lnTo>
                                  <a:pt x="3003804" y="165354"/>
                                </a:lnTo>
                                <a:lnTo>
                                  <a:pt x="0" y="165354"/>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86" name="Rectangle 986"/>
                        <wps:cNvSpPr/>
                        <wps:spPr>
                          <a:xfrm>
                            <a:off x="85344" y="719034"/>
                            <a:ext cx="50442" cy="220960"/>
                          </a:xfrm>
                          <a:prstGeom prst="rect">
                            <a:avLst/>
                          </a:prstGeom>
                          <a:ln>
                            <a:noFill/>
                          </a:ln>
                        </wps:spPr>
                        <wps:txbx>
                          <w:txbxContent>
                            <w:p w14:paraId="47757420"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wps:txbx>
                        <wps:bodyPr horzOverflow="overflow" lIns="0" tIns="0" rIns="0" bIns="0" rtlCol="0">
                          <a:noAutofit/>
                        </wps:bodyPr>
                      </wps:wsp>
                      <wps:wsp>
                        <wps:cNvPr id="9909" name="Shape 9909"/>
                        <wps:cNvSpPr/>
                        <wps:spPr>
                          <a:xfrm>
                            <a:off x="85344" y="885055"/>
                            <a:ext cx="3003804" cy="1204722"/>
                          </a:xfrm>
                          <a:custGeom>
                            <a:avLst/>
                            <a:gdLst/>
                            <a:ahLst/>
                            <a:cxnLst/>
                            <a:rect l="0" t="0" r="0" b="0"/>
                            <a:pathLst>
                              <a:path w="3003804" h="1204722">
                                <a:moveTo>
                                  <a:pt x="0" y="0"/>
                                </a:moveTo>
                                <a:lnTo>
                                  <a:pt x="3003804" y="0"/>
                                </a:lnTo>
                                <a:lnTo>
                                  <a:pt x="3003804" y="1204722"/>
                                </a:lnTo>
                                <a:lnTo>
                                  <a:pt x="0" y="1204722"/>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2107" name="Rectangle 2107"/>
                        <wps:cNvSpPr/>
                        <wps:spPr>
                          <a:xfrm>
                            <a:off x="85344" y="1953475"/>
                            <a:ext cx="50447" cy="220960"/>
                          </a:xfrm>
                          <a:prstGeom prst="rect">
                            <a:avLst/>
                          </a:prstGeom>
                          <a:ln>
                            <a:noFill/>
                          </a:ln>
                        </wps:spPr>
                        <wps:txbx>
                          <w:txbxContent>
                            <w:p w14:paraId="6E7419CB"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wps:txbx>
                        <wps:bodyPr horzOverflow="overflow" lIns="0" tIns="0" rIns="0" bIns="0" rtlCol="0">
                          <a:noAutofit/>
                        </wps:bodyPr>
                      </wps:wsp>
                      <wps:wsp>
                        <wps:cNvPr id="2108" name="Rectangle 2108"/>
                        <wps:cNvSpPr/>
                        <wps:spPr>
                          <a:xfrm>
                            <a:off x="2207696" y="1953475"/>
                            <a:ext cx="302842" cy="220960"/>
                          </a:xfrm>
                          <a:prstGeom prst="rect">
                            <a:avLst/>
                          </a:prstGeom>
                          <a:ln>
                            <a:noFill/>
                          </a:ln>
                        </wps:spPr>
                        <wps:txbx>
                          <w:txbxContent>
                            <w:p w14:paraId="0230BF22"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wps:txbx>
                        <wps:bodyPr horzOverflow="overflow" lIns="0" tIns="0" rIns="0" bIns="0" rtlCol="0">
                          <a:noAutofit/>
                        </wps:bodyPr>
                      </wps:wsp>
                      <wps:wsp>
                        <wps:cNvPr id="9910" name="Shape 9910"/>
                        <wps:cNvSpPr/>
                        <wps:spPr>
                          <a:xfrm>
                            <a:off x="85344" y="2089777"/>
                            <a:ext cx="3003804" cy="166878"/>
                          </a:xfrm>
                          <a:custGeom>
                            <a:avLst/>
                            <a:gdLst/>
                            <a:ahLst/>
                            <a:cxnLst/>
                            <a:rect l="0" t="0" r="0" b="0"/>
                            <a:pathLst>
                              <a:path w="3003804" h="166878">
                                <a:moveTo>
                                  <a:pt x="0" y="0"/>
                                </a:moveTo>
                                <a:lnTo>
                                  <a:pt x="3003804" y="0"/>
                                </a:lnTo>
                                <a:lnTo>
                                  <a:pt x="3003804" y="166878"/>
                                </a:lnTo>
                                <a:lnTo>
                                  <a:pt x="0" y="16687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0" name="Rectangle 990"/>
                        <wps:cNvSpPr/>
                        <wps:spPr>
                          <a:xfrm>
                            <a:off x="1587246" y="2089872"/>
                            <a:ext cx="50442" cy="220960"/>
                          </a:xfrm>
                          <a:prstGeom prst="rect">
                            <a:avLst/>
                          </a:prstGeom>
                          <a:ln>
                            <a:noFill/>
                          </a:ln>
                        </wps:spPr>
                        <wps:txbx>
                          <w:txbxContent>
                            <w:p w14:paraId="499E5D3E"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wps:txbx>
                        <wps:bodyPr horzOverflow="overflow" lIns="0" tIns="0" rIns="0" bIns="0" rtlCol="0">
                          <a:noAutofit/>
                        </wps:bodyPr>
                      </wps:wsp>
                      <wps:wsp>
                        <wps:cNvPr id="9911" name="Shape 9911"/>
                        <wps:cNvSpPr/>
                        <wps:spPr>
                          <a:xfrm>
                            <a:off x="3156204" y="219067"/>
                            <a:ext cx="3322320" cy="4399026"/>
                          </a:xfrm>
                          <a:custGeom>
                            <a:avLst/>
                            <a:gdLst/>
                            <a:ahLst/>
                            <a:cxnLst/>
                            <a:rect l="0" t="0" r="0" b="0"/>
                            <a:pathLst>
                              <a:path w="3322320" h="4399026">
                                <a:moveTo>
                                  <a:pt x="0" y="0"/>
                                </a:moveTo>
                                <a:lnTo>
                                  <a:pt x="3322320" y="0"/>
                                </a:lnTo>
                                <a:lnTo>
                                  <a:pt x="3322320" y="4399026"/>
                                </a:lnTo>
                                <a:lnTo>
                                  <a:pt x="0" y="4399026"/>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12" name="Shape 9912"/>
                        <wps:cNvSpPr/>
                        <wps:spPr>
                          <a:xfrm>
                            <a:off x="3222498" y="219067"/>
                            <a:ext cx="3208020" cy="166878"/>
                          </a:xfrm>
                          <a:custGeom>
                            <a:avLst/>
                            <a:gdLst/>
                            <a:ahLst/>
                            <a:cxnLst/>
                            <a:rect l="0" t="0" r="0" b="0"/>
                            <a:pathLst>
                              <a:path w="3208020" h="166878">
                                <a:moveTo>
                                  <a:pt x="0" y="0"/>
                                </a:moveTo>
                                <a:lnTo>
                                  <a:pt x="3208020" y="0"/>
                                </a:lnTo>
                                <a:lnTo>
                                  <a:pt x="3208020" y="166878"/>
                                </a:lnTo>
                                <a:lnTo>
                                  <a:pt x="0" y="16687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3" name="Rectangle 993"/>
                        <wps:cNvSpPr/>
                        <wps:spPr>
                          <a:xfrm>
                            <a:off x="4825746" y="219163"/>
                            <a:ext cx="50442" cy="220960"/>
                          </a:xfrm>
                          <a:prstGeom prst="rect">
                            <a:avLst/>
                          </a:prstGeom>
                          <a:ln>
                            <a:noFill/>
                          </a:ln>
                        </wps:spPr>
                        <wps:txbx>
                          <w:txbxContent>
                            <w:p w14:paraId="586F2415"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wps:txbx>
                        <wps:bodyPr horzOverflow="overflow" lIns="0" tIns="0" rIns="0" bIns="0" rtlCol="0">
                          <a:noAutofit/>
                        </wps:bodyPr>
                      </wps:wsp>
                      <wps:wsp>
                        <wps:cNvPr id="9913" name="Shape 9913"/>
                        <wps:cNvSpPr/>
                        <wps:spPr>
                          <a:xfrm>
                            <a:off x="3222498" y="385945"/>
                            <a:ext cx="3208020" cy="166878"/>
                          </a:xfrm>
                          <a:custGeom>
                            <a:avLst/>
                            <a:gdLst/>
                            <a:ahLst/>
                            <a:cxnLst/>
                            <a:rect l="0" t="0" r="0" b="0"/>
                            <a:pathLst>
                              <a:path w="3208020" h="166878">
                                <a:moveTo>
                                  <a:pt x="0" y="0"/>
                                </a:moveTo>
                                <a:lnTo>
                                  <a:pt x="3208020" y="0"/>
                                </a:lnTo>
                                <a:lnTo>
                                  <a:pt x="3208020" y="166878"/>
                                </a:lnTo>
                                <a:lnTo>
                                  <a:pt x="0" y="16687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5" name="Rectangle 995"/>
                        <wps:cNvSpPr/>
                        <wps:spPr>
                          <a:xfrm>
                            <a:off x="3445764" y="386041"/>
                            <a:ext cx="3721532" cy="220960"/>
                          </a:xfrm>
                          <a:prstGeom prst="rect">
                            <a:avLst/>
                          </a:prstGeom>
                          <a:ln>
                            <a:noFill/>
                          </a:ln>
                        </wps:spPr>
                        <wps:txbx>
                          <w:txbxContent>
                            <w:p w14:paraId="2AF2B97F" w14:textId="77777777" w:rsidR="006F4895" w:rsidRDefault="006F4895" w:rsidP="00FF773A">
                              <w:pPr>
                                <w:spacing w:line="276" w:lineRule="auto"/>
                              </w:pPr>
                              <w:r>
                                <w:rPr>
                                  <w:rFonts w:ascii="Century Gothic" w:eastAsia="Century Gothic" w:hAnsi="Century Gothic" w:cs="Century Gothic"/>
                                  <w:b/>
                                  <w:color w:val="FFFFFF"/>
                                </w:rPr>
                                <w:t xml:space="preserve">NAV Service Tier (NAV Application Server) </w:t>
                              </w:r>
                            </w:p>
                          </w:txbxContent>
                        </wps:txbx>
                        <wps:bodyPr horzOverflow="overflow" lIns="0" tIns="0" rIns="0" bIns="0" rtlCol="0">
                          <a:noAutofit/>
                        </wps:bodyPr>
                      </wps:wsp>
                      <wps:wsp>
                        <wps:cNvPr id="9914" name="Shape 9914"/>
                        <wps:cNvSpPr/>
                        <wps:spPr>
                          <a:xfrm>
                            <a:off x="3222498" y="552823"/>
                            <a:ext cx="3208020" cy="166878"/>
                          </a:xfrm>
                          <a:custGeom>
                            <a:avLst/>
                            <a:gdLst/>
                            <a:ahLst/>
                            <a:cxnLst/>
                            <a:rect l="0" t="0" r="0" b="0"/>
                            <a:pathLst>
                              <a:path w="3208020" h="166878">
                                <a:moveTo>
                                  <a:pt x="0" y="0"/>
                                </a:moveTo>
                                <a:lnTo>
                                  <a:pt x="3208020" y="0"/>
                                </a:lnTo>
                                <a:lnTo>
                                  <a:pt x="3208020" y="166878"/>
                                </a:lnTo>
                                <a:lnTo>
                                  <a:pt x="0" y="16687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7" name="Rectangle 997"/>
                        <wps:cNvSpPr/>
                        <wps:spPr>
                          <a:xfrm>
                            <a:off x="4825746" y="552919"/>
                            <a:ext cx="50442" cy="220960"/>
                          </a:xfrm>
                          <a:prstGeom prst="rect">
                            <a:avLst/>
                          </a:prstGeom>
                          <a:ln>
                            <a:noFill/>
                          </a:ln>
                        </wps:spPr>
                        <wps:txbx>
                          <w:txbxContent>
                            <w:p w14:paraId="21E836EB"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wps:txbx>
                        <wps:bodyPr horzOverflow="overflow" lIns="0" tIns="0" rIns="0" bIns="0" rtlCol="0">
                          <a:noAutofit/>
                        </wps:bodyPr>
                      </wps:wsp>
                      <wps:wsp>
                        <wps:cNvPr id="9915" name="Shape 9915"/>
                        <wps:cNvSpPr/>
                        <wps:spPr>
                          <a:xfrm>
                            <a:off x="3222498" y="719701"/>
                            <a:ext cx="3208020" cy="2926842"/>
                          </a:xfrm>
                          <a:custGeom>
                            <a:avLst/>
                            <a:gdLst/>
                            <a:ahLst/>
                            <a:cxnLst/>
                            <a:rect l="0" t="0" r="0" b="0"/>
                            <a:pathLst>
                              <a:path w="3208020" h="2926842">
                                <a:moveTo>
                                  <a:pt x="0" y="0"/>
                                </a:moveTo>
                                <a:lnTo>
                                  <a:pt x="3208020" y="0"/>
                                </a:lnTo>
                                <a:lnTo>
                                  <a:pt x="3208020" y="2926842"/>
                                </a:lnTo>
                                <a:lnTo>
                                  <a:pt x="0" y="2926842"/>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9" name="Rectangle 999"/>
                        <wps:cNvSpPr/>
                        <wps:spPr>
                          <a:xfrm>
                            <a:off x="5891022" y="3510241"/>
                            <a:ext cx="50442" cy="220960"/>
                          </a:xfrm>
                          <a:prstGeom prst="rect">
                            <a:avLst/>
                          </a:prstGeom>
                          <a:ln>
                            <a:noFill/>
                          </a:ln>
                        </wps:spPr>
                        <wps:txbx>
                          <w:txbxContent>
                            <w:p w14:paraId="752234BB"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wps:txbx>
                        <wps:bodyPr horzOverflow="overflow" lIns="0" tIns="0" rIns="0" bIns="0" rtlCol="0">
                          <a:noAutofit/>
                        </wps:bodyPr>
                      </wps:wsp>
                      <wps:wsp>
                        <wps:cNvPr id="9916" name="Shape 9916"/>
                        <wps:cNvSpPr/>
                        <wps:spPr>
                          <a:xfrm>
                            <a:off x="3222498" y="3646543"/>
                            <a:ext cx="3208020" cy="166116"/>
                          </a:xfrm>
                          <a:custGeom>
                            <a:avLst/>
                            <a:gdLst/>
                            <a:ahLst/>
                            <a:cxnLst/>
                            <a:rect l="0" t="0" r="0" b="0"/>
                            <a:pathLst>
                              <a:path w="3208020" h="166116">
                                <a:moveTo>
                                  <a:pt x="0" y="0"/>
                                </a:moveTo>
                                <a:lnTo>
                                  <a:pt x="3208020" y="0"/>
                                </a:lnTo>
                                <a:lnTo>
                                  <a:pt x="3208020" y="166116"/>
                                </a:lnTo>
                                <a:lnTo>
                                  <a:pt x="0" y="166116"/>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1001" name="Rectangle 1001"/>
                        <wps:cNvSpPr/>
                        <wps:spPr>
                          <a:xfrm>
                            <a:off x="3487674" y="3646638"/>
                            <a:ext cx="3610439" cy="220960"/>
                          </a:xfrm>
                          <a:prstGeom prst="rect">
                            <a:avLst/>
                          </a:prstGeom>
                          <a:ln>
                            <a:noFill/>
                          </a:ln>
                        </wps:spPr>
                        <wps:txbx>
                          <w:txbxContent>
                            <w:p w14:paraId="1008A156" w14:textId="77777777" w:rsidR="006F4895" w:rsidRDefault="006F4895" w:rsidP="00FF773A">
                              <w:pPr>
                                <w:spacing w:line="276" w:lineRule="auto"/>
                              </w:pPr>
                              <w:r>
                                <w:rPr>
                                  <w:rFonts w:ascii="Century Gothic" w:eastAsia="Century Gothic" w:hAnsi="Century Gothic" w:cs="Century Gothic"/>
                                  <w:b/>
                                  <w:color w:val="FFFFFF"/>
                                </w:rPr>
                                <w:t xml:space="preserve">Supports multiple NAS servers to improve </w:t>
                              </w:r>
                            </w:p>
                          </w:txbxContent>
                        </wps:txbx>
                        <wps:bodyPr horzOverflow="overflow" lIns="0" tIns="0" rIns="0" bIns="0" rtlCol="0">
                          <a:noAutofit/>
                        </wps:bodyPr>
                      </wps:wsp>
                      <wps:wsp>
                        <wps:cNvPr id="9917" name="Shape 9917"/>
                        <wps:cNvSpPr/>
                        <wps:spPr>
                          <a:xfrm>
                            <a:off x="3222498" y="3812659"/>
                            <a:ext cx="3208020" cy="166878"/>
                          </a:xfrm>
                          <a:custGeom>
                            <a:avLst/>
                            <a:gdLst/>
                            <a:ahLst/>
                            <a:cxnLst/>
                            <a:rect l="0" t="0" r="0" b="0"/>
                            <a:pathLst>
                              <a:path w="3208020" h="166878">
                                <a:moveTo>
                                  <a:pt x="0" y="0"/>
                                </a:moveTo>
                                <a:lnTo>
                                  <a:pt x="3208020" y="0"/>
                                </a:lnTo>
                                <a:lnTo>
                                  <a:pt x="3208020" y="166878"/>
                                </a:lnTo>
                                <a:lnTo>
                                  <a:pt x="0" y="16687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1003" name="Rectangle 1003"/>
                        <wps:cNvSpPr/>
                        <wps:spPr>
                          <a:xfrm>
                            <a:off x="4457700" y="3812755"/>
                            <a:ext cx="979105" cy="220960"/>
                          </a:xfrm>
                          <a:prstGeom prst="rect">
                            <a:avLst/>
                          </a:prstGeom>
                          <a:ln>
                            <a:noFill/>
                          </a:ln>
                        </wps:spPr>
                        <wps:txbx>
                          <w:txbxContent>
                            <w:p w14:paraId="54416CAE" w14:textId="77777777" w:rsidR="006F4895" w:rsidRDefault="006F4895" w:rsidP="00FF773A">
                              <w:pPr>
                                <w:spacing w:line="276" w:lineRule="auto"/>
                              </w:pPr>
                              <w:r>
                                <w:rPr>
                                  <w:rFonts w:ascii="Century Gothic" w:eastAsia="Century Gothic" w:hAnsi="Century Gothic" w:cs="Century Gothic"/>
                                  <w:b/>
                                  <w:color w:val="FFFFFF"/>
                                </w:rPr>
                                <w:t>performance</w:t>
                              </w:r>
                            </w:p>
                          </w:txbxContent>
                        </wps:txbx>
                        <wps:bodyPr horzOverflow="overflow" lIns="0" tIns="0" rIns="0" bIns="0" rtlCol="0">
                          <a:noAutofit/>
                        </wps:bodyPr>
                      </wps:wsp>
                      <wps:wsp>
                        <wps:cNvPr id="1004" name="Rectangle 1004"/>
                        <wps:cNvSpPr/>
                        <wps:spPr>
                          <a:xfrm>
                            <a:off x="5194556" y="3812755"/>
                            <a:ext cx="49914" cy="220960"/>
                          </a:xfrm>
                          <a:prstGeom prst="rect">
                            <a:avLst/>
                          </a:prstGeom>
                          <a:ln>
                            <a:noFill/>
                          </a:ln>
                        </wps:spPr>
                        <wps:txbx>
                          <w:txbxContent>
                            <w:p w14:paraId="47388C5E" w14:textId="77777777" w:rsidR="006F4895" w:rsidRDefault="006F4895" w:rsidP="00FF773A">
                              <w:pPr>
                                <w:spacing w:line="276" w:lineRule="auto"/>
                              </w:pPr>
                              <w:r>
                                <w:rPr>
                                  <w:color w:val="FFFFFF"/>
                                </w:rPr>
                                <w:t xml:space="preserve"> </w:t>
                              </w:r>
                            </w:p>
                          </w:txbxContent>
                        </wps:txbx>
                        <wps:bodyPr horzOverflow="overflow" lIns="0" tIns="0" rIns="0" bIns="0" rtlCol="0">
                          <a:noAutofit/>
                        </wps:bodyPr>
                      </wps:wsp>
                      <wps:wsp>
                        <wps:cNvPr id="9918" name="Shape 9918"/>
                        <wps:cNvSpPr/>
                        <wps:spPr>
                          <a:xfrm>
                            <a:off x="0" y="181729"/>
                            <a:ext cx="37338" cy="37338"/>
                          </a:xfrm>
                          <a:custGeom>
                            <a:avLst/>
                            <a:gdLst/>
                            <a:ahLst/>
                            <a:cxnLst/>
                            <a:rect l="0" t="0" r="0" b="0"/>
                            <a:pathLst>
                              <a:path w="37338" h="37338">
                                <a:moveTo>
                                  <a:pt x="0" y="0"/>
                                </a:moveTo>
                                <a:lnTo>
                                  <a:pt x="37338" y="0"/>
                                </a:lnTo>
                                <a:lnTo>
                                  <a:pt x="37338" y="37338"/>
                                </a:lnTo>
                                <a:lnTo>
                                  <a:pt x="0" y="3733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19" name="Shape 9919"/>
                        <wps:cNvSpPr/>
                        <wps:spPr>
                          <a:xfrm>
                            <a:off x="0" y="181729"/>
                            <a:ext cx="6515862" cy="37338"/>
                          </a:xfrm>
                          <a:custGeom>
                            <a:avLst/>
                            <a:gdLst/>
                            <a:ahLst/>
                            <a:cxnLst/>
                            <a:rect l="0" t="0" r="0" b="0"/>
                            <a:pathLst>
                              <a:path w="6515862" h="37338">
                                <a:moveTo>
                                  <a:pt x="0" y="0"/>
                                </a:moveTo>
                                <a:lnTo>
                                  <a:pt x="6515862" y="0"/>
                                </a:lnTo>
                                <a:lnTo>
                                  <a:pt x="6515862" y="37338"/>
                                </a:lnTo>
                                <a:lnTo>
                                  <a:pt x="0" y="3733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20" name="Shape 9920"/>
                        <wps:cNvSpPr/>
                        <wps:spPr>
                          <a:xfrm>
                            <a:off x="6478524" y="181729"/>
                            <a:ext cx="37336" cy="37338"/>
                          </a:xfrm>
                          <a:custGeom>
                            <a:avLst/>
                            <a:gdLst/>
                            <a:ahLst/>
                            <a:cxnLst/>
                            <a:rect l="0" t="0" r="0" b="0"/>
                            <a:pathLst>
                              <a:path w="37336" h="37338">
                                <a:moveTo>
                                  <a:pt x="0" y="0"/>
                                </a:moveTo>
                                <a:lnTo>
                                  <a:pt x="37336" y="0"/>
                                </a:lnTo>
                                <a:lnTo>
                                  <a:pt x="37336" y="37338"/>
                                </a:lnTo>
                                <a:lnTo>
                                  <a:pt x="0" y="3733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21" name="Shape 9921"/>
                        <wps:cNvSpPr/>
                        <wps:spPr>
                          <a:xfrm>
                            <a:off x="0" y="219067"/>
                            <a:ext cx="37338" cy="2037588"/>
                          </a:xfrm>
                          <a:custGeom>
                            <a:avLst/>
                            <a:gdLst/>
                            <a:ahLst/>
                            <a:cxnLst/>
                            <a:rect l="0" t="0" r="0" b="0"/>
                            <a:pathLst>
                              <a:path w="37338" h="2037588">
                                <a:moveTo>
                                  <a:pt x="0" y="0"/>
                                </a:moveTo>
                                <a:lnTo>
                                  <a:pt x="37338" y="0"/>
                                </a:lnTo>
                                <a:lnTo>
                                  <a:pt x="37338" y="2037588"/>
                                </a:lnTo>
                                <a:lnTo>
                                  <a:pt x="0" y="203758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22" name="Shape 9922"/>
                        <wps:cNvSpPr/>
                        <wps:spPr>
                          <a:xfrm>
                            <a:off x="6478524" y="219067"/>
                            <a:ext cx="37336" cy="2037588"/>
                          </a:xfrm>
                          <a:custGeom>
                            <a:avLst/>
                            <a:gdLst/>
                            <a:ahLst/>
                            <a:cxnLst/>
                            <a:rect l="0" t="0" r="0" b="0"/>
                            <a:pathLst>
                              <a:path w="37336" h="2037588">
                                <a:moveTo>
                                  <a:pt x="0" y="0"/>
                                </a:moveTo>
                                <a:lnTo>
                                  <a:pt x="37336" y="0"/>
                                </a:lnTo>
                                <a:lnTo>
                                  <a:pt x="37336" y="2037588"/>
                                </a:lnTo>
                                <a:lnTo>
                                  <a:pt x="0" y="203758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23" name="Shape 9923"/>
                        <wps:cNvSpPr/>
                        <wps:spPr>
                          <a:xfrm>
                            <a:off x="37338" y="2284849"/>
                            <a:ext cx="3115056" cy="2333245"/>
                          </a:xfrm>
                          <a:custGeom>
                            <a:avLst/>
                            <a:gdLst/>
                            <a:ahLst/>
                            <a:cxnLst/>
                            <a:rect l="0" t="0" r="0" b="0"/>
                            <a:pathLst>
                              <a:path w="3115056" h="2333245">
                                <a:moveTo>
                                  <a:pt x="0" y="0"/>
                                </a:moveTo>
                                <a:lnTo>
                                  <a:pt x="3115056" y="0"/>
                                </a:lnTo>
                                <a:lnTo>
                                  <a:pt x="3115056" y="2333245"/>
                                </a:lnTo>
                                <a:lnTo>
                                  <a:pt x="0" y="2333245"/>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24" name="Shape 9924"/>
                        <wps:cNvSpPr/>
                        <wps:spPr>
                          <a:xfrm>
                            <a:off x="85344" y="2284849"/>
                            <a:ext cx="3003804" cy="165354"/>
                          </a:xfrm>
                          <a:custGeom>
                            <a:avLst/>
                            <a:gdLst/>
                            <a:ahLst/>
                            <a:cxnLst/>
                            <a:rect l="0" t="0" r="0" b="0"/>
                            <a:pathLst>
                              <a:path w="3003804" h="165354">
                                <a:moveTo>
                                  <a:pt x="0" y="0"/>
                                </a:moveTo>
                                <a:lnTo>
                                  <a:pt x="3003804" y="0"/>
                                </a:lnTo>
                                <a:lnTo>
                                  <a:pt x="3003804" y="165354"/>
                                </a:lnTo>
                                <a:lnTo>
                                  <a:pt x="0" y="165354"/>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1012" name="Rectangle 1012"/>
                        <wps:cNvSpPr/>
                        <wps:spPr>
                          <a:xfrm>
                            <a:off x="1587246" y="2284945"/>
                            <a:ext cx="50442" cy="220960"/>
                          </a:xfrm>
                          <a:prstGeom prst="rect">
                            <a:avLst/>
                          </a:prstGeom>
                          <a:ln>
                            <a:noFill/>
                          </a:ln>
                        </wps:spPr>
                        <wps:txbx>
                          <w:txbxContent>
                            <w:p w14:paraId="14DDDC10"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wps:txbx>
                        <wps:bodyPr horzOverflow="overflow" lIns="0" tIns="0" rIns="0" bIns="0" rtlCol="0">
                          <a:noAutofit/>
                        </wps:bodyPr>
                      </wps:wsp>
                      <wps:wsp>
                        <wps:cNvPr id="9925" name="Shape 9925"/>
                        <wps:cNvSpPr/>
                        <wps:spPr>
                          <a:xfrm>
                            <a:off x="85344" y="2450203"/>
                            <a:ext cx="3003804" cy="166878"/>
                          </a:xfrm>
                          <a:custGeom>
                            <a:avLst/>
                            <a:gdLst/>
                            <a:ahLst/>
                            <a:cxnLst/>
                            <a:rect l="0" t="0" r="0" b="0"/>
                            <a:pathLst>
                              <a:path w="3003804" h="166878">
                                <a:moveTo>
                                  <a:pt x="0" y="0"/>
                                </a:moveTo>
                                <a:lnTo>
                                  <a:pt x="3003804" y="0"/>
                                </a:lnTo>
                                <a:lnTo>
                                  <a:pt x="3003804" y="166878"/>
                                </a:lnTo>
                                <a:lnTo>
                                  <a:pt x="0" y="16687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1014" name="Rectangle 1014"/>
                        <wps:cNvSpPr/>
                        <wps:spPr>
                          <a:xfrm>
                            <a:off x="1299972" y="2450299"/>
                            <a:ext cx="813644" cy="220960"/>
                          </a:xfrm>
                          <a:prstGeom prst="rect">
                            <a:avLst/>
                          </a:prstGeom>
                          <a:ln>
                            <a:noFill/>
                          </a:ln>
                        </wps:spPr>
                        <wps:txbx>
                          <w:txbxContent>
                            <w:p w14:paraId="0290CF66" w14:textId="77777777" w:rsidR="006F4895" w:rsidRDefault="006F4895" w:rsidP="00FF773A">
                              <w:pPr>
                                <w:spacing w:line="276" w:lineRule="auto"/>
                              </w:pPr>
                              <w:r>
                                <w:rPr>
                                  <w:rFonts w:ascii="Century Gothic" w:eastAsia="Century Gothic" w:hAnsi="Century Gothic" w:cs="Century Gothic"/>
                                  <w:b/>
                                  <w:color w:val="FFFFFF"/>
                                </w:rPr>
                                <w:t xml:space="preserve">Data Tier </w:t>
                              </w:r>
                            </w:p>
                          </w:txbxContent>
                        </wps:txbx>
                        <wps:bodyPr horzOverflow="overflow" lIns="0" tIns="0" rIns="0" bIns="0" rtlCol="0">
                          <a:noAutofit/>
                        </wps:bodyPr>
                      </wps:wsp>
                      <wps:wsp>
                        <wps:cNvPr id="9926" name="Shape 9926"/>
                        <wps:cNvSpPr/>
                        <wps:spPr>
                          <a:xfrm>
                            <a:off x="85344" y="2617081"/>
                            <a:ext cx="3003804" cy="1834134"/>
                          </a:xfrm>
                          <a:custGeom>
                            <a:avLst/>
                            <a:gdLst/>
                            <a:ahLst/>
                            <a:cxnLst/>
                            <a:rect l="0" t="0" r="0" b="0"/>
                            <a:pathLst>
                              <a:path w="3003804" h="1834134">
                                <a:moveTo>
                                  <a:pt x="0" y="0"/>
                                </a:moveTo>
                                <a:lnTo>
                                  <a:pt x="3003804" y="0"/>
                                </a:lnTo>
                                <a:lnTo>
                                  <a:pt x="3003804" y="1834134"/>
                                </a:lnTo>
                                <a:lnTo>
                                  <a:pt x="0" y="1834134"/>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1016" name="Rectangle 1016"/>
                        <wps:cNvSpPr/>
                        <wps:spPr>
                          <a:xfrm>
                            <a:off x="2253234" y="4314912"/>
                            <a:ext cx="50442" cy="220960"/>
                          </a:xfrm>
                          <a:prstGeom prst="rect">
                            <a:avLst/>
                          </a:prstGeom>
                          <a:ln>
                            <a:noFill/>
                          </a:ln>
                        </wps:spPr>
                        <wps:txbx>
                          <w:txbxContent>
                            <w:p w14:paraId="790B4826"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wps:txbx>
                        <wps:bodyPr horzOverflow="overflow" lIns="0" tIns="0" rIns="0" bIns="0" rtlCol="0">
                          <a:noAutofit/>
                        </wps:bodyPr>
                      </wps:wsp>
                      <wps:wsp>
                        <wps:cNvPr id="9927" name="Shape 9927"/>
                        <wps:cNvSpPr/>
                        <wps:spPr>
                          <a:xfrm>
                            <a:off x="85344" y="4451215"/>
                            <a:ext cx="3003804" cy="166878"/>
                          </a:xfrm>
                          <a:custGeom>
                            <a:avLst/>
                            <a:gdLst/>
                            <a:ahLst/>
                            <a:cxnLst/>
                            <a:rect l="0" t="0" r="0" b="0"/>
                            <a:pathLst>
                              <a:path w="3003804" h="166878">
                                <a:moveTo>
                                  <a:pt x="0" y="0"/>
                                </a:moveTo>
                                <a:lnTo>
                                  <a:pt x="3003804" y="0"/>
                                </a:lnTo>
                                <a:lnTo>
                                  <a:pt x="3003804" y="166878"/>
                                </a:lnTo>
                                <a:lnTo>
                                  <a:pt x="0" y="16687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1018" name="Rectangle 1018"/>
                        <wps:cNvSpPr/>
                        <wps:spPr>
                          <a:xfrm>
                            <a:off x="1587246" y="4451311"/>
                            <a:ext cx="50442" cy="220960"/>
                          </a:xfrm>
                          <a:prstGeom prst="rect">
                            <a:avLst/>
                          </a:prstGeom>
                          <a:ln>
                            <a:noFill/>
                          </a:ln>
                        </wps:spPr>
                        <wps:txbx>
                          <w:txbxContent>
                            <w:p w14:paraId="494A8272"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wps:txbx>
                        <wps:bodyPr horzOverflow="overflow" lIns="0" tIns="0" rIns="0" bIns="0" rtlCol="0">
                          <a:noAutofit/>
                        </wps:bodyPr>
                      </wps:wsp>
                      <wps:wsp>
                        <wps:cNvPr id="9928" name="Shape 9928"/>
                        <wps:cNvSpPr/>
                        <wps:spPr>
                          <a:xfrm>
                            <a:off x="0" y="2256655"/>
                            <a:ext cx="37338" cy="28194"/>
                          </a:xfrm>
                          <a:custGeom>
                            <a:avLst/>
                            <a:gdLst/>
                            <a:ahLst/>
                            <a:cxnLst/>
                            <a:rect l="0" t="0" r="0" b="0"/>
                            <a:pathLst>
                              <a:path w="37338" h="28194">
                                <a:moveTo>
                                  <a:pt x="0" y="0"/>
                                </a:moveTo>
                                <a:lnTo>
                                  <a:pt x="37338" y="0"/>
                                </a:lnTo>
                                <a:lnTo>
                                  <a:pt x="37338" y="28194"/>
                                </a:lnTo>
                                <a:lnTo>
                                  <a:pt x="0" y="28194"/>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29" name="Shape 9929"/>
                        <wps:cNvSpPr/>
                        <wps:spPr>
                          <a:xfrm>
                            <a:off x="37338" y="2256655"/>
                            <a:ext cx="3115056" cy="27432"/>
                          </a:xfrm>
                          <a:custGeom>
                            <a:avLst/>
                            <a:gdLst/>
                            <a:ahLst/>
                            <a:cxnLst/>
                            <a:rect l="0" t="0" r="0" b="0"/>
                            <a:pathLst>
                              <a:path w="3115056" h="27432">
                                <a:moveTo>
                                  <a:pt x="0" y="0"/>
                                </a:moveTo>
                                <a:lnTo>
                                  <a:pt x="3115056" y="0"/>
                                </a:lnTo>
                                <a:lnTo>
                                  <a:pt x="3115056" y="27432"/>
                                </a:lnTo>
                                <a:lnTo>
                                  <a:pt x="0" y="27432"/>
                                </a:lnTo>
                                <a:lnTo>
                                  <a:pt x="0" y="0"/>
                                </a:lnTo>
                              </a:path>
                            </a:pathLst>
                          </a:custGeom>
                          <a:ln w="0" cap="flat">
                            <a:miter lim="100000"/>
                          </a:ln>
                        </wps:spPr>
                        <wps:style>
                          <a:lnRef idx="0">
                            <a:srgbClr val="000000"/>
                          </a:lnRef>
                          <a:fillRef idx="1">
                            <a:srgbClr val="FFFFFF"/>
                          </a:fillRef>
                          <a:effectRef idx="0">
                            <a:scrgbClr r="0" g="0" b="0"/>
                          </a:effectRef>
                          <a:fontRef idx="none"/>
                        </wps:style>
                        <wps:bodyPr/>
                      </wps:wsp>
                      <wps:wsp>
                        <wps:cNvPr id="9930" name="Shape 9930"/>
                        <wps:cNvSpPr/>
                        <wps:spPr>
                          <a:xfrm>
                            <a:off x="37338" y="2284087"/>
                            <a:ext cx="3115056" cy="9144"/>
                          </a:xfrm>
                          <a:custGeom>
                            <a:avLst/>
                            <a:gdLst/>
                            <a:ahLst/>
                            <a:cxnLst/>
                            <a:rect l="0" t="0" r="0" b="0"/>
                            <a:pathLst>
                              <a:path w="3115056" h="9144">
                                <a:moveTo>
                                  <a:pt x="0" y="0"/>
                                </a:moveTo>
                                <a:lnTo>
                                  <a:pt x="3115056" y="0"/>
                                </a:lnTo>
                                <a:lnTo>
                                  <a:pt x="3115056" y="9144"/>
                                </a:lnTo>
                                <a:lnTo>
                                  <a:pt x="0" y="9144"/>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31" name="Shape 9931"/>
                        <wps:cNvSpPr/>
                        <wps:spPr>
                          <a:xfrm>
                            <a:off x="3158490" y="2284087"/>
                            <a:ext cx="21336" cy="9144"/>
                          </a:xfrm>
                          <a:custGeom>
                            <a:avLst/>
                            <a:gdLst/>
                            <a:ahLst/>
                            <a:cxnLst/>
                            <a:rect l="0" t="0" r="0" b="0"/>
                            <a:pathLst>
                              <a:path w="21336" h="9144">
                                <a:moveTo>
                                  <a:pt x="0" y="0"/>
                                </a:moveTo>
                                <a:lnTo>
                                  <a:pt x="21336" y="0"/>
                                </a:lnTo>
                                <a:lnTo>
                                  <a:pt x="21336" y="9144"/>
                                </a:lnTo>
                                <a:lnTo>
                                  <a:pt x="0" y="9144"/>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32" name="Shape 9932"/>
                        <wps:cNvSpPr/>
                        <wps:spPr>
                          <a:xfrm>
                            <a:off x="3152394" y="228408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lnRef>
                          <a:fillRef idx="1">
                            <a:srgbClr val="FFFFFF"/>
                          </a:fillRef>
                          <a:effectRef idx="0">
                            <a:scrgbClr r="0" g="0" b="0"/>
                          </a:effectRef>
                          <a:fontRef idx="none"/>
                        </wps:style>
                        <wps:bodyPr/>
                      </wps:wsp>
                      <wps:wsp>
                        <wps:cNvPr id="9933" name="Shape 9933"/>
                        <wps:cNvSpPr/>
                        <wps:spPr>
                          <a:xfrm>
                            <a:off x="3152394" y="2256655"/>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00000"/>
                          </a:ln>
                        </wps:spPr>
                        <wps:style>
                          <a:lnRef idx="0">
                            <a:srgbClr val="000000"/>
                          </a:lnRef>
                          <a:fillRef idx="1">
                            <a:srgbClr val="FFFFFF"/>
                          </a:fillRef>
                          <a:effectRef idx="0">
                            <a:scrgbClr r="0" g="0" b="0"/>
                          </a:effectRef>
                          <a:fontRef idx="none"/>
                        </wps:style>
                        <wps:bodyPr/>
                      </wps:wsp>
                      <wps:wsp>
                        <wps:cNvPr id="9934" name="Shape 9934"/>
                        <wps:cNvSpPr/>
                        <wps:spPr>
                          <a:xfrm>
                            <a:off x="3158490" y="2256655"/>
                            <a:ext cx="9144" cy="28194"/>
                          </a:xfrm>
                          <a:custGeom>
                            <a:avLst/>
                            <a:gdLst/>
                            <a:ahLst/>
                            <a:cxnLst/>
                            <a:rect l="0" t="0" r="0" b="0"/>
                            <a:pathLst>
                              <a:path w="9144" h="28194">
                                <a:moveTo>
                                  <a:pt x="0" y="0"/>
                                </a:moveTo>
                                <a:lnTo>
                                  <a:pt x="9144" y="0"/>
                                </a:lnTo>
                                <a:lnTo>
                                  <a:pt x="9144" y="28194"/>
                                </a:lnTo>
                                <a:lnTo>
                                  <a:pt x="0" y="28194"/>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35" name="Shape 9935"/>
                        <wps:cNvSpPr/>
                        <wps:spPr>
                          <a:xfrm>
                            <a:off x="6478524" y="2256655"/>
                            <a:ext cx="37336" cy="28194"/>
                          </a:xfrm>
                          <a:custGeom>
                            <a:avLst/>
                            <a:gdLst/>
                            <a:ahLst/>
                            <a:cxnLst/>
                            <a:rect l="0" t="0" r="0" b="0"/>
                            <a:pathLst>
                              <a:path w="37336" h="28194">
                                <a:moveTo>
                                  <a:pt x="0" y="0"/>
                                </a:moveTo>
                                <a:lnTo>
                                  <a:pt x="37336" y="0"/>
                                </a:lnTo>
                                <a:lnTo>
                                  <a:pt x="37336" y="28194"/>
                                </a:lnTo>
                                <a:lnTo>
                                  <a:pt x="0" y="28194"/>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36" name="Shape 9936"/>
                        <wps:cNvSpPr/>
                        <wps:spPr>
                          <a:xfrm>
                            <a:off x="0" y="2284849"/>
                            <a:ext cx="37338" cy="2333245"/>
                          </a:xfrm>
                          <a:custGeom>
                            <a:avLst/>
                            <a:gdLst/>
                            <a:ahLst/>
                            <a:cxnLst/>
                            <a:rect l="0" t="0" r="0" b="0"/>
                            <a:pathLst>
                              <a:path w="37338" h="2333245">
                                <a:moveTo>
                                  <a:pt x="0" y="0"/>
                                </a:moveTo>
                                <a:lnTo>
                                  <a:pt x="37338" y="0"/>
                                </a:lnTo>
                                <a:lnTo>
                                  <a:pt x="37338" y="2333245"/>
                                </a:lnTo>
                                <a:lnTo>
                                  <a:pt x="0" y="2333245"/>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37" name="Shape 9937"/>
                        <wps:cNvSpPr/>
                        <wps:spPr>
                          <a:xfrm>
                            <a:off x="3152394" y="2284849"/>
                            <a:ext cx="9144" cy="2333245"/>
                          </a:xfrm>
                          <a:custGeom>
                            <a:avLst/>
                            <a:gdLst/>
                            <a:ahLst/>
                            <a:cxnLst/>
                            <a:rect l="0" t="0" r="0" b="0"/>
                            <a:pathLst>
                              <a:path w="9144" h="2333245">
                                <a:moveTo>
                                  <a:pt x="0" y="0"/>
                                </a:moveTo>
                                <a:lnTo>
                                  <a:pt x="9144" y="0"/>
                                </a:lnTo>
                                <a:lnTo>
                                  <a:pt x="9144" y="2333245"/>
                                </a:lnTo>
                                <a:lnTo>
                                  <a:pt x="0" y="2333245"/>
                                </a:lnTo>
                                <a:lnTo>
                                  <a:pt x="0" y="0"/>
                                </a:lnTo>
                              </a:path>
                            </a:pathLst>
                          </a:custGeom>
                          <a:ln w="0" cap="flat">
                            <a:miter lim="100000"/>
                          </a:ln>
                        </wps:spPr>
                        <wps:style>
                          <a:lnRef idx="0">
                            <a:srgbClr val="000000"/>
                          </a:lnRef>
                          <a:fillRef idx="1">
                            <a:srgbClr val="FFFFFF"/>
                          </a:fillRef>
                          <a:effectRef idx="0">
                            <a:scrgbClr r="0" g="0" b="0"/>
                          </a:effectRef>
                          <a:fontRef idx="none"/>
                        </wps:style>
                        <wps:bodyPr/>
                      </wps:wsp>
                      <wps:wsp>
                        <wps:cNvPr id="9938" name="Shape 9938"/>
                        <wps:cNvSpPr/>
                        <wps:spPr>
                          <a:xfrm>
                            <a:off x="6478524" y="2284849"/>
                            <a:ext cx="37336" cy="2333245"/>
                          </a:xfrm>
                          <a:custGeom>
                            <a:avLst/>
                            <a:gdLst/>
                            <a:ahLst/>
                            <a:cxnLst/>
                            <a:rect l="0" t="0" r="0" b="0"/>
                            <a:pathLst>
                              <a:path w="37336" h="2333245">
                                <a:moveTo>
                                  <a:pt x="0" y="0"/>
                                </a:moveTo>
                                <a:lnTo>
                                  <a:pt x="37336" y="0"/>
                                </a:lnTo>
                                <a:lnTo>
                                  <a:pt x="37336" y="2333245"/>
                                </a:lnTo>
                                <a:lnTo>
                                  <a:pt x="0" y="2333245"/>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39" name="Shape 9939"/>
                        <wps:cNvSpPr/>
                        <wps:spPr>
                          <a:xfrm>
                            <a:off x="37338" y="4624189"/>
                            <a:ext cx="3115056" cy="2481834"/>
                          </a:xfrm>
                          <a:custGeom>
                            <a:avLst/>
                            <a:gdLst/>
                            <a:ahLst/>
                            <a:cxnLst/>
                            <a:rect l="0" t="0" r="0" b="0"/>
                            <a:pathLst>
                              <a:path w="3115056" h="2481834">
                                <a:moveTo>
                                  <a:pt x="0" y="0"/>
                                </a:moveTo>
                                <a:lnTo>
                                  <a:pt x="3115056" y="0"/>
                                </a:lnTo>
                                <a:lnTo>
                                  <a:pt x="3115056" y="2481834"/>
                                </a:lnTo>
                                <a:lnTo>
                                  <a:pt x="0" y="2481834"/>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40" name="Shape 9940"/>
                        <wps:cNvSpPr/>
                        <wps:spPr>
                          <a:xfrm>
                            <a:off x="85344" y="4624189"/>
                            <a:ext cx="3003804" cy="166878"/>
                          </a:xfrm>
                          <a:custGeom>
                            <a:avLst/>
                            <a:gdLst/>
                            <a:ahLst/>
                            <a:cxnLst/>
                            <a:rect l="0" t="0" r="0" b="0"/>
                            <a:pathLst>
                              <a:path w="3003804" h="166878">
                                <a:moveTo>
                                  <a:pt x="0" y="0"/>
                                </a:moveTo>
                                <a:lnTo>
                                  <a:pt x="3003804" y="0"/>
                                </a:lnTo>
                                <a:lnTo>
                                  <a:pt x="3003804" y="166878"/>
                                </a:lnTo>
                                <a:lnTo>
                                  <a:pt x="0" y="16687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1032" name="Rectangle 1032"/>
                        <wps:cNvSpPr/>
                        <wps:spPr>
                          <a:xfrm>
                            <a:off x="1587246" y="4624285"/>
                            <a:ext cx="50442" cy="220960"/>
                          </a:xfrm>
                          <a:prstGeom prst="rect">
                            <a:avLst/>
                          </a:prstGeom>
                          <a:ln>
                            <a:noFill/>
                          </a:ln>
                        </wps:spPr>
                        <wps:txbx>
                          <w:txbxContent>
                            <w:p w14:paraId="7465B7B4"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wps:txbx>
                        <wps:bodyPr horzOverflow="overflow" lIns="0" tIns="0" rIns="0" bIns="0" rtlCol="0">
                          <a:noAutofit/>
                        </wps:bodyPr>
                      </wps:wsp>
                      <wps:wsp>
                        <wps:cNvPr id="9941" name="Shape 9941"/>
                        <wps:cNvSpPr/>
                        <wps:spPr>
                          <a:xfrm>
                            <a:off x="3156204" y="4624189"/>
                            <a:ext cx="3322320" cy="2481834"/>
                          </a:xfrm>
                          <a:custGeom>
                            <a:avLst/>
                            <a:gdLst/>
                            <a:ahLst/>
                            <a:cxnLst/>
                            <a:rect l="0" t="0" r="0" b="0"/>
                            <a:pathLst>
                              <a:path w="3322320" h="2481834">
                                <a:moveTo>
                                  <a:pt x="0" y="0"/>
                                </a:moveTo>
                                <a:lnTo>
                                  <a:pt x="3322320" y="0"/>
                                </a:lnTo>
                                <a:lnTo>
                                  <a:pt x="3322320" y="2481834"/>
                                </a:lnTo>
                                <a:lnTo>
                                  <a:pt x="0" y="2481834"/>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42" name="Shape 9942"/>
                        <wps:cNvSpPr/>
                        <wps:spPr>
                          <a:xfrm>
                            <a:off x="3222498" y="4624189"/>
                            <a:ext cx="3208020" cy="166878"/>
                          </a:xfrm>
                          <a:custGeom>
                            <a:avLst/>
                            <a:gdLst/>
                            <a:ahLst/>
                            <a:cxnLst/>
                            <a:rect l="0" t="0" r="0" b="0"/>
                            <a:pathLst>
                              <a:path w="3208020" h="166878">
                                <a:moveTo>
                                  <a:pt x="0" y="0"/>
                                </a:moveTo>
                                <a:lnTo>
                                  <a:pt x="3208020" y="0"/>
                                </a:lnTo>
                                <a:lnTo>
                                  <a:pt x="3208020" y="166878"/>
                                </a:lnTo>
                                <a:lnTo>
                                  <a:pt x="0" y="16687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1035" name="Rectangle 1035"/>
                        <wps:cNvSpPr/>
                        <wps:spPr>
                          <a:xfrm>
                            <a:off x="4825746" y="4624285"/>
                            <a:ext cx="49914" cy="220960"/>
                          </a:xfrm>
                          <a:prstGeom prst="rect">
                            <a:avLst/>
                          </a:prstGeom>
                          <a:ln>
                            <a:noFill/>
                          </a:ln>
                        </wps:spPr>
                        <wps:txbx>
                          <w:txbxContent>
                            <w:p w14:paraId="68440ED4" w14:textId="77777777" w:rsidR="006F4895" w:rsidRDefault="006F4895" w:rsidP="00FF773A">
                              <w:pPr>
                                <w:spacing w:line="276" w:lineRule="auto"/>
                              </w:pPr>
                              <w:r>
                                <w:rPr>
                                  <w:color w:val="FFFFFF"/>
                                </w:rPr>
                                <w:t xml:space="preserve"> </w:t>
                              </w:r>
                            </w:p>
                          </w:txbxContent>
                        </wps:txbx>
                        <wps:bodyPr horzOverflow="overflow" lIns="0" tIns="0" rIns="0" bIns="0" rtlCol="0">
                          <a:noAutofit/>
                        </wps:bodyPr>
                      </wps:wsp>
                      <wps:wsp>
                        <wps:cNvPr id="9943" name="Shape 9943"/>
                        <wps:cNvSpPr/>
                        <wps:spPr>
                          <a:xfrm>
                            <a:off x="3222498" y="4791067"/>
                            <a:ext cx="3208020" cy="166878"/>
                          </a:xfrm>
                          <a:custGeom>
                            <a:avLst/>
                            <a:gdLst/>
                            <a:ahLst/>
                            <a:cxnLst/>
                            <a:rect l="0" t="0" r="0" b="0"/>
                            <a:pathLst>
                              <a:path w="3208020" h="166878">
                                <a:moveTo>
                                  <a:pt x="0" y="0"/>
                                </a:moveTo>
                                <a:lnTo>
                                  <a:pt x="3208020" y="0"/>
                                </a:lnTo>
                                <a:lnTo>
                                  <a:pt x="3208020" y="166878"/>
                                </a:lnTo>
                                <a:lnTo>
                                  <a:pt x="0" y="16687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1037" name="Rectangle 1037"/>
                        <wps:cNvSpPr/>
                        <wps:spPr>
                          <a:xfrm>
                            <a:off x="4825746" y="4791162"/>
                            <a:ext cx="49914" cy="220960"/>
                          </a:xfrm>
                          <a:prstGeom prst="rect">
                            <a:avLst/>
                          </a:prstGeom>
                          <a:ln>
                            <a:noFill/>
                          </a:ln>
                        </wps:spPr>
                        <wps:txbx>
                          <w:txbxContent>
                            <w:p w14:paraId="2BB25828" w14:textId="77777777" w:rsidR="006F4895" w:rsidRDefault="006F4895" w:rsidP="00FF773A">
                              <w:pPr>
                                <w:spacing w:line="276" w:lineRule="auto"/>
                              </w:pPr>
                              <w:r>
                                <w:rPr>
                                  <w:color w:val="FFFFFF"/>
                                </w:rPr>
                                <w:t xml:space="preserve"> </w:t>
                              </w:r>
                            </w:p>
                          </w:txbxContent>
                        </wps:txbx>
                        <wps:bodyPr horzOverflow="overflow" lIns="0" tIns="0" rIns="0" bIns="0" rtlCol="0">
                          <a:noAutofit/>
                        </wps:bodyPr>
                      </wps:wsp>
                      <wps:wsp>
                        <wps:cNvPr id="9944" name="Shape 9944"/>
                        <wps:cNvSpPr/>
                        <wps:spPr>
                          <a:xfrm>
                            <a:off x="3222498" y="4957946"/>
                            <a:ext cx="3208020" cy="1148334"/>
                          </a:xfrm>
                          <a:custGeom>
                            <a:avLst/>
                            <a:gdLst/>
                            <a:ahLst/>
                            <a:cxnLst/>
                            <a:rect l="0" t="0" r="0" b="0"/>
                            <a:pathLst>
                              <a:path w="3208020" h="1148334">
                                <a:moveTo>
                                  <a:pt x="0" y="0"/>
                                </a:moveTo>
                                <a:lnTo>
                                  <a:pt x="3208020" y="0"/>
                                </a:lnTo>
                                <a:lnTo>
                                  <a:pt x="3208020" y="1148334"/>
                                </a:lnTo>
                                <a:lnTo>
                                  <a:pt x="0" y="1148334"/>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1039" name="Rectangle 1039"/>
                        <wps:cNvSpPr/>
                        <wps:spPr>
                          <a:xfrm>
                            <a:off x="6030467" y="5969975"/>
                            <a:ext cx="49914" cy="220960"/>
                          </a:xfrm>
                          <a:prstGeom prst="rect">
                            <a:avLst/>
                          </a:prstGeom>
                          <a:ln>
                            <a:noFill/>
                          </a:ln>
                        </wps:spPr>
                        <wps:txbx>
                          <w:txbxContent>
                            <w:p w14:paraId="5E5BE5AF" w14:textId="77777777" w:rsidR="006F4895" w:rsidRDefault="006F4895" w:rsidP="00FF773A">
                              <w:pPr>
                                <w:spacing w:line="276" w:lineRule="auto"/>
                              </w:pPr>
                              <w:r>
                                <w:rPr>
                                  <w:color w:val="FFFFFF"/>
                                </w:rPr>
                                <w:t xml:space="preserve"> </w:t>
                              </w:r>
                            </w:p>
                          </w:txbxContent>
                        </wps:txbx>
                        <wps:bodyPr horzOverflow="overflow" lIns="0" tIns="0" rIns="0" bIns="0" rtlCol="0">
                          <a:noAutofit/>
                        </wps:bodyPr>
                      </wps:wsp>
                      <wps:wsp>
                        <wps:cNvPr id="9945" name="Shape 9945"/>
                        <wps:cNvSpPr/>
                        <wps:spPr>
                          <a:xfrm>
                            <a:off x="3222498" y="6106279"/>
                            <a:ext cx="3208020" cy="166878"/>
                          </a:xfrm>
                          <a:custGeom>
                            <a:avLst/>
                            <a:gdLst/>
                            <a:ahLst/>
                            <a:cxnLst/>
                            <a:rect l="0" t="0" r="0" b="0"/>
                            <a:pathLst>
                              <a:path w="3208020" h="166878">
                                <a:moveTo>
                                  <a:pt x="0" y="0"/>
                                </a:moveTo>
                                <a:lnTo>
                                  <a:pt x="3208020" y="0"/>
                                </a:lnTo>
                                <a:lnTo>
                                  <a:pt x="3208020" y="166878"/>
                                </a:lnTo>
                                <a:lnTo>
                                  <a:pt x="0" y="16687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1041" name="Rectangle 1041"/>
                        <wps:cNvSpPr/>
                        <wps:spPr>
                          <a:xfrm>
                            <a:off x="3792474" y="6106375"/>
                            <a:ext cx="2799605" cy="220960"/>
                          </a:xfrm>
                          <a:prstGeom prst="rect">
                            <a:avLst/>
                          </a:prstGeom>
                          <a:ln>
                            <a:noFill/>
                          </a:ln>
                        </wps:spPr>
                        <wps:txbx>
                          <w:txbxContent>
                            <w:p w14:paraId="0F9A59B3" w14:textId="77777777" w:rsidR="006F4895" w:rsidRDefault="006F4895" w:rsidP="00FF773A">
                              <w:pPr>
                                <w:spacing w:line="276" w:lineRule="auto"/>
                              </w:pPr>
                              <w:r>
                                <w:rPr>
                                  <w:rFonts w:ascii="Century Gothic" w:eastAsia="Century Gothic" w:hAnsi="Century Gothic" w:cs="Century Gothic"/>
                                  <w:b/>
                                  <w:color w:val="FFFFFF"/>
                                </w:rPr>
                                <w:t xml:space="preserve">Azure platform (Hosted at ICTA) </w:t>
                              </w:r>
                            </w:p>
                          </w:txbxContent>
                        </wps:txbx>
                        <wps:bodyPr horzOverflow="overflow" lIns="0" tIns="0" rIns="0" bIns="0" rtlCol="0">
                          <a:noAutofit/>
                        </wps:bodyPr>
                      </wps:wsp>
                      <wps:wsp>
                        <wps:cNvPr id="9946" name="Shape 9946"/>
                        <wps:cNvSpPr/>
                        <wps:spPr>
                          <a:xfrm>
                            <a:off x="3222498" y="6273158"/>
                            <a:ext cx="3208020" cy="166115"/>
                          </a:xfrm>
                          <a:custGeom>
                            <a:avLst/>
                            <a:gdLst/>
                            <a:ahLst/>
                            <a:cxnLst/>
                            <a:rect l="0" t="0" r="0" b="0"/>
                            <a:pathLst>
                              <a:path w="3208020" h="166115">
                                <a:moveTo>
                                  <a:pt x="0" y="0"/>
                                </a:moveTo>
                                <a:lnTo>
                                  <a:pt x="3208020" y="0"/>
                                </a:lnTo>
                                <a:lnTo>
                                  <a:pt x="3208020" y="166115"/>
                                </a:lnTo>
                                <a:lnTo>
                                  <a:pt x="0" y="166115"/>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1043" name="Rectangle 1043"/>
                        <wps:cNvSpPr/>
                        <wps:spPr>
                          <a:xfrm>
                            <a:off x="4825746" y="6273253"/>
                            <a:ext cx="49914" cy="220959"/>
                          </a:xfrm>
                          <a:prstGeom prst="rect">
                            <a:avLst/>
                          </a:prstGeom>
                          <a:ln>
                            <a:noFill/>
                          </a:ln>
                        </wps:spPr>
                        <wps:txbx>
                          <w:txbxContent>
                            <w:p w14:paraId="71057861" w14:textId="77777777" w:rsidR="006F4895" w:rsidRDefault="006F4895" w:rsidP="00FF773A">
                              <w:pPr>
                                <w:spacing w:line="276" w:lineRule="auto"/>
                              </w:pPr>
                              <w:r>
                                <w:rPr>
                                  <w:color w:val="FFFFFF"/>
                                </w:rPr>
                                <w:t xml:space="preserve"> </w:t>
                              </w:r>
                            </w:p>
                          </w:txbxContent>
                        </wps:txbx>
                        <wps:bodyPr horzOverflow="overflow" lIns="0" tIns="0" rIns="0" bIns="0" rtlCol="0">
                          <a:noAutofit/>
                        </wps:bodyPr>
                      </wps:wsp>
                      <wps:wsp>
                        <wps:cNvPr id="9947" name="Shape 9947"/>
                        <wps:cNvSpPr/>
                        <wps:spPr>
                          <a:xfrm>
                            <a:off x="3222498" y="6439273"/>
                            <a:ext cx="3208020" cy="166878"/>
                          </a:xfrm>
                          <a:custGeom>
                            <a:avLst/>
                            <a:gdLst/>
                            <a:ahLst/>
                            <a:cxnLst/>
                            <a:rect l="0" t="0" r="0" b="0"/>
                            <a:pathLst>
                              <a:path w="3208020" h="166878">
                                <a:moveTo>
                                  <a:pt x="0" y="0"/>
                                </a:moveTo>
                                <a:lnTo>
                                  <a:pt x="3208020" y="0"/>
                                </a:lnTo>
                                <a:lnTo>
                                  <a:pt x="3208020" y="166878"/>
                                </a:lnTo>
                                <a:lnTo>
                                  <a:pt x="0" y="16687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1045" name="Rectangle 1045"/>
                        <wps:cNvSpPr/>
                        <wps:spPr>
                          <a:xfrm>
                            <a:off x="3499104" y="6439369"/>
                            <a:ext cx="3578179" cy="220959"/>
                          </a:xfrm>
                          <a:prstGeom prst="rect">
                            <a:avLst/>
                          </a:prstGeom>
                          <a:ln>
                            <a:noFill/>
                          </a:ln>
                        </wps:spPr>
                        <wps:txbx>
                          <w:txbxContent>
                            <w:p w14:paraId="559D68BC" w14:textId="77777777" w:rsidR="006F4895" w:rsidRDefault="006F4895" w:rsidP="00FF773A">
                              <w:pPr>
                                <w:spacing w:line="276" w:lineRule="auto"/>
                              </w:pPr>
                              <w:r>
                                <w:rPr>
                                  <w:color w:val="FFFFFF"/>
                                </w:rPr>
                                <w:t xml:space="preserve">Portal, File Management and Encryption </w:t>
                              </w:r>
                            </w:p>
                          </w:txbxContent>
                        </wps:txbx>
                        <wps:bodyPr horzOverflow="overflow" lIns="0" tIns="0" rIns="0" bIns="0" rtlCol="0">
                          <a:noAutofit/>
                        </wps:bodyPr>
                      </wps:wsp>
                      <wps:wsp>
                        <wps:cNvPr id="9948" name="Shape 9948"/>
                        <wps:cNvSpPr/>
                        <wps:spPr>
                          <a:xfrm>
                            <a:off x="3222498" y="6606151"/>
                            <a:ext cx="3208020" cy="166116"/>
                          </a:xfrm>
                          <a:custGeom>
                            <a:avLst/>
                            <a:gdLst/>
                            <a:ahLst/>
                            <a:cxnLst/>
                            <a:rect l="0" t="0" r="0" b="0"/>
                            <a:pathLst>
                              <a:path w="3208020" h="166116">
                                <a:moveTo>
                                  <a:pt x="0" y="0"/>
                                </a:moveTo>
                                <a:lnTo>
                                  <a:pt x="3208020" y="0"/>
                                </a:lnTo>
                                <a:lnTo>
                                  <a:pt x="3208020" y="166116"/>
                                </a:lnTo>
                                <a:lnTo>
                                  <a:pt x="0" y="166116"/>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1047" name="Rectangle 1047"/>
                        <wps:cNvSpPr/>
                        <wps:spPr>
                          <a:xfrm>
                            <a:off x="4416552" y="6606247"/>
                            <a:ext cx="1138095" cy="220960"/>
                          </a:xfrm>
                          <a:prstGeom prst="rect">
                            <a:avLst/>
                          </a:prstGeom>
                          <a:ln>
                            <a:noFill/>
                          </a:ln>
                        </wps:spPr>
                        <wps:txbx>
                          <w:txbxContent>
                            <w:p w14:paraId="154A7141" w14:textId="77777777" w:rsidR="006F4895" w:rsidRDefault="006F4895" w:rsidP="00FF773A">
                              <w:pPr>
                                <w:spacing w:line="276" w:lineRule="auto"/>
                              </w:pPr>
                              <w:r>
                                <w:rPr>
                                  <w:color w:val="FFFFFF"/>
                                </w:rPr>
                                <w:t xml:space="preserve">Applications </w:t>
                              </w:r>
                            </w:p>
                          </w:txbxContent>
                        </wps:txbx>
                        <wps:bodyPr horzOverflow="overflow" lIns="0" tIns="0" rIns="0" bIns="0" rtlCol="0">
                          <a:noAutofit/>
                        </wps:bodyPr>
                      </wps:wsp>
                      <wps:wsp>
                        <wps:cNvPr id="9949" name="Shape 9949"/>
                        <wps:cNvSpPr/>
                        <wps:spPr>
                          <a:xfrm>
                            <a:off x="3222498" y="6772267"/>
                            <a:ext cx="3208020" cy="166878"/>
                          </a:xfrm>
                          <a:custGeom>
                            <a:avLst/>
                            <a:gdLst/>
                            <a:ahLst/>
                            <a:cxnLst/>
                            <a:rect l="0" t="0" r="0" b="0"/>
                            <a:pathLst>
                              <a:path w="3208020" h="166878">
                                <a:moveTo>
                                  <a:pt x="0" y="0"/>
                                </a:moveTo>
                                <a:lnTo>
                                  <a:pt x="3208020" y="0"/>
                                </a:lnTo>
                                <a:lnTo>
                                  <a:pt x="3208020" y="166878"/>
                                </a:lnTo>
                                <a:lnTo>
                                  <a:pt x="0" y="166878"/>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1049" name="Rectangle 1049"/>
                        <wps:cNvSpPr/>
                        <wps:spPr>
                          <a:xfrm>
                            <a:off x="4825746" y="6772363"/>
                            <a:ext cx="49914" cy="220960"/>
                          </a:xfrm>
                          <a:prstGeom prst="rect">
                            <a:avLst/>
                          </a:prstGeom>
                          <a:ln>
                            <a:noFill/>
                          </a:ln>
                        </wps:spPr>
                        <wps:txbx>
                          <w:txbxContent>
                            <w:p w14:paraId="42EE4940" w14:textId="77777777" w:rsidR="006F4895" w:rsidRDefault="006F4895" w:rsidP="00FF773A">
                              <w:pPr>
                                <w:spacing w:line="276" w:lineRule="auto"/>
                              </w:pPr>
                              <w:r>
                                <w:rPr>
                                  <w:color w:val="FFFFFF"/>
                                </w:rPr>
                                <w:t xml:space="preserve"> </w:t>
                              </w:r>
                            </w:p>
                          </w:txbxContent>
                        </wps:txbx>
                        <wps:bodyPr horzOverflow="overflow" lIns="0" tIns="0" rIns="0" bIns="0" rtlCol="0">
                          <a:noAutofit/>
                        </wps:bodyPr>
                      </wps:wsp>
                      <wps:wsp>
                        <wps:cNvPr id="9950" name="Shape 9950"/>
                        <wps:cNvSpPr/>
                        <wps:spPr>
                          <a:xfrm>
                            <a:off x="3222498" y="6939146"/>
                            <a:ext cx="3208020" cy="166877"/>
                          </a:xfrm>
                          <a:custGeom>
                            <a:avLst/>
                            <a:gdLst/>
                            <a:ahLst/>
                            <a:cxnLst/>
                            <a:rect l="0" t="0" r="0" b="0"/>
                            <a:pathLst>
                              <a:path w="3208020" h="166877">
                                <a:moveTo>
                                  <a:pt x="0" y="0"/>
                                </a:moveTo>
                                <a:lnTo>
                                  <a:pt x="3208020" y="0"/>
                                </a:lnTo>
                                <a:lnTo>
                                  <a:pt x="3208020" y="166877"/>
                                </a:lnTo>
                                <a:lnTo>
                                  <a:pt x="0" y="166877"/>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1051" name="Rectangle 1051"/>
                        <wps:cNvSpPr/>
                        <wps:spPr>
                          <a:xfrm>
                            <a:off x="4825746" y="6939241"/>
                            <a:ext cx="49914" cy="220960"/>
                          </a:xfrm>
                          <a:prstGeom prst="rect">
                            <a:avLst/>
                          </a:prstGeom>
                          <a:ln>
                            <a:noFill/>
                          </a:ln>
                        </wps:spPr>
                        <wps:txbx>
                          <w:txbxContent>
                            <w:p w14:paraId="38F38B44" w14:textId="77777777" w:rsidR="006F4895" w:rsidRDefault="006F4895" w:rsidP="00FF773A">
                              <w:pPr>
                                <w:spacing w:line="276" w:lineRule="auto"/>
                              </w:pPr>
                              <w:r>
                                <w:rPr>
                                  <w:color w:val="FFFFFF"/>
                                </w:rPr>
                                <w:t xml:space="preserve"> </w:t>
                              </w:r>
                            </w:p>
                          </w:txbxContent>
                        </wps:txbx>
                        <wps:bodyPr horzOverflow="overflow" lIns="0" tIns="0" rIns="0" bIns="0" rtlCol="0">
                          <a:noAutofit/>
                        </wps:bodyPr>
                      </wps:wsp>
                      <wps:wsp>
                        <wps:cNvPr id="9951" name="Shape 9951"/>
                        <wps:cNvSpPr/>
                        <wps:spPr>
                          <a:xfrm>
                            <a:off x="0" y="4618093"/>
                            <a:ext cx="37338" cy="9144"/>
                          </a:xfrm>
                          <a:custGeom>
                            <a:avLst/>
                            <a:gdLst/>
                            <a:ahLst/>
                            <a:cxnLst/>
                            <a:rect l="0" t="0" r="0" b="0"/>
                            <a:pathLst>
                              <a:path w="37338" h="9144">
                                <a:moveTo>
                                  <a:pt x="0" y="0"/>
                                </a:moveTo>
                                <a:lnTo>
                                  <a:pt x="37338" y="0"/>
                                </a:lnTo>
                                <a:lnTo>
                                  <a:pt x="37338" y="9144"/>
                                </a:lnTo>
                                <a:lnTo>
                                  <a:pt x="0" y="9144"/>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52" name="Shape 9952"/>
                        <wps:cNvSpPr/>
                        <wps:spPr>
                          <a:xfrm>
                            <a:off x="37338" y="4618093"/>
                            <a:ext cx="6441186" cy="9144"/>
                          </a:xfrm>
                          <a:custGeom>
                            <a:avLst/>
                            <a:gdLst/>
                            <a:ahLst/>
                            <a:cxnLst/>
                            <a:rect l="0" t="0" r="0" b="0"/>
                            <a:pathLst>
                              <a:path w="6441186" h="9144">
                                <a:moveTo>
                                  <a:pt x="0" y="0"/>
                                </a:moveTo>
                                <a:lnTo>
                                  <a:pt x="6441186" y="0"/>
                                </a:lnTo>
                                <a:lnTo>
                                  <a:pt x="6441186" y="9144"/>
                                </a:lnTo>
                                <a:lnTo>
                                  <a:pt x="0" y="9144"/>
                                </a:lnTo>
                                <a:lnTo>
                                  <a:pt x="0" y="0"/>
                                </a:lnTo>
                              </a:path>
                            </a:pathLst>
                          </a:custGeom>
                          <a:ln w="0" cap="flat">
                            <a:miter lim="100000"/>
                          </a:ln>
                        </wps:spPr>
                        <wps:style>
                          <a:lnRef idx="0">
                            <a:srgbClr val="000000"/>
                          </a:lnRef>
                          <a:fillRef idx="1">
                            <a:srgbClr val="FFFFFF"/>
                          </a:fillRef>
                          <a:effectRef idx="0">
                            <a:scrgbClr r="0" g="0" b="0"/>
                          </a:effectRef>
                          <a:fontRef idx="none"/>
                        </wps:style>
                        <wps:bodyPr/>
                      </wps:wsp>
                      <wps:wsp>
                        <wps:cNvPr id="9953" name="Shape 9953"/>
                        <wps:cNvSpPr/>
                        <wps:spPr>
                          <a:xfrm>
                            <a:off x="6478524" y="4618093"/>
                            <a:ext cx="37336" cy="9144"/>
                          </a:xfrm>
                          <a:custGeom>
                            <a:avLst/>
                            <a:gdLst/>
                            <a:ahLst/>
                            <a:cxnLst/>
                            <a:rect l="0" t="0" r="0" b="0"/>
                            <a:pathLst>
                              <a:path w="37336" h="9144">
                                <a:moveTo>
                                  <a:pt x="0" y="0"/>
                                </a:moveTo>
                                <a:lnTo>
                                  <a:pt x="37336" y="0"/>
                                </a:lnTo>
                                <a:lnTo>
                                  <a:pt x="37336" y="9144"/>
                                </a:lnTo>
                                <a:lnTo>
                                  <a:pt x="0" y="9144"/>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54" name="Shape 9954"/>
                        <wps:cNvSpPr/>
                        <wps:spPr>
                          <a:xfrm>
                            <a:off x="0" y="4624189"/>
                            <a:ext cx="37338" cy="2519173"/>
                          </a:xfrm>
                          <a:custGeom>
                            <a:avLst/>
                            <a:gdLst/>
                            <a:ahLst/>
                            <a:cxnLst/>
                            <a:rect l="0" t="0" r="0" b="0"/>
                            <a:pathLst>
                              <a:path w="37338" h="2519173">
                                <a:moveTo>
                                  <a:pt x="0" y="0"/>
                                </a:moveTo>
                                <a:lnTo>
                                  <a:pt x="37338" y="0"/>
                                </a:lnTo>
                                <a:lnTo>
                                  <a:pt x="37338" y="2519173"/>
                                </a:lnTo>
                                <a:lnTo>
                                  <a:pt x="0" y="2519173"/>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55" name="Shape 9955"/>
                        <wps:cNvSpPr/>
                        <wps:spPr>
                          <a:xfrm>
                            <a:off x="0" y="7106023"/>
                            <a:ext cx="3152394" cy="37339"/>
                          </a:xfrm>
                          <a:custGeom>
                            <a:avLst/>
                            <a:gdLst/>
                            <a:ahLst/>
                            <a:cxnLst/>
                            <a:rect l="0" t="0" r="0" b="0"/>
                            <a:pathLst>
                              <a:path w="3152394" h="37339">
                                <a:moveTo>
                                  <a:pt x="0" y="0"/>
                                </a:moveTo>
                                <a:lnTo>
                                  <a:pt x="3152394" y="0"/>
                                </a:lnTo>
                                <a:lnTo>
                                  <a:pt x="3152394" y="37339"/>
                                </a:lnTo>
                                <a:lnTo>
                                  <a:pt x="0" y="37339"/>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56" name="Shape 9956"/>
                        <wps:cNvSpPr/>
                        <wps:spPr>
                          <a:xfrm>
                            <a:off x="3152394" y="4624189"/>
                            <a:ext cx="9144" cy="2481834"/>
                          </a:xfrm>
                          <a:custGeom>
                            <a:avLst/>
                            <a:gdLst/>
                            <a:ahLst/>
                            <a:cxnLst/>
                            <a:rect l="0" t="0" r="0" b="0"/>
                            <a:pathLst>
                              <a:path w="9144" h="2481834">
                                <a:moveTo>
                                  <a:pt x="0" y="0"/>
                                </a:moveTo>
                                <a:lnTo>
                                  <a:pt x="9144" y="0"/>
                                </a:lnTo>
                                <a:lnTo>
                                  <a:pt x="9144" y="2481834"/>
                                </a:lnTo>
                                <a:lnTo>
                                  <a:pt x="0" y="2481834"/>
                                </a:lnTo>
                                <a:lnTo>
                                  <a:pt x="0" y="0"/>
                                </a:lnTo>
                              </a:path>
                            </a:pathLst>
                          </a:custGeom>
                          <a:ln w="0" cap="flat">
                            <a:miter lim="100000"/>
                          </a:ln>
                        </wps:spPr>
                        <wps:style>
                          <a:lnRef idx="0">
                            <a:srgbClr val="000000"/>
                          </a:lnRef>
                          <a:fillRef idx="1">
                            <a:srgbClr val="FFFFFF"/>
                          </a:fillRef>
                          <a:effectRef idx="0">
                            <a:scrgbClr r="0" g="0" b="0"/>
                          </a:effectRef>
                          <a:fontRef idx="none"/>
                        </wps:style>
                        <wps:bodyPr/>
                      </wps:wsp>
                      <wps:wsp>
                        <wps:cNvPr id="9957" name="Shape 9957"/>
                        <wps:cNvSpPr/>
                        <wps:spPr>
                          <a:xfrm>
                            <a:off x="3152394" y="7106023"/>
                            <a:ext cx="3326130" cy="37339"/>
                          </a:xfrm>
                          <a:custGeom>
                            <a:avLst/>
                            <a:gdLst/>
                            <a:ahLst/>
                            <a:cxnLst/>
                            <a:rect l="0" t="0" r="0" b="0"/>
                            <a:pathLst>
                              <a:path w="3326130" h="37339">
                                <a:moveTo>
                                  <a:pt x="0" y="0"/>
                                </a:moveTo>
                                <a:lnTo>
                                  <a:pt x="3326130" y="0"/>
                                </a:lnTo>
                                <a:lnTo>
                                  <a:pt x="3326130" y="37339"/>
                                </a:lnTo>
                                <a:lnTo>
                                  <a:pt x="0" y="37339"/>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58" name="Shape 9958"/>
                        <wps:cNvSpPr/>
                        <wps:spPr>
                          <a:xfrm>
                            <a:off x="6478524" y="4624189"/>
                            <a:ext cx="37336" cy="2519173"/>
                          </a:xfrm>
                          <a:custGeom>
                            <a:avLst/>
                            <a:gdLst/>
                            <a:ahLst/>
                            <a:cxnLst/>
                            <a:rect l="0" t="0" r="0" b="0"/>
                            <a:pathLst>
                              <a:path w="37336" h="2519173">
                                <a:moveTo>
                                  <a:pt x="0" y="0"/>
                                </a:moveTo>
                                <a:lnTo>
                                  <a:pt x="37336" y="0"/>
                                </a:lnTo>
                                <a:lnTo>
                                  <a:pt x="37336" y="2519173"/>
                                </a:lnTo>
                                <a:lnTo>
                                  <a:pt x="0" y="2519173"/>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9959" name="Shape 9959"/>
                        <wps:cNvSpPr/>
                        <wps:spPr>
                          <a:xfrm>
                            <a:off x="6478524" y="7106023"/>
                            <a:ext cx="37336" cy="37339"/>
                          </a:xfrm>
                          <a:custGeom>
                            <a:avLst/>
                            <a:gdLst/>
                            <a:ahLst/>
                            <a:cxnLst/>
                            <a:rect l="0" t="0" r="0" b="0"/>
                            <a:pathLst>
                              <a:path w="37336" h="37339">
                                <a:moveTo>
                                  <a:pt x="0" y="0"/>
                                </a:moveTo>
                                <a:lnTo>
                                  <a:pt x="37336" y="0"/>
                                </a:lnTo>
                                <a:lnTo>
                                  <a:pt x="37336" y="37339"/>
                                </a:lnTo>
                                <a:lnTo>
                                  <a:pt x="0" y="37339"/>
                                </a:lnTo>
                                <a:lnTo>
                                  <a:pt x="0" y="0"/>
                                </a:lnTo>
                              </a:path>
                            </a:pathLst>
                          </a:custGeom>
                          <a:ln w="0" cap="flat">
                            <a:miter lim="100000"/>
                          </a:ln>
                        </wps:spPr>
                        <wps:style>
                          <a:lnRef idx="0">
                            <a:srgbClr val="000000"/>
                          </a:lnRef>
                          <a:fillRef idx="1">
                            <a:srgbClr val="5A9AD4"/>
                          </a:fillRef>
                          <a:effectRef idx="0">
                            <a:scrgbClr r="0" g="0" b="0"/>
                          </a:effectRef>
                          <a:fontRef idx="none"/>
                        </wps:style>
                        <wps:bodyPr/>
                      </wps:wsp>
                      <wps:wsp>
                        <wps:cNvPr id="1061" name="Rectangle 1061"/>
                        <wps:cNvSpPr/>
                        <wps:spPr>
                          <a:xfrm>
                            <a:off x="3258312" y="7141658"/>
                            <a:ext cx="45550" cy="201640"/>
                          </a:xfrm>
                          <a:prstGeom prst="rect">
                            <a:avLst/>
                          </a:prstGeom>
                          <a:ln>
                            <a:noFill/>
                          </a:ln>
                        </wps:spPr>
                        <wps:txbx>
                          <w:txbxContent>
                            <w:p w14:paraId="184C25BD" w14:textId="77777777" w:rsidR="006F4895" w:rsidRDefault="006F4895" w:rsidP="00FF773A">
                              <w:pPr>
                                <w:spacing w:line="276" w:lineRule="auto"/>
                              </w:pPr>
                              <w:r>
                                <w:rPr>
                                  <w:sz w:val="19"/>
                                </w:rPr>
                                <w:t xml:space="preserve"> </w:t>
                              </w:r>
                            </w:p>
                          </w:txbxContent>
                        </wps:txbx>
                        <wps:bodyPr horzOverflow="overflow" lIns="0" tIns="0" rIns="0" bIns="0" rtlCol="0">
                          <a:noAutofit/>
                        </wps:bodyPr>
                      </wps:wsp>
                      <wps:wsp>
                        <wps:cNvPr id="1062" name="Rectangle 1062"/>
                        <wps:cNvSpPr/>
                        <wps:spPr>
                          <a:xfrm>
                            <a:off x="368046" y="7294433"/>
                            <a:ext cx="64224" cy="281327"/>
                          </a:xfrm>
                          <a:prstGeom prst="rect">
                            <a:avLst/>
                          </a:prstGeom>
                          <a:ln>
                            <a:noFill/>
                          </a:ln>
                        </wps:spPr>
                        <wps:txbx>
                          <w:txbxContent>
                            <w:p w14:paraId="78B4ABD4" w14:textId="77777777" w:rsidR="006F4895" w:rsidRDefault="006F4895" w:rsidP="00FF773A">
                              <w:pPr>
                                <w:spacing w:line="276" w:lineRule="auto"/>
                              </w:pPr>
                              <w:r>
                                <w:rPr>
                                  <w:rFonts w:ascii="Century Gothic" w:eastAsia="Century Gothic" w:hAnsi="Century Gothic" w:cs="Century Gothic"/>
                                  <w:b/>
                                  <w:sz w:val="27"/>
                                </w:rPr>
                                <w:t xml:space="preserve"> </w:t>
                              </w:r>
                            </w:p>
                          </w:txbxContent>
                        </wps:txbx>
                        <wps:bodyPr horzOverflow="overflow" lIns="0" tIns="0" rIns="0" bIns="0" rtlCol="0">
                          <a:noAutofit/>
                        </wps:bodyPr>
                      </wps:wsp>
                      <pic:pic xmlns:pic="http://schemas.openxmlformats.org/drawingml/2006/picture">
                        <pic:nvPicPr>
                          <pic:cNvPr id="1065" name="Picture 1065"/>
                          <pic:cNvPicPr/>
                        </pic:nvPicPr>
                        <pic:blipFill>
                          <a:blip r:embed="rId20"/>
                          <a:stretch>
                            <a:fillRect/>
                          </a:stretch>
                        </pic:blipFill>
                        <pic:spPr>
                          <a:xfrm>
                            <a:off x="123444" y="885817"/>
                            <a:ext cx="2087245" cy="1203960"/>
                          </a:xfrm>
                          <a:prstGeom prst="rect">
                            <a:avLst/>
                          </a:prstGeom>
                        </pic:spPr>
                      </pic:pic>
                      <pic:pic xmlns:pic="http://schemas.openxmlformats.org/drawingml/2006/picture">
                        <pic:nvPicPr>
                          <pic:cNvPr id="1066" name="Picture 1066"/>
                          <pic:cNvPicPr/>
                        </pic:nvPicPr>
                        <pic:blipFill>
                          <a:blip r:embed="rId21"/>
                          <a:stretch>
                            <a:fillRect/>
                          </a:stretch>
                        </pic:blipFill>
                        <pic:spPr>
                          <a:xfrm>
                            <a:off x="3758946" y="715129"/>
                            <a:ext cx="2142668" cy="2934462"/>
                          </a:xfrm>
                          <a:prstGeom prst="rect">
                            <a:avLst/>
                          </a:prstGeom>
                        </pic:spPr>
                      </pic:pic>
                      <pic:pic xmlns:pic="http://schemas.openxmlformats.org/drawingml/2006/picture">
                        <pic:nvPicPr>
                          <pic:cNvPr id="1067" name="Picture 1067"/>
                          <pic:cNvPicPr/>
                        </pic:nvPicPr>
                        <pic:blipFill>
                          <a:blip r:embed="rId22"/>
                          <a:stretch>
                            <a:fillRect/>
                          </a:stretch>
                        </pic:blipFill>
                        <pic:spPr>
                          <a:xfrm>
                            <a:off x="83058" y="2615558"/>
                            <a:ext cx="2167001" cy="1828800"/>
                          </a:xfrm>
                          <a:prstGeom prst="rect">
                            <a:avLst/>
                          </a:prstGeom>
                        </pic:spPr>
                      </pic:pic>
                      <pic:pic xmlns:pic="http://schemas.openxmlformats.org/drawingml/2006/picture">
                        <pic:nvPicPr>
                          <pic:cNvPr id="1068" name="Picture 1068"/>
                          <pic:cNvPicPr/>
                        </pic:nvPicPr>
                        <pic:blipFill>
                          <a:blip r:embed="rId23"/>
                          <a:stretch>
                            <a:fillRect/>
                          </a:stretch>
                        </pic:blipFill>
                        <pic:spPr>
                          <a:xfrm>
                            <a:off x="3622548" y="4957946"/>
                            <a:ext cx="2398776" cy="1139190"/>
                          </a:xfrm>
                          <a:prstGeom prst="rect">
                            <a:avLst/>
                          </a:prstGeom>
                        </pic:spPr>
                      </pic:pic>
                      <wps:wsp>
                        <wps:cNvPr id="1069" name="Shape 1069"/>
                        <wps:cNvSpPr/>
                        <wps:spPr>
                          <a:xfrm>
                            <a:off x="2211324" y="3617587"/>
                            <a:ext cx="1435608" cy="129540"/>
                          </a:xfrm>
                          <a:custGeom>
                            <a:avLst/>
                            <a:gdLst/>
                            <a:ahLst/>
                            <a:cxnLst/>
                            <a:rect l="0" t="0" r="0" b="0"/>
                            <a:pathLst>
                              <a:path w="1435608" h="129540">
                                <a:moveTo>
                                  <a:pt x="64770" y="0"/>
                                </a:moveTo>
                                <a:lnTo>
                                  <a:pt x="64770" y="32004"/>
                                </a:lnTo>
                                <a:lnTo>
                                  <a:pt x="1370838" y="32004"/>
                                </a:lnTo>
                                <a:lnTo>
                                  <a:pt x="1370838" y="0"/>
                                </a:lnTo>
                                <a:lnTo>
                                  <a:pt x="1435608" y="64770"/>
                                </a:lnTo>
                                <a:lnTo>
                                  <a:pt x="1370838" y="129540"/>
                                </a:lnTo>
                                <a:lnTo>
                                  <a:pt x="1370838" y="96774"/>
                                </a:lnTo>
                                <a:lnTo>
                                  <a:pt x="64770" y="96774"/>
                                </a:lnTo>
                                <a:lnTo>
                                  <a:pt x="64770" y="129540"/>
                                </a:lnTo>
                                <a:lnTo>
                                  <a:pt x="0" y="64770"/>
                                </a:lnTo>
                                <a:lnTo>
                                  <a:pt x="64770" y="0"/>
                                </a:lnTo>
                                <a:close/>
                              </a:path>
                            </a:pathLst>
                          </a:custGeom>
                          <a:ln w="0" cap="flat">
                            <a:miter lim="100000"/>
                          </a:ln>
                        </wps:spPr>
                        <wps:style>
                          <a:lnRef idx="0">
                            <a:srgbClr val="000000"/>
                          </a:lnRef>
                          <a:fillRef idx="1">
                            <a:srgbClr val="FFFFFF"/>
                          </a:fillRef>
                          <a:effectRef idx="0">
                            <a:scrgbClr r="0" g="0" b="0"/>
                          </a:effectRef>
                          <a:fontRef idx="none"/>
                        </wps:style>
                        <wps:bodyPr/>
                      </wps:wsp>
                      <wps:wsp>
                        <wps:cNvPr id="1070" name="Shape 1070"/>
                        <wps:cNvSpPr/>
                        <wps:spPr>
                          <a:xfrm>
                            <a:off x="2202180" y="3602348"/>
                            <a:ext cx="726594" cy="160020"/>
                          </a:xfrm>
                          <a:custGeom>
                            <a:avLst/>
                            <a:gdLst/>
                            <a:ahLst/>
                            <a:cxnLst/>
                            <a:rect l="0" t="0" r="0" b="0"/>
                            <a:pathLst>
                              <a:path w="726594" h="160020">
                                <a:moveTo>
                                  <a:pt x="80010" y="0"/>
                                </a:moveTo>
                                <a:lnTo>
                                  <a:pt x="80010" y="41148"/>
                                </a:lnTo>
                                <a:lnTo>
                                  <a:pt x="726594" y="41148"/>
                                </a:lnTo>
                                <a:lnTo>
                                  <a:pt x="726594" y="53340"/>
                                </a:lnTo>
                                <a:lnTo>
                                  <a:pt x="67818" y="53340"/>
                                </a:lnTo>
                                <a:lnTo>
                                  <a:pt x="67818" y="30356"/>
                                </a:lnTo>
                                <a:lnTo>
                                  <a:pt x="17580" y="80010"/>
                                </a:lnTo>
                                <a:lnTo>
                                  <a:pt x="67818" y="129664"/>
                                </a:lnTo>
                                <a:lnTo>
                                  <a:pt x="67818" y="105918"/>
                                </a:lnTo>
                                <a:lnTo>
                                  <a:pt x="726594" y="105918"/>
                                </a:lnTo>
                                <a:lnTo>
                                  <a:pt x="726594" y="118872"/>
                                </a:lnTo>
                                <a:lnTo>
                                  <a:pt x="80010" y="118872"/>
                                </a:lnTo>
                                <a:lnTo>
                                  <a:pt x="80010" y="160020"/>
                                </a:lnTo>
                                <a:lnTo>
                                  <a:pt x="0" y="80010"/>
                                </a:lnTo>
                                <a:lnTo>
                                  <a:pt x="80010" y="0"/>
                                </a:lnTo>
                                <a:close/>
                              </a:path>
                            </a:pathLst>
                          </a:custGeom>
                          <a:ln w="0" cap="flat">
                            <a:miter lim="100000"/>
                          </a:ln>
                        </wps:spPr>
                        <wps:style>
                          <a:lnRef idx="0">
                            <a:srgbClr val="000000"/>
                          </a:lnRef>
                          <a:fillRef idx="1">
                            <a:srgbClr val="5A9AD4"/>
                          </a:fillRef>
                          <a:effectRef idx="0">
                            <a:scrgbClr r="0" g="0" b="0"/>
                          </a:effectRef>
                          <a:fontRef idx="none"/>
                        </wps:style>
                        <wps:bodyPr/>
                      </wps:wsp>
                      <wps:wsp>
                        <wps:cNvPr id="1071" name="Shape 1071"/>
                        <wps:cNvSpPr/>
                        <wps:spPr>
                          <a:xfrm>
                            <a:off x="2928774" y="3602348"/>
                            <a:ext cx="726540" cy="160020"/>
                          </a:xfrm>
                          <a:custGeom>
                            <a:avLst/>
                            <a:gdLst/>
                            <a:ahLst/>
                            <a:cxnLst/>
                            <a:rect l="0" t="0" r="0" b="0"/>
                            <a:pathLst>
                              <a:path w="726540" h="160020">
                                <a:moveTo>
                                  <a:pt x="647292" y="0"/>
                                </a:moveTo>
                                <a:lnTo>
                                  <a:pt x="726540" y="80010"/>
                                </a:lnTo>
                                <a:lnTo>
                                  <a:pt x="647292" y="160020"/>
                                </a:lnTo>
                                <a:lnTo>
                                  <a:pt x="647292" y="118872"/>
                                </a:lnTo>
                                <a:lnTo>
                                  <a:pt x="0" y="118872"/>
                                </a:lnTo>
                                <a:lnTo>
                                  <a:pt x="0" y="105918"/>
                                </a:lnTo>
                                <a:lnTo>
                                  <a:pt x="659484" y="105918"/>
                                </a:lnTo>
                                <a:lnTo>
                                  <a:pt x="659484" y="129539"/>
                                </a:lnTo>
                                <a:lnTo>
                                  <a:pt x="709014" y="80010"/>
                                </a:lnTo>
                                <a:lnTo>
                                  <a:pt x="659484" y="30480"/>
                                </a:lnTo>
                                <a:lnTo>
                                  <a:pt x="659484" y="53340"/>
                                </a:lnTo>
                                <a:lnTo>
                                  <a:pt x="0" y="53340"/>
                                </a:lnTo>
                                <a:lnTo>
                                  <a:pt x="0" y="41148"/>
                                </a:lnTo>
                                <a:lnTo>
                                  <a:pt x="647292" y="41148"/>
                                </a:lnTo>
                                <a:lnTo>
                                  <a:pt x="647292" y="0"/>
                                </a:lnTo>
                                <a:close/>
                              </a:path>
                            </a:pathLst>
                          </a:custGeom>
                          <a:ln w="0" cap="flat">
                            <a:miter lim="100000"/>
                          </a:ln>
                        </wps:spPr>
                        <wps:style>
                          <a:lnRef idx="0">
                            <a:srgbClr val="000000"/>
                          </a:lnRef>
                          <a:fillRef idx="1">
                            <a:srgbClr val="5A9AD4"/>
                          </a:fillRef>
                          <a:effectRef idx="0">
                            <a:scrgbClr r="0" g="0" b="0"/>
                          </a:effectRef>
                          <a:fontRef idx="none"/>
                        </wps:style>
                        <wps:bodyPr/>
                      </wps:wsp>
                      <wps:wsp>
                        <wps:cNvPr id="1072" name="Shape 1072"/>
                        <wps:cNvSpPr/>
                        <wps:spPr>
                          <a:xfrm>
                            <a:off x="2548890" y="1603621"/>
                            <a:ext cx="1491234" cy="120396"/>
                          </a:xfrm>
                          <a:custGeom>
                            <a:avLst/>
                            <a:gdLst/>
                            <a:ahLst/>
                            <a:cxnLst/>
                            <a:rect l="0" t="0" r="0" b="0"/>
                            <a:pathLst>
                              <a:path w="1491234" h="120396">
                                <a:moveTo>
                                  <a:pt x="60198" y="0"/>
                                </a:moveTo>
                                <a:lnTo>
                                  <a:pt x="60198" y="30480"/>
                                </a:lnTo>
                                <a:lnTo>
                                  <a:pt x="1431036" y="30480"/>
                                </a:lnTo>
                                <a:lnTo>
                                  <a:pt x="1431036" y="0"/>
                                </a:lnTo>
                                <a:lnTo>
                                  <a:pt x="1491234" y="60198"/>
                                </a:lnTo>
                                <a:lnTo>
                                  <a:pt x="1431036" y="120396"/>
                                </a:lnTo>
                                <a:lnTo>
                                  <a:pt x="1431036" y="90678"/>
                                </a:lnTo>
                                <a:lnTo>
                                  <a:pt x="60198" y="90678"/>
                                </a:lnTo>
                                <a:lnTo>
                                  <a:pt x="60198" y="120396"/>
                                </a:lnTo>
                                <a:lnTo>
                                  <a:pt x="0" y="60198"/>
                                </a:lnTo>
                                <a:lnTo>
                                  <a:pt x="60198" y="0"/>
                                </a:lnTo>
                                <a:close/>
                              </a:path>
                            </a:pathLst>
                          </a:custGeom>
                          <a:ln w="0" cap="flat">
                            <a:miter lim="100000"/>
                          </a:ln>
                        </wps:spPr>
                        <wps:style>
                          <a:lnRef idx="0">
                            <a:srgbClr val="000000"/>
                          </a:lnRef>
                          <a:fillRef idx="1">
                            <a:srgbClr val="FFFFFF"/>
                          </a:fillRef>
                          <a:effectRef idx="0">
                            <a:scrgbClr r="0" g="0" b="0"/>
                          </a:effectRef>
                          <a:fontRef idx="none"/>
                        </wps:style>
                        <wps:bodyPr/>
                      </wps:wsp>
                      <wps:wsp>
                        <wps:cNvPr id="1073" name="Shape 1073"/>
                        <wps:cNvSpPr/>
                        <wps:spPr>
                          <a:xfrm>
                            <a:off x="2540508" y="1588381"/>
                            <a:ext cx="753999" cy="150876"/>
                          </a:xfrm>
                          <a:custGeom>
                            <a:avLst/>
                            <a:gdLst/>
                            <a:ahLst/>
                            <a:cxnLst/>
                            <a:rect l="0" t="0" r="0" b="0"/>
                            <a:pathLst>
                              <a:path w="753999" h="150876">
                                <a:moveTo>
                                  <a:pt x="74676" y="0"/>
                                </a:moveTo>
                                <a:lnTo>
                                  <a:pt x="74676" y="38862"/>
                                </a:lnTo>
                                <a:lnTo>
                                  <a:pt x="753999" y="38862"/>
                                </a:lnTo>
                                <a:lnTo>
                                  <a:pt x="753999" y="51816"/>
                                </a:lnTo>
                                <a:lnTo>
                                  <a:pt x="62484" y="51816"/>
                                </a:lnTo>
                                <a:lnTo>
                                  <a:pt x="62484" y="30480"/>
                                </a:lnTo>
                                <a:lnTo>
                                  <a:pt x="17526" y="75438"/>
                                </a:lnTo>
                                <a:lnTo>
                                  <a:pt x="62484" y="120396"/>
                                </a:lnTo>
                                <a:lnTo>
                                  <a:pt x="62484" y="99060"/>
                                </a:lnTo>
                                <a:lnTo>
                                  <a:pt x="753999" y="99060"/>
                                </a:lnTo>
                                <a:lnTo>
                                  <a:pt x="753999" y="112014"/>
                                </a:lnTo>
                                <a:lnTo>
                                  <a:pt x="74676" y="112014"/>
                                </a:lnTo>
                                <a:lnTo>
                                  <a:pt x="74676" y="150876"/>
                                </a:lnTo>
                                <a:lnTo>
                                  <a:pt x="0" y="75438"/>
                                </a:lnTo>
                                <a:lnTo>
                                  <a:pt x="74676" y="0"/>
                                </a:lnTo>
                                <a:close/>
                              </a:path>
                            </a:pathLst>
                          </a:custGeom>
                          <a:ln w="0" cap="flat">
                            <a:miter lim="100000"/>
                          </a:ln>
                        </wps:spPr>
                        <wps:style>
                          <a:lnRef idx="0">
                            <a:srgbClr val="000000"/>
                          </a:lnRef>
                          <a:fillRef idx="1">
                            <a:srgbClr val="A5A5A5"/>
                          </a:fillRef>
                          <a:effectRef idx="0">
                            <a:scrgbClr r="0" g="0" b="0"/>
                          </a:effectRef>
                          <a:fontRef idx="none"/>
                        </wps:style>
                        <wps:bodyPr/>
                      </wps:wsp>
                      <wps:wsp>
                        <wps:cNvPr id="1074" name="Shape 1074"/>
                        <wps:cNvSpPr/>
                        <wps:spPr>
                          <a:xfrm>
                            <a:off x="3294507" y="1588381"/>
                            <a:ext cx="754761" cy="150876"/>
                          </a:xfrm>
                          <a:custGeom>
                            <a:avLst/>
                            <a:gdLst/>
                            <a:ahLst/>
                            <a:cxnLst/>
                            <a:rect l="0" t="0" r="0" b="0"/>
                            <a:pathLst>
                              <a:path w="754761" h="150876">
                                <a:moveTo>
                                  <a:pt x="679323" y="0"/>
                                </a:moveTo>
                                <a:lnTo>
                                  <a:pt x="754761" y="75438"/>
                                </a:lnTo>
                                <a:lnTo>
                                  <a:pt x="679323" y="150876"/>
                                </a:lnTo>
                                <a:lnTo>
                                  <a:pt x="679323" y="112014"/>
                                </a:lnTo>
                                <a:lnTo>
                                  <a:pt x="0" y="112014"/>
                                </a:lnTo>
                                <a:lnTo>
                                  <a:pt x="0" y="99060"/>
                                </a:lnTo>
                                <a:lnTo>
                                  <a:pt x="691515" y="99060"/>
                                </a:lnTo>
                                <a:lnTo>
                                  <a:pt x="691515" y="120396"/>
                                </a:lnTo>
                                <a:lnTo>
                                  <a:pt x="736473" y="75438"/>
                                </a:lnTo>
                                <a:lnTo>
                                  <a:pt x="691515" y="30480"/>
                                </a:lnTo>
                                <a:lnTo>
                                  <a:pt x="691515" y="51816"/>
                                </a:lnTo>
                                <a:lnTo>
                                  <a:pt x="0" y="51816"/>
                                </a:lnTo>
                                <a:lnTo>
                                  <a:pt x="0" y="38862"/>
                                </a:lnTo>
                                <a:lnTo>
                                  <a:pt x="679323" y="38862"/>
                                </a:lnTo>
                                <a:lnTo>
                                  <a:pt x="679323" y="0"/>
                                </a:lnTo>
                                <a:close/>
                              </a:path>
                            </a:pathLst>
                          </a:custGeom>
                          <a:ln w="0" cap="flat">
                            <a:miter lim="100000"/>
                          </a:ln>
                        </wps:spPr>
                        <wps:style>
                          <a:lnRef idx="0">
                            <a:srgbClr val="000000"/>
                          </a:lnRef>
                          <a:fillRef idx="1">
                            <a:srgbClr val="A5A5A5"/>
                          </a:fillRef>
                          <a:effectRef idx="0">
                            <a:scrgbClr r="0" g="0" b="0"/>
                          </a:effectRef>
                          <a:fontRef idx="none"/>
                        </wps:style>
                        <wps:bodyPr/>
                      </wps:wsp>
                      <wps:wsp>
                        <wps:cNvPr id="1075" name="Shape 1075"/>
                        <wps:cNvSpPr/>
                        <wps:spPr>
                          <a:xfrm>
                            <a:off x="4719828" y="4029829"/>
                            <a:ext cx="43434" cy="1000506"/>
                          </a:xfrm>
                          <a:custGeom>
                            <a:avLst/>
                            <a:gdLst/>
                            <a:ahLst/>
                            <a:cxnLst/>
                            <a:rect l="0" t="0" r="0" b="0"/>
                            <a:pathLst>
                              <a:path w="43434" h="1000506">
                                <a:moveTo>
                                  <a:pt x="21336" y="0"/>
                                </a:moveTo>
                                <a:lnTo>
                                  <a:pt x="43434" y="22098"/>
                                </a:lnTo>
                                <a:lnTo>
                                  <a:pt x="32766" y="22098"/>
                                </a:lnTo>
                                <a:lnTo>
                                  <a:pt x="32766" y="978408"/>
                                </a:lnTo>
                                <a:lnTo>
                                  <a:pt x="43434" y="978408"/>
                                </a:lnTo>
                                <a:lnTo>
                                  <a:pt x="21336" y="1000506"/>
                                </a:lnTo>
                                <a:lnTo>
                                  <a:pt x="0" y="978408"/>
                                </a:lnTo>
                                <a:lnTo>
                                  <a:pt x="10668" y="978408"/>
                                </a:lnTo>
                                <a:lnTo>
                                  <a:pt x="10668" y="22098"/>
                                </a:lnTo>
                                <a:lnTo>
                                  <a:pt x="0" y="22098"/>
                                </a:lnTo>
                                <a:lnTo>
                                  <a:pt x="21336" y="0"/>
                                </a:lnTo>
                                <a:close/>
                              </a:path>
                            </a:pathLst>
                          </a:custGeom>
                          <a:ln w="0" cap="flat">
                            <a:miter lim="100000"/>
                          </a:ln>
                        </wps:spPr>
                        <wps:style>
                          <a:lnRef idx="0">
                            <a:srgbClr val="000000"/>
                          </a:lnRef>
                          <a:fillRef idx="1">
                            <a:srgbClr val="5A9AD4"/>
                          </a:fillRef>
                          <a:effectRef idx="0">
                            <a:scrgbClr r="0" g="0" b="0"/>
                          </a:effectRef>
                          <a:fontRef idx="none"/>
                        </wps:style>
                        <wps:bodyPr/>
                      </wps:wsp>
                      <wps:wsp>
                        <wps:cNvPr id="9960" name="Shape 9960"/>
                        <wps:cNvSpPr/>
                        <wps:spPr>
                          <a:xfrm>
                            <a:off x="4704588" y="4021447"/>
                            <a:ext cx="36957" cy="36576"/>
                          </a:xfrm>
                          <a:custGeom>
                            <a:avLst/>
                            <a:gdLst/>
                            <a:ahLst/>
                            <a:cxnLst/>
                            <a:rect l="0" t="0" r="0" b="0"/>
                            <a:pathLst>
                              <a:path w="36957" h="36576">
                                <a:moveTo>
                                  <a:pt x="0" y="0"/>
                                </a:moveTo>
                                <a:lnTo>
                                  <a:pt x="36957" y="0"/>
                                </a:lnTo>
                                <a:lnTo>
                                  <a:pt x="36957" y="36576"/>
                                </a:lnTo>
                                <a:lnTo>
                                  <a:pt x="0" y="36576"/>
                                </a:lnTo>
                              </a:path>
                            </a:pathLst>
                          </a:custGeom>
                          <a:ln w="0" cap="flat">
                            <a:miter lim="100000"/>
                          </a:ln>
                        </wps:spPr>
                        <wps:style>
                          <a:lnRef idx="0">
                            <a:srgbClr val="000000"/>
                          </a:lnRef>
                          <a:fillRef idx="1">
                            <a:srgbClr val="40719B"/>
                          </a:fillRef>
                          <a:effectRef idx="0">
                            <a:scrgbClr r="0" g="0" b="0"/>
                          </a:effectRef>
                          <a:fontRef idx="none"/>
                        </wps:style>
                        <wps:bodyPr/>
                      </wps:wsp>
                      <wps:wsp>
                        <wps:cNvPr id="9961" name="Shape 9961"/>
                        <wps:cNvSpPr/>
                        <wps:spPr>
                          <a:xfrm>
                            <a:off x="4704588" y="5002141"/>
                            <a:ext cx="36957" cy="37338"/>
                          </a:xfrm>
                          <a:custGeom>
                            <a:avLst/>
                            <a:gdLst/>
                            <a:ahLst/>
                            <a:cxnLst/>
                            <a:rect l="0" t="0" r="0" b="0"/>
                            <a:pathLst>
                              <a:path w="36957" h="37338">
                                <a:moveTo>
                                  <a:pt x="0" y="0"/>
                                </a:moveTo>
                                <a:lnTo>
                                  <a:pt x="36957" y="0"/>
                                </a:lnTo>
                                <a:lnTo>
                                  <a:pt x="36957" y="37338"/>
                                </a:lnTo>
                                <a:lnTo>
                                  <a:pt x="0" y="37338"/>
                                </a:lnTo>
                              </a:path>
                            </a:pathLst>
                          </a:custGeom>
                          <a:ln w="0" cap="flat">
                            <a:miter lim="100000"/>
                          </a:ln>
                        </wps:spPr>
                        <wps:style>
                          <a:lnRef idx="0">
                            <a:srgbClr val="000000"/>
                          </a:lnRef>
                          <a:fillRef idx="1">
                            <a:srgbClr val="40719B"/>
                          </a:fillRef>
                          <a:effectRef idx="0">
                            <a:scrgbClr r="0" g="0" b="0"/>
                          </a:effectRef>
                          <a:fontRef idx="none"/>
                        </wps:style>
                        <wps:bodyPr/>
                      </wps:wsp>
                      <wps:wsp>
                        <wps:cNvPr id="9962" name="Shape 9962"/>
                        <wps:cNvSpPr/>
                        <wps:spPr>
                          <a:xfrm>
                            <a:off x="4704588" y="4021447"/>
                            <a:ext cx="36957" cy="1018032"/>
                          </a:xfrm>
                          <a:custGeom>
                            <a:avLst/>
                            <a:gdLst/>
                            <a:ahLst/>
                            <a:cxnLst/>
                            <a:rect l="0" t="0" r="0" b="0"/>
                            <a:pathLst>
                              <a:path w="36957" h="1018032">
                                <a:moveTo>
                                  <a:pt x="0" y="0"/>
                                </a:moveTo>
                                <a:lnTo>
                                  <a:pt x="36957" y="0"/>
                                </a:lnTo>
                                <a:lnTo>
                                  <a:pt x="36957" y="1018032"/>
                                </a:lnTo>
                                <a:lnTo>
                                  <a:pt x="0" y="1018032"/>
                                </a:lnTo>
                              </a:path>
                            </a:pathLst>
                          </a:custGeom>
                          <a:ln w="0" cap="flat">
                            <a:miter lim="100000"/>
                          </a:ln>
                        </wps:spPr>
                        <wps:style>
                          <a:lnRef idx="0">
                            <a:srgbClr val="000000"/>
                          </a:lnRef>
                          <a:fillRef idx="1">
                            <a:srgbClr val="40719B"/>
                          </a:fillRef>
                          <a:effectRef idx="0">
                            <a:scrgbClr r="0" g="0" b="0"/>
                          </a:effectRef>
                          <a:fontRef idx="none"/>
                        </wps:style>
                        <wps:bodyPr/>
                      </wps:wsp>
                      <wps:wsp>
                        <wps:cNvPr id="9963" name="Shape 9963"/>
                        <wps:cNvSpPr/>
                        <wps:spPr>
                          <a:xfrm>
                            <a:off x="4704588" y="4021447"/>
                            <a:ext cx="36957" cy="1018032"/>
                          </a:xfrm>
                          <a:custGeom>
                            <a:avLst/>
                            <a:gdLst/>
                            <a:ahLst/>
                            <a:cxnLst/>
                            <a:rect l="0" t="0" r="0" b="0"/>
                            <a:pathLst>
                              <a:path w="36957" h="1018032">
                                <a:moveTo>
                                  <a:pt x="0" y="0"/>
                                </a:moveTo>
                                <a:lnTo>
                                  <a:pt x="36957" y="0"/>
                                </a:lnTo>
                                <a:lnTo>
                                  <a:pt x="36957" y="1018032"/>
                                </a:lnTo>
                                <a:lnTo>
                                  <a:pt x="0" y="1018032"/>
                                </a:lnTo>
                              </a:path>
                            </a:pathLst>
                          </a:custGeom>
                          <a:ln w="0" cap="flat">
                            <a:miter lim="100000"/>
                          </a:ln>
                        </wps:spPr>
                        <wps:style>
                          <a:lnRef idx="0">
                            <a:srgbClr val="000000"/>
                          </a:lnRef>
                          <a:fillRef idx="1">
                            <a:srgbClr val="40719B"/>
                          </a:fillRef>
                          <a:effectRef idx="0">
                            <a:scrgbClr r="0" g="0" b="0"/>
                          </a:effectRef>
                          <a:fontRef idx="none"/>
                        </wps:style>
                        <wps:bodyPr/>
                      </wps:wsp>
                      <wps:wsp>
                        <wps:cNvPr id="9964" name="Shape 9964"/>
                        <wps:cNvSpPr/>
                        <wps:spPr>
                          <a:xfrm>
                            <a:off x="4741545" y="5002141"/>
                            <a:ext cx="36957" cy="36957"/>
                          </a:xfrm>
                          <a:custGeom>
                            <a:avLst/>
                            <a:gdLst/>
                            <a:ahLst/>
                            <a:cxnLst/>
                            <a:rect l="0" t="0" r="0" b="0"/>
                            <a:pathLst>
                              <a:path w="36957" h="36957">
                                <a:moveTo>
                                  <a:pt x="0" y="0"/>
                                </a:moveTo>
                                <a:lnTo>
                                  <a:pt x="36957" y="0"/>
                                </a:lnTo>
                                <a:lnTo>
                                  <a:pt x="36957" y="36957"/>
                                </a:lnTo>
                                <a:lnTo>
                                  <a:pt x="0" y="36957"/>
                                </a:lnTo>
                              </a:path>
                            </a:pathLst>
                          </a:custGeom>
                          <a:ln w="0" cap="flat">
                            <a:miter lim="100000"/>
                          </a:ln>
                        </wps:spPr>
                        <wps:style>
                          <a:lnRef idx="0">
                            <a:srgbClr val="000000"/>
                          </a:lnRef>
                          <a:fillRef idx="1">
                            <a:srgbClr val="40719B"/>
                          </a:fillRef>
                          <a:effectRef idx="0">
                            <a:scrgbClr r="0" g="0" b="0"/>
                          </a:effectRef>
                          <a:fontRef idx="none"/>
                        </wps:style>
                        <wps:bodyPr/>
                      </wps:wsp>
                      <wps:wsp>
                        <wps:cNvPr id="9965" name="Shape 9965"/>
                        <wps:cNvSpPr/>
                        <wps:spPr>
                          <a:xfrm>
                            <a:off x="4741545" y="4021821"/>
                            <a:ext cx="36957" cy="1017278"/>
                          </a:xfrm>
                          <a:custGeom>
                            <a:avLst/>
                            <a:gdLst/>
                            <a:ahLst/>
                            <a:cxnLst/>
                            <a:rect l="0" t="0" r="0" b="0"/>
                            <a:pathLst>
                              <a:path w="36957" h="1017278">
                                <a:moveTo>
                                  <a:pt x="0" y="0"/>
                                </a:moveTo>
                                <a:lnTo>
                                  <a:pt x="36957" y="0"/>
                                </a:lnTo>
                                <a:lnTo>
                                  <a:pt x="36957" y="1017278"/>
                                </a:lnTo>
                                <a:lnTo>
                                  <a:pt x="0" y="1017278"/>
                                </a:lnTo>
                              </a:path>
                            </a:pathLst>
                          </a:custGeom>
                          <a:ln w="0" cap="flat">
                            <a:miter lim="100000"/>
                          </a:ln>
                        </wps:spPr>
                        <wps:style>
                          <a:lnRef idx="0">
                            <a:srgbClr val="000000"/>
                          </a:lnRef>
                          <a:fillRef idx="1">
                            <a:srgbClr val="40719B"/>
                          </a:fillRef>
                          <a:effectRef idx="0">
                            <a:scrgbClr r="0" g="0" b="0"/>
                          </a:effectRef>
                          <a:fontRef idx="none"/>
                        </wps:style>
                        <wps:bodyPr/>
                      </wps:wsp>
                      <wps:wsp>
                        <wps:cNvPr id="9966" name="Shape 9966"/>
                        <wps:cNvSpPr/>
                        <wps:spPr>
                          <a:xfrm>
                            <a:off x="4741545" y="4021821"/>
                            <a:ext cx="36957" cy="36203"/>
                          </a:xfrm>
                          <a:custGeom>
                            <a:avLst/>
                            <a:gdLst/>
                            <a:ahLst/>
                            <a:cxnLst/>
                            <a:rect l="0" t="0" r="0" b="0"/>
                            <a:pathLst>
                              <a:path w="36957" h="36203">
                                <a:moveTo>
                                  <a:pt x="0" y="0"/>
                                </a:moveTo>
                                <a:lnTo>
                                  <a:pt x="36957" y="0"/>
                                </a:lnTo>
                                <a:lnTo>
                                  <a:pt x="36957" y="36203"/>
                                </a:lnTo>
                                <a:lnTo>
                                  <a:pt x="0" y="36203"/>
                                </a:lnTo>
                              </a:path>
                            </a:pathLst>
                          </a:custGeom>
                          <a:ln w="0" cap="flat">
                            <a:miter lim="100000"/>
                          </a:ln>
                        </wps:spPr>
                        <wps:style>
                          <a:lnRef idx="0">
                            <a:srgbClr val="000000"/>
                          </a:lnRef>
                          <a:fillRef idx="1">
                            <a:srgbClr val="40719B"/>
                          </a:fillRef>
                          <a:effectRef idx="0">
                            <a:scrgbClr r="0" g="0" b="0"/>
                          </a:effectRef>
                          <a:fontRef idx="none"/>
                        </wps:style>
                        <wps:bodyPr/>
                      </wps:wsp>
                      <wps:wsp>
                        <wps:cNvPr id="9967" name="Shape 9967"/>
                        <wps:cNvSpPr/>
                        <wps:spPr>
                          <a:xfrm>
                            <a:off x="4741545" y="4021821"/>
                            <a:ext cx="36957" cy="1017278"/>
                          </a:xfrm>
                          <a:custGeom>
                            <a:avLst/>
                            <a:gdLst/>
                            <a:ahLst/>
                            <a:cxnLst/>
                            <a:rect l="0" t="0" r="0" b="0"/>
                            <a:pathLst>
                              <a:path w="36957" h="1017278">
                                <a:moveTo>
                                  <a:pt x="0" y="0"/>
                                </a:moveTo>
                                <a:lnTo>
                                  <a:pt x="36957" y="0"/>
                                </a:lnTo>
                                <a:lnTo>
                                  <a:pt x="36957" y="1017278"/>
                                </a:lnTo>
                                <a:lnTo>
                                  <a:pt x="0" y="1017278"/>
                                </a:lnTo>
                              </a:path>
                            </a:pathLst>
                          </a:custGeom>
                          <a:ln w="0" cap="flat">
                            <a:miter lim="100000"/>
                          </a:ln>
                        </wps:spPr>
                        <wps:style>
                          <a:lnRef idx="0">
                            <a:srgbClr val="000000"/>
                          </a:lnRef>
                          <a:fillRef idx="1">
                            <a:srgbClr val="40719B"/>
                          </a:fillRef>
                          <a:effectRef idx="0">
                            <a:scrgbClr r="0" g="0" b="0"/>
                          </a:effectRef>
                          <a:fontRef idx="none"/>
                        </wps:style>
                        <wps:bodyPr/>
                      </wps:wsp>
                    </wpg:wgp>
                  </a:graphicData>
                </a:graphic>
              </wp:inline>
            </w:drawing>
          </mc:Choice>
          <mc:Fallback>
            <w:pict>
              <v:group w14:anchorId="3D5001BE" id="Group 7927" o:spid="_x0000_s1026" style="width:514.8pt;height:541.15pt;mso-position-horizontal-relative:char;mso-position-vertical-relative:line" coordorigin=",410" coordsize="71672,753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">
                <v:rect id="Rectangle 976" o:spid="_x0000_s1027" style="position:absolute;left:8366;top:410;width:548;height:1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14A39718" w14:textId="77777777" w:rsidR="006F4895" w:rsidRDefault="006F4895" w:rsidP="00FF773A">
                        <w:pPr>
                          <w:spacing w:line="276" w:lineRule="auto"/>
                        </w:pPr>
                        <w:r>
                          <w:rPr>
                            <w:rFonts w:ascii="Arial" w:eastAsia="Arial" w:hAnsi="Arial" w:cs="Arial"/>
                            <w:b/>
                            <w:sz w:val="23"/>
                          </w:rPr>
                          <w:t xml:space="preserve"> </w:t>
                        </w:r>
                      </w:p>
                    </w:txbxContent>
                  </v:textbox>
                </v:rect>
                <v:shape id="Shape 9904" o:spid="_x0000_s1028" style="position:absolute;left:373;top:2190;width:31189;height:20376;visibility:visible;mso-wrap-style:square;v-text-anchor:top" coordsize="3118866,2037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" path="m,l3118866,r,2037588l,2037588,,e" fillcolor="#5a9ad4" stroked="f" strokeweight="0">
                  <v:stroke miterlimit="1" joinstyle="miter"/>
                  <v:path arrowok="t" textboxrect="0,0,3118866,2037588"/>
                </v:shape>
                <v:shape id="Shape 9905" o:spid="_x0000_s1029" style="position:absolute;left:853;top:2190;width:30038;height:1669;visibility:visible;mso-wrap-style:square;v-text-anchor:top" coordsize="3003804,16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" path="m,l3003804,r,166878l,166878,,e" fillcolor="#5a9ad4" stroked="f" strokeweight="0">
                  <v:stroke miterlimit="1" joinstyle="miter"/>
                  <v:path arrowok="t" textboxrect="0,0,3003804,166878"/>
                </v:shape>
                <v:rect id="Rectangle 980" o:spid="_x0000_s1030" style="position:absolute;left:853;top:2191;width:504;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00093145"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v:textbox>
                </v:rect>
                <v:shape id="Shape 9906" o:spid="_x0000_s1031" style="position:absolute;left:853;top:3859;width:30038;height:1669;visibility:visible;mso-wrap-style:square;v-text-anchor:top" coordsize="3003804,16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" path="m,l3003804,r,166878l,166878,,e" fillcolor="#5a9ad4" stroked="f" strokeweight="0">
                  <v:stroke miterlimit="1" joinstyle="miter"/>
                  <v:path arrowok="t" textboxrect="0,0,3003804,166878"/>
                </v:shape>
                <v:rect id="Rectangle 982" o:spid="_x0000_s1032" style="position:absolute;left:853;top:3860;width:34802;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3D9A3E95" w14:textId="77777777" w:rsidR="006F4895" w:rsidRDefault="006F4895" w:rsidP="00FF773A">
                        <w:pPr>
                          <w:spacing w:line="276" w:lineRule="auto"/>
                        </w:pPr>
                        <w:r>
                          <w:rPr>
                            <w:rFonts w:ascii="Century Gothic" w:eastAsia="Century Gothic" w:hAnsi="Century Gothic" w:cs="Century Gothic"/>
                            <w:b/>
                            <w:color w:val="FFFFFF"/>
                          </w:rPr>
                          <w:t xml:space="preserve">Client Tier (Windows/Web/Mobile/App) </w:t>
                        </w:r>
                      </w:p>
                    </w:txbxContent>
                  </v:textbox>
                </v:rect>
                <v:shape id="Shape 9907" o:spid="_x0000_s1033" style="position:absolute;left:853;top:5528;width:30038;height:1669;visibility:visible;mso-wrap-style:square;v-text-anchor:top" coordsize="3003804,16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" path="m,l3003804,r,166878l,166878,,e" fillcolor="#5a9ad4" stroked="f" strokeweight="0">
                  <v:stroke miterlimit="1" joinstyle="miter"/>
                  <v:path arrowok="t" textboxrect="0,0,3003804,166878"/>
                </v:shape>
                <v:rect id="Rectangle 984" o:spid="_x0000_s1034" style="position:absolute;left:853;top:5529;width:504;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30AD3593"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v:textbox>
                </v:rect>
                <v:shape id="Shape 9908" o:spid="_x0000_s1035" style="position:absolute;left:853;top:7197;width:30038;height:1653;visibility:visible;mso-wrap-style:square;v-text-anchor:top" coordsize="3003804,16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" path="m,l3003804,r,165354l,165354,,e" fillcolor="#5a9ad4" stroked="f" strokeweight="0">
                  <v:stroke miterlimit="1" joinstyle="miter"/>
                  <v:path arrowok="t" textboxrect="0,0,3003804,165354"/>
                </v:shape>
                <v:rect id="Rectangle 986" o:spid="_x0000_s1036" style="position:absolute;left:853;top:7190;width:504;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47757420"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v:textbox>
                </v:rect>
                <v:shape id="Shape 9909" o:spid="_x0000_s1037" style="position:absolute;left:853;top:8850;width:30038;height:12047;visibility:visible;mso-wrap-style:square;v-text-anchor:top" coordsize="3003804,120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" path="m,l3003804,r,1204722l,1204722,,e" fillcolor="#5a9ad4" stroked="f" strokeweight="0">
                  <v:stroke miterlimit="1" joinstyle="miter"/>
                  <v:path arrowok="t" textboxrect="0,0,3003804,1204722"/>
                </v:shape>
                <v:rect id="Rectangle 2107" o:spid="_x0000_s1038" style="position:absolute;left:853;top:19534;width:504;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6E7419CB"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v:textbox>
                </v:rect>
                <v:rect id="Rectangle 2108" o:spid="_x0000_s1039" style="position:absolute;left:22076;top:19534;width:3029;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0230BF22"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v:textbox>
                </v:rect>
                <v:shape id="Shape 9910" o:spid="_x0000_s1040" style="position:absolute;left:853;top:20897;width:30038;height:1669;visibility:visible;mso-wrap-style:square;v-text-anchor:top" coordsize="3003804,16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" path="m,l3003804,r,166878l,166878,,e" fillcolor="#5a9ad4" stroked="f" strokeweight="0">
                  <v:stroke miterlimit="1" joinstyle="miter"/>
                  <v:path arrowok="t" textboxrect="0,0,3003804,166878"/>
                </v:shape>
                <v:rect id="Rectangle 990" o:spid="_x0000_s1041" style="position:absolute;left:15872;top:20898;width:504;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499E5D3E"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v:textbox>
                </v:rect>
                <v:shape id="Shape 9911" o:spid="_x0000_s1042" style="position:absolute;left:31562;top:2190;width:33223;height:43990;visibility:visible;mso-wrap-style:square;v-text-anchor:top" coordsize="3322320,4399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" path="m,l3322320,r,4399026l,4399026,,e" fillcolor="#5a9ad4" stroked="f" strokeweight="0">
                  <v:stroke miterlimit="1" joinstyle="miter"/>
                  <v:path arrowok="t" textboxrect="0,0,3322320,4399026"/>
                </v:shape>
                <v:shape id="Shape 9912" o:spid="_x0000_s1043" style="position:absolute;left:32224;top:2190;width:32081;height:1669;visibility:visible;mso-wrap-style:square;v-text-anchor:top" coordsize="3208020,16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" path="m,l3208020,r,166878l,166878,,e" fillcolor="#5a9ad4" stroked="f" strokeweight="0">
                  <v:stroke miterlimit="1" joinstyle="miter"/>
                  <v:path arrowok="t" textboxrect="0,0,3208020,166878"/>
                </v:shape>
                <v:rect id="Rectangle 993" o:spid="_x0000_s1044" style="position:absolute;left:48257;top:2191;width:504;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586F2415"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v:textbox>
                </v:rect>
                <v:shape id="Shape 9913" o:spid="_x0000_s1045" style="position:absolute;left:32224;top:3859;width:32081;height:1669;visibility:visible;mso-wrap-style:square;v-text-anchor:top" coordsize="3208020,16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" path="m,l3208020,r,166878l,166878,,e" fillcolor="#5a9ad4" stroked="f" strokeweight="0">
                  <v:stroke miterlimit="1" joinstyle="miter"/>
                  <v:path arrowok="t" textboxrect="0,0,3208020,166878"/>
                </v:shape>
                <v:rect id="Rectangle 995" o:spid="_x0000_s1046" style="position:absolute;left:34457;top:3860;width:37215;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2AF2B97F" w14:textId="77777777" w:rsidR="006F4895" w:rsidRDefault="006F4895" w:rsidP="00FF773A">
                        <w:pPr>
                          <w:spacing w:line="276" w:lineRule="auto"/>
                        </w:pPr>
                        <w:r>
                          <w:rPr>
                            <w:rFonts w:ascii="Century Gothic" w:eastAsia="Century Gothic" w:hAnsi="Century Gothic" w:cs="Century Gothic"/>
                            <w:b/>
                            <w:color w:val="FFFFFF"/>
                          </w:rPr>
                          <w:t xml:space="preserve">NAV Service Tier (NAV Application Server) </w:t>
                        </w:r>
                      </w:p>
                    </w:txbxContent>
                  </v:textbox>
                </v:rect>
                <v:shape id="Shape 9914" o:spid="_x0000_s1047" style="position:absolute;left:32224;top:5528;width:32081;height:1669;visibility:visible;mso-wrap-style:square;v-text-anchor:top" coordsize="3208020,16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" path="m,l3208020,r,166878l,166878,,e" fillcolor="#5a9ad4" stroked="f" strokeweight="0">
                  <v:stroke miterlimit="1" joinstyle="miter"/>
                  <v:path arrowok="t" textboxrect="0,0,3208020,166878"/>
                </v:shape>
                <v:rect id="Rectangle 997" o:spid="_x0000_s1048" style="position:absolute;left:48257;top:5529;width:504;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21E836EB"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v:textbox>
                </v:rect>
                <v:shape id="Shape 9915" o:spid="_x0000_s1049" style="position:absolute;left:32224;top:7197;width:32081;height:29268;visibility:visible;mso-wrap-style:square;v-text-anchor:top" coordsize="3208020,2926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" path="m,l3208020,r,2926842l,2926842,,e" fillcolor="#5a9ad4" stroked="f" strokeweight="0">
                  <v:stroke miterlimit="1" joinstyle="miter"/>
                  <v:path arrowok="t" textboxrect="0,0,3208020,2926842"/>
                </v:shape>
                <v:rect id="Rectangle 999" o:spid="_x0000_s1050" style="position:absolute;left:58910;top:35102;width:504;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752234BB"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v:textbox>
                </v:rect>
                <v:shape id="Shape 9916" o:spid="_x0000_s1051" style="position:absolute;left:32224;top:36465;width:32081;height:1661;visibility:visible;mso-wrap-style:square;v-text-anchor:top" coordsize="320802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" path="m,l3208020,r,166116l,166116,,e" fillcolor="#5a9ad4" stroked="f" strokeweight="0">
                  <v:stroke miterlimit="1" joinstyle="miter"/>
                  <v:path arrowok="t" textboxrect="0,0,3208020,166116"/>
                </v:shape>
                <v:rect id="Rectangle 1001" o:spid="_x0000_s1052" style="position:absolute;left:34876;top:36466;width:36105;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1008A156" w14:textId="77777777" w:rsidR="006F4895" w:rsidRDefault="006F4895" w:rsidP="00FF773A">
                        <w:pPr>
                          <w:spacing w:line="276" w:lineRule="auto"/>
                        </w:pPr>
                        <w:r>
                          <w:rPr>
                            <w:rFonts w:ascii="Century Gothic" w:eastAsia="Century Gothic" w:hAnsi="Century Gothic" w:cs="Century Gothic"/>
                            <w:b/>
                            <w:color w:val="FFFFFF"/>
                          </w:rPr>
                          <w:t xml:space="preserve">Supports multiple NAS servers to improve </w:t>
                        </w:r>
                      </w:p>
                    </w:txbxContent>
                  </v:textbox>
                </v:rect>
                <v:shape id="Shape 9917" o:spid="_x0000_s1053" style="position:absolute;left:32224;top:38126;width:32081;height:1669;visibility:visible;mso-wrap-style:square;v-text-anchor:top" coordsize="3208020,16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" path="m,l3208020,r,166878l,166878,,e" fillcolor="#5a9ad4" stroked="f" strokeweight="0">
                  <v:stroke miterlimit="1" joinstyle="miter"/>
                  <v:path arrowok="t" textboxrect="0,0,3208020,166878"/>
                </v:shape>
                <v:rect id="Rectangle 1003" o:spid="_x0000_s1054" style="position:absolute;left:44577;top:38127;width:9791;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54416CAE" w14:textId="77777777" w:rsidR="006F4895" w:rsidRDefault="006F4895" w:rsidP="00FF773A">
                        <w:pPr>
                          <w:spacing w:line="276" w:lineRule="auto"/>
                        </w:pPr>
                        <w:r>
                          <w:rPr>
                            <w:rFonts w:ascii="Century Gothic" w:eastAsia="Century Gothic" w:hAnsi="Century Gothic" w:cs="Century Gothic"/>
                            <w:b/>
                            <w:color w:val="FFFFFF"/>
                          </w:rPr>
                          <w:t>performance</w:t>
                        </w:r>
                      </w:p>
                    </w:txbxContent>
                  </v:textbox>
                </v:rect>
                <v:rect id="Rectangle 1004" o:spid="_x0000_s1055" style="position:absolute;left:51945;top:38127;width:499;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47388C5E" w14:textId="77777777" w:rsidR="006F4895" w:rsidRDefault="006F4895" w:rsidP="00FF773A">
                        <w:pPr>
                          <w:spacing w:line="276" w:lineRule="auto"/>
                        </w:pPr>
                        <w:r>
                          <w:rPr>
                            <w:color w:val="FFFFFF"/>
                          </w:rPr>
                          <w:t xml:space="preserve"> </w:t>
                        </w:r>
                      </w:p>
                    </w:txbxContent>
                  </v:textbox>
                </v:rect>
                <v:shape id="Shape 9918" o:spid="_x0000_s1056" style="position:absolute;top:1817;width:373;height:373;visibility:visible;mso-wrap-style:square;v-text-anchor:top" coordsize="37338,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" path="m,l37338,r,37338l,37338,,e" fillcolor="#5a9ad4" stroked="f" strokeweight="0">
                  <v:stroke miterlimit="1" joinstyle="miter"/>
                  <v:path arrowok="t" textboxrect="0,0,37338,37338"/>
                </v:shape>
                <v:shape id="Shape 9919" o:spid="_x0000_s1057" style="position:absolute;top:1817;width:65158;height:373;visibility:visible;mso-wrap-style:square;v-text-anchor:top" coordsize="6515862,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" path="m,l6515862,r,37338l,37338,,e" fillcolor="#5a9ad4" stroked="f" strokeweight="0">
                  <v:stroke miterlimit="1" joinstyle="miter"/>
                  <v:path arrowok="t" textboxrect="0,0,6515862,37338"/>
                </v:shape>
                <v:shape id="Shape 9920" o:spid="_x0000_s1058" style="position:absolute;left:64785;top:1817;width:373;height:373;visibility:visible;mso-wrap-style:square;v-text-anchor:top" coordsize="3733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" path="m,l37336,r,37338l,37338,,e" fillcolor="#5a9ad4" stroked="f" strokeweight="0">
                  <v:stroke miterlimit="1" joinstyle="miter"/>
                  <v:path arrowok="t" textboxrect="0,0,37336,37338"/>
                </v:shape>
                <v:shape id="Shape 9921" o:spid="_x0000_s1059" style="position:absolute;top:2190;width:373;height:20376;visibility:visible;mso-wrap-style:square;v-text-anchor:top" coordsize="37338,2037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" path="m,l37338,r,2037588l,2037588,,e" fillcolor="#5a9ad4" stroked="f" strokeweight="0">
                  <v:stroke miterlimit="1" joinstyle="miter"/>
                  <v:path arrowok="t" textboxrect="0,0,37338,2037588"/>
                </v:shape>
                <v:shape id="Shape 9922" o:spid="_x0000_s1060" style="position:absolute;left:64785;top:2190;width:373;height:20376;visibility:visible;mso-wrap-style:square;v-text-anchor:top" coordsize="37336,2037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" path="m,l37336,r,2037588l,2037588,,e" fillcolor="#5a9ad4" stroked="f" strokeweight="0">
                  <v:stroke miterlimit="1" joinstyle="miter"/>
                  <v:path arrowok="t" textboxrect="0,0,37336,2037588"/>
                </v:shape>
                <v:shape id="Shape 9923" o:spid="_x0000_s1061" style="position:absolute;left:373;top:22848;width:31150;height:23332;visibility:visible;mso-wrap-style:square;v-text-anchor:top" coordsize="3115056,233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" path="m,l3115056,r,2333245l,2333245,,e" fillcolor="#5a9ad4" stroked="f" strokeweight="0">
                  <v:stroke miterlimit="1" joinstyle="miter"/>
                  <v:path arrowok="t" textboxrect="0,0,3115056,2333245"/>
                </v:shape>
                <v:shape id="Shape 9924" o:spid="_x0000_s1062" style="position:absolute;left:853;top:22848;width:30038;height:1654;visibility:visible;mso-wrap-style:square;v-text-anchor:top" coordsize="3003804,16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" path="m,l3003804,r,165354l,165354,,e" fillcolor="#5a9ad4" stroked="f" strokeweight="0">
                  <v:stroke miterlimit="1" joinstyle="miter"/>
                  <v:path arrowok="t" textboxrect="0,0,3003804,165354"/>
                </v:shape>
                <v:rect id="Rectangle 1012" o:spid="_x0000_s1063" style="position:absolute;left:15872;top:22849;width:504;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14:paraId="14DDDC10"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v:textbox>
                </v:rect>
                <v:shape id="Shape 9925" o:spid="_x0000_s1064" style="position:absolute;left:853;top:24502;width:30038;height:1668;visibility:visible;mso-wrap-style:square;v-text-anchor:top" coordsize="3003804,16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" path="m,l3003804,r,166878l,166878,,e" fillcolor="#5a9ad4" stroked="f" strokeweight="0">
                  <v:stroke miterlimit="1" joinstyle="miter"/>
                  <v:path arrowok="t" textboxrect="0,0,3003804,166878"/>
                </v:shape>
                <v:rect id="Rectangle 1014" o:spid="_x0000_s1065" style="position:absolute;left:12999;top:24502;width:8137;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0290CF66" w14:textId="77777777" w:rsidR="006F4895" w:rsidRDefault="006F4895" w:rsidP="00FF773A">
                        <w:pPr>
                          <w:spacing w:line="276" w:lineRule="auto"/>
                        </w:pPr>
                        <w:r>
                          <w:rPr>
                            <w:rFonts w:ascii="Century Gothic" w:eastAsia="Century Gothic" w:hAnsi="Century Gothic" w:cs="Century Gothic"/>
                            <w:b/>
                            <w:color w:val="FFFFFF"/>
                          </w:rPr>
                          <w:t xml:space="preserve">Data Tier </w:t>
                        </w:r>
                      </w:p>
                    </w:txbxContent>
                  </v:textbox>
                </v:rect>
                <v:shape id="Shape 9926" o:spid="_x0000_s1066" style="position:absolute;left:853;top:26170;width:30038;height:18342;visibility:visible;mso-wrap-style:square;v-text-anchor:top" coordsize="3003804,183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" path="m,l3003804,r,1834134l,1834134,,e" fillcolor="#5a9ad4" stroked="f" strokeweight="0">
                  <v:stroke miterlimit="1" joinstyle="miter"/>
                  <v:path arrowok="t" textboxrect="0,0,3003804,1834134"/>
                </v:shape>
                <v:rect id="Rectangle 1016" o:spid="_x0000_s1067" style="position:absolute;left:22532;top:43149;width:504;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790B4826"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v:textbox>
                </v:rect>
                <v:shape id="Shape 9927" o:spid="_x0000_s1068" style="position:absolute;left:853;top:44512;width:30038;height:1668;visibility:visible;mso-wrap-style:square;v-text-anchor:top" coordsize="3003804,16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" path="m,l3003804,r,166878l,166878,,e" fillcolor="#5a9ad4" stroked="f" strokeweight="0">
                  <v:stroke miterlimit="1" joinstyle="miter"/>
                  <v:path arrowok="t" textboxrect="0,0,3003804,166878"/>
                </v:shape>
                <v:rect id="Rectangle 1018" o:spid="_x0000_s1069" style="position:absolute;left:15872;top:44513;width:504;height:2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494A8272"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v:textbox>
                </v:rect>
                <v:shape id="Shape 9928" o:spid="_x0000_s1070" style="position:absolute;top:22566;width:373;height:282;visibility:visible;mso-wrap-style:square;v-text-anchor:top" coordsize="37338,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" path="m,l37338,r,28194l,28194,,e" fillcolor="#5a9ad4" stroked="f" strokeweight="0">
                  <v:stroke miterlimit="1" joinstyle="miter"/>
                  <v:path arrowok="t" textboxrect="0,0,37338,28194"/>
                </v:shape>
                <v:shape id="Shape 9929" o:spid="_x0000_s1071" style="position:absolute;left:373;top:22566;width:31150;height:274;visibility:visible;mso-wrap-style:square;v-text-anchor:top" coordsize="311505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" path="m,l3115056,r,27432l,27432,,e" stroked="f" strokeweight="0">
                  <v:stroke miterlimit="1" joinstyle="miter"/>
                  <v:path arrowok="t" textboxrect="0,0,3115056,27432"/>
                </v:shape>
                <v:shape id="Shape 9930" o:spid="_x0000_s1072" style="position:absolute;left:373;top:22840;width:31150;height:92;visibility:visible;mso-wrap-style:square;v-text-anchor:top" coordsize="31150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" path="m,l3115056,r,9144l,9144,,e" fillcolor="#5a9ad4" stroked="f" strokeweight="0">
                  <v:stroke miterlimit="1" joinstyle="miter"/>
                  <v:path arrowok="t" textboxrect="0,0,3115056,9144"/>
                </v:shape>
                <v:shape id="Shape 9931" o:spid="_x0000_s1073" style="position:absolute;left:31584;top:22840;width:214;height:92;visibility:visible;mso-wrap-style:square;v-text-anchor:top" coordsize="21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" path="m,l21336,r,9144l,9144,,e" fillcolor="#5a9ad4" stroked="f" strokeweight="0">
                  <v:stroke miterlimit="1" joinstyle="miter"/>
                  <v:path arrowok="t" textboxrect="0,0,21336,9144"/>
                </v:shape>
                <v:shape id="Shape 9932" o:spid="_x0000_s1074" style="position:absolute;left:31523;top:22840;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" path="m,l9144,r,9144l,9144,,e" stroked="f" strokeweight="0">
                  <v:stroke miterlimit="1" joinstyle="miter"/>
                  <v:path arrowok="t" textboxrect="0,0,9144,9144"/>
                </v:shape>
                <v:shape id="Shape 9933" o:spid="_x0000_s1075" style="position:absolute;left:31523;top:22566;width:275;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" path="m,l27432,r,27432l,27432,,e" stroked="f" strokeweight="0">
                  <v:stroke miterlimit="1" joinstyle="miter"/>
                  <v:path arrowok="t" textboxrect="0,0,27432,27432"/>
                </v:shape>
                <v:shape id="Shape 9934" o:spid="_x0000_s1076" style="position:absolute;left:31584;top:22566;width:92;height:282;visibility:visible;mso-wrap-style:square;v-text-anchor:top" coordsize="9144,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" path="m,l9144,r,28194l,28194,,e" fillcolor="#5a9ad4" stroked="f" strokeweight="0">
                  <v:stroke miterlimit="1" joinstyle="miter"/>
                  <v:path arrowok="t" textboxrect="0,0,9144,28194"/>
                </v:shape>
                <v:shape id="Shape 9935" o:spid="_x0000_s1077" style="position:absolute;left:64785;top:22566;width:373;height:282;visibility:visible;mso-wrap-style:square;v-text-anchor:top" coordsize="37336,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" path="m,l37336,r,28194l,28194,,e" fillcolor="#5a9ad4" stroked="f" strokeweight="0">
                  <v:stroke miterlimit="1" joinstyle="miter"/>
                  <v:path arrowok="t" textboxrect="0,0,37336,28194"/>
                </v:shape>
                <v:shape id="Shape 9936" o:spid="_x0000_s1078" style="position:absolute;top:22848;width:373;height:23332;visibility:visible;mso-wrap-style:square;v-text-anchor:top" coordsize="37338,233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" path="m,l37338,r,2333245l,2333245,,e" fillcolor="#5a9ad4" stroked="f" strokeweight="0">
                  <v:stroke miterlimit="1" joinstyle="miter"/>
                  <v:path arrowok="t" textboxrect="0,0,37338,2333245"/>
                </v:shape>
                <v:shape id="Shape 9937" o:spid="_x0000_s1079" style="position:absolute;left:31523;top:22848;width:92;height:23332;visibility:visible;mso-wrap-style:square;v-text-anchor:top" coordsize="9144,233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" path="m,l9144,r,2333245l,2333245,,e" stroked="f" strokeweight="0">
                  <v:stroke miterlimit="1" joinstyle="miter"/>
                  <v:path arrowok="t" textboxrect="0,0,9144,2333245"/>
                </v:shape>
                <v:shape id="Shape 9938" o:spid="_x0000_s1080" style="position:absolute;left:64785;top:22848;width:373;height:23332;visibility:visible;mso-wrap-style:square;v-text-anchor:top" coordsize="37336,2333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" path="m,l37336,r,2333245l,2333245,,e" fillcolor="#5a9ad4" stroked="f" strokeweight="0">
                  <v:stroke miterlimit="1" joinstyle="miter"/>
                  <v:path arrowok="t" textboxrect="0,0,37336,2333245"/>
                </v:shape>
                <v:shape id="Shape 9939" o:spid="_x0000_s1081" style="position:absolute;left:373;top:46241;width:31150;height:24819;visibility:visible;mso-wrap-style:square;v-text-anchor:top" coordsize="3115056,248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" path="m,l3115056,r,2481834l,2481834,,e" fillcolor="#5a9ad4" stroked="f" strokeweight="0">
                  <v:stroke miterlimit="1" joinstyle="miter"/>
                  <v:path arrowok="t" textboxrect="0,0,3115056,2481834"/>
                </v:shape>
                <v:shape id="Shape 9940" o:spid="_x0000_s1082" style="position:absolute;left:853;top:46241;width:30038;height:1669;visibility:visible;mso-wrap-style:square;v-text-anchor:top" coordsize="3003804,16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" path="m,l3003804,r,166878l,166878,,e" fillcolor="#5a9ad4" stroked="f" strokeweight="0">
                  <v:stroke miterlimit="1" joinstyle="miter"/>
                  <v:path arrowok="t" textboxrect="0,0,3003804,166878"/>
                </v:shape>
                <v:rect id="Rectangle 1032" o:spid="_x0000_s1083" style="position:absolute;left:15872;top:46242;width:504;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7465B7B4" w14:textId="77777777" w:rsidR="006F4895" w:rsidRDefault="006F4895" w:rsidP="00FF773A">
                        <w:pPr>
                          <w:spacing w:line="276" w:lineRule="auto"/>
                        </w:pPr>
                        <w:r>
                          <w:rPr>
                            <w:rFonts w:ascii="Century Gothic" w:eastAsia="Century Gothic" w:hAnsi="Century Gothic" w:cs="Century Gothic"/>
                            <w:b/>
                            <w:color w:val="FFFFFF"/>
                          </w:rPr>
                          <w:t xml:space="preserve"> </w:t>
                        </w:r>
                      </w:p>
                    </w:txbxContent>
                  </v:textbox>
                </v:rect>
                <v:shape id="Shape 9941" o:spid="_x0000_s1084" style="position:absolute;left:31562;top:46241;width:33223;height:24819;visibility:visible;mso-wrap-style:square;v-text-anchor:top" coordsize="3322320,248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" path="m,l3322320,r,2481834l,2481834,,e" fillcolor="#5a9ad4" stroked="f" strokeweight="0">
                  <v:stroke miterlimit="1" joinstyle="miter"/>
                  <v:path arrowok="t" textboxrect="0,0,3322320,2481834"/>
                </v:shape>
                <v:shape id="Shape 9942" o:spid="_x0000_s1085" style="position:absolute;left:32224;top:46241;width:32081;height:1669;visibility:visible;mso-wrap-style:square;v-text-anchor:top" coordsize="3208020,16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" path="m,l3208020,r,166878l,166878,,e" fillcolor="#5a9ad4" stroked="f" strokeweight="0">
                  <v:stroke miterlimit="1" joinstyle="miter"/>
                  <v:path arrowok="t" textboxrect="0,0,3208020,166878"/>
                </v:shape>
                <v:rect id="Rectangle 1035" o:spid="_x0000_s1086" style="position:absolute;left:48257;top:46242;width:499;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68440ED4" w14:textId="77777777" w:rsidR="006F4895" w:rsidRDefault="006F4895" w:rsidP="00FF773A">
                        <w:pPr>
                          <w:spacing w:line="276" w:lineRule="auto"/>
                        </w:pPr>
                        <w:r>
                          <w:rPr>
                            <w:color w:val="FFFFFF"/>
                          </w:rPr>
                          <w:t xml:space="preserve"> </w:t>
                        </w:r>
                      </w:p>
                    </w:txbxContent>
                  </v:textbox>
                </v:rect>
                <v:shape id="Shape 9943" o:spid="_x0000_s1087" style="position:absolute;left:32224;top:47910;width:32081;height:1669;visibility:visible;mso-wrap-style:square;v-text-anchor:top" coordsize="3208020,16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" path="m,l3208020,r,166878l,166878,,e" fillcolor="#5a9ad4" stroked="f" strokeweight="0">
                  <v:stroke miterlimit="1" joinstyle="miter"/>
                  <v:path arrowok="t" textboxrect="0,0,3208020,166878"/>
                </v:shape>
                <v:rect id="Rectangle 1037" o:spid="_x0000_s1088" style="position:absolute;left:48257;top:47911;width:499;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hAxQAAAN0AAAAPAAAAZHJzL2Rvd25yZXYueG1sRE9La8JA&#10;EL4X+h+WKXirmy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DoLvhAxQAAAN0AAAAP&#10;AAAAAAAAAAAAAAAAAAcCAABkcnMvZG93bnJldi54bWxQSwUGAAAAAAMAAwC3AAAA+QIAAAAA&#10;" filled="f" stroked="f">
                  <v:textbox inset="0,0,0,0">
                    <w:txbxContent>
                      <w:p w14:paraId="2BB25828" w14:textId="77777777" w:rsidR="006F4895" w:rsidRDefault="006F4895" w:rsidP="00FF773A">
                        <w:pPr>
                          <w:spacing w:line="276" w:lineRule="auto"/>
                        </w:pPr>
                        <w:r>
                          <w:rPr>
                            <w:color w:val="FFFFFF"/>
                          </w:rPr>
                          <w:t xml:space="preserve"> </w:t>
                        </w:r>
                      </w:p>
                    </w:txbxContent>
                  </v:textbox>
                </v:rect>
                <v:shape id="Shape 9944" o:spid="_x0000_s1089" style="position:absolute;left:32224;top:49579;width:32081;height:11483;visibility:visible;mso-wrap-style:square;v-text-anchor:top" coordsize="3208020,114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" path="m,l3208020,r,1148334l,1148334,,e" fillcolor="#5a9ad4" stroked="f" strokeweight="0">
                  <v:stroke miterlimit="1" joinstyle="miter"/>
                  <v:path arrowok="t" textboxrect="0,0,3208020,1148334"/>
                </v:shape>
                <v:rect id="Rectangle 1039" o:spid="_x0000_s1090" style="position:absolute;left:60304;top:59699;width:499;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5E5BE5AF" w14:textId="77777777" w:rsidR="006F4895" w:rsidRDefault="006F4895" w:rsidP="00FF773A">
                        <w:pPr>
                          <w:spacing w:line="276" w:lineRule="auto"/>
                        </w:pPr>
                        <w:r>
                          <w:rPr>
                            <w:color w:val="FFFFFF"/>
                          </w:rPr>
                          <w:t xml:space="preserve"> </w:t>
                        </w:r>
                      </w:p>
                    </w:txbxContent>
                  </v:textbox>
                </v:rect>
                <v:shape id="Shape 9945" o:spid="_x0000_s1091" style="position:absolute;left:32224;top:61062;width:32081;height:1669;visibility:visible;mso-wrap-style:square;v-text-anchor:top" coordsize="3208020,16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" path="m,l3208020,r,166878l,166878,,e" fillcolor="#5a9ad4" stroked="f" strokeweight="0">
                  <v:stroke miterlimit="1" joinstyle="miter"/>
                  <v:path arrowok="t" textboxrect="0,0,3208020,166878"/>
                </v:shape>
                <v:rect id="Rectangle 1041" o:spid="_x0000_s1092" style="position:absolute;left:37924;top:61063;width:27996;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0F9A59B3" w14:textId="77777777" w:rsidR="006F4895" w:rsidRDefault="006F4895" w:rsidP="00FF773A">
                        <w:pPr>
                          <w:spacing w:line="276" w:lineRule="auto"/>
                        </w:pPr>
                        <w:r>
                          <w:rPr>
                            <w:rFonts w:ascii="Century Gothic" w:eastAsia="Century Gothic" w:hAnsi="Century Gothic" w:cs="Century Gothic"/>
                            <w:b/>
                            <w:color w:val="FFFFFF"/>
                          </w:rPr>
                          <w:t xml:space="preserve">Azure platform (Hosted at ICTA) </w:t>
                        </w:r>
                      </w:p>
                    </w:txbxContent>
                  </v:textbox>
                </v:rect>
                <v:shape id="Shape 9946" o:spid="_x0000_s1093" style="position:absolute;left:32224;top:62731;width:32081;height:1661;visibility:visible;mso-wrap-style:square;v-text-anchor:top" coordsize="3208020,16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" path="m,l3208020,r,166115l,166115,,e" fillcolor="#5a9ad4" stroked="f" strokeweight="0">
                  <v:stroke miterlimit="1" joinstyle="miter"/>
                  <v:path arrowok="t" textboxrect="0,0,3208020,166115"/>
                </v:shape>
                <v:rect id="Rectangle 1043" o:spid="_x0000_s1094" style="position:absolute;left:48257;top:62732;width:499;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71057861" w14:textId="77777777" w:rsidR="006F4895" w:rsidRDefault="006F4895" w:rsidP="00FF773A">
                        <w:pPr>
                          <w:spacing w:line="276" w:lineRule="auto"/>
                        </w:pPr>
                        <w:r>
                          <w:rPr>
                            <w:color w:val="FFFFFF"/>
                          </w:rPr>
                          <w:t xml:space="preserve"> </w:t>
                        </w:r>
                      </w:p>
                    </w:txbxContent>
                  </v:textbox>
                </v:rect>
                <v:shape id="Shape 9947" o:spid="_x0000_s1095" style="position:absolute;left:32224;top:64392;width:32081;height:1669;visibility:visible;mso-wrap-style:square;v-text-anchor:top" coordsize="3208020,16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" path="m,l3208020,r,166878l,166878,,e" fillcolor="#5a9ad4" stroked="f" strokeweight="0">
                  <v:stroke miterlimit="1" joinstyle="miter"/>
                  <v:path arrowok="t" textboxrect="0,0,3208020,166878"/>
                </v:shape>
                <v:rect id="Rectangle 1045" o:spid="_x0000_s1096" style="position:absolute;left:34991;top:64393;width:35781;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559D68BC" w14:textId="77777777" w:rsidR="006F4895" w:rsidRDefault="006F4895" w:rsidP="00FF773A">
                        <w:pPr>
                          <w:spacing w:line="276" w:lineRule="auto"/>
                        </w:pPr>
                        <w:r>
                          <w:rPr>
                            <w:color w:val="FFFFFF"/>
                          </w:rPr>
                          <w:t xml:space="preserve">Portal, File Management and Encryption </w:t>
                        </w:r>
                      </w:p>
                    </w:txbxContent>
                  </v:textbox>
                </v:rect>
                <v:shape id="Shape 9948" o:spid="_x0000_s1097" style="position:absolute;left:32224;top:66061;width:32081;height:1661;visibility:visible;mso-wrap-style:square;v-text-anchor:top" coordsize="320802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" path="m,l3208020,r,166116l,166116,,e" fillcolor="#5a9ad4" stroked="f" strokeweight="0">
                  <v:stroke miterlimit="1" joinstyle="miter"/>
                  <v:path arrowok="t" textboxrect="0,0,3208020,166116"/>
                </v:shape>
                <v:rect id="Rectangle 1047" o:spid="_x0000_s1098" style="position:absolute;left:44165;top:66062;width:11381;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154A7141" w14:textId="77777777" w:rsidR="006F4895" w:rsidRDefault="006F4895" w:rsidP="00FF773A">
                        <w:pPr>
                          <w:spacing w:line="276" w:lineRule="auto"/>
                        </w:pPr>
                        <w:r>
                          <w:rPr>
                            <w:color w:val="FFFFFF"/>
                          </w:rPr>
                          <w:t xml:space="preserve">Applications </w:t>
                        </w:r>
                      </w:p>
                    </w:txbxContent>
                  </v:textbox>
                </v:rect>
                <v:shape id="Shape 9949" o:spid="_x0000_s1099" style="position:absolute;left:32224;top:67722;width:32081;height:1669;visibility:visible;mso-wrap-style:square;v-text-anchor:top" coordsize="3208020,16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" path="m,l3208020,r,166878l,166878,,e" fillcolor="#5a9ad4" stroked="f" strokeweight="0">
                  <v:stroke miterlimit="1" joinstyle="miter"/>
                  <v:path arrowok="t" textboxrect="0,0,3208020,166878"/>
                </v:shape>
                <v:rect id="Rectangle 1049" o:spid="_x0000_s1100" style="position:absolute;left:48257;top:67723;width:499;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42EE4940" w14:textId="77777777" w:rsidR="006F4895" w:rsidRDefault="006F4895" w:rsidP="00FF773A">
                        <w:pPr>
                          <w:spacing w:line="276" w:lineRule="auto"/>
                        </w:pPr>
                        <w:r>
                          <w:rPr>
                            <w:color w:val="FFFFFF"/>
                          </w:rPr>
                          <w:t xml:space="preserve"> </w:t>
                        </w:r>
                      </w:p>
                    </w:txbxContent>
                  </v:textbox>
                </v:rect>
                <v:shape id="Shape 9950" o:spid="_x0000_s1101" style="position:absolute;left:32224;top:69391;width:32081;height:1669;visibility:visible;mso-wrap-style:square;v-text-anchor:top" coordsize="3208020,16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" path="m,l3208020,r,166877l,166877,,e" fillcolor="#5a9ad4" stroked="f" strokeweight="0">
                  <v:stroke miterlimit="1" joinstyle="miter"/>
                  <v:path arrowok="t" textboxrect="0,0,3208020,166877"/>
                </v:shape>
                <v:rect id="Rectangle 1051" o:spid="_x0000_s1102" style="position:absolute;left:48257;top:69392;width:499;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APwgAAAN0AAAAPAAAAZHJzL2Rvd25yZXYueG1sRE9Li8Iw&#10;EL4L/ocwgjdNFRT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DVVCAPwgAAAN0AAAAPAAAA&#10;AAAAAAAAAAAAAAcCAABkcnMvZG93bnJldi54bWxQSwUGAAAAAAMAAwC3AAAA9gIAAAAA&#10;" filled="f" stroked="f">
                  <v:textbox inset="0,0,0,0">
                    <w:txbxContent>
                      <w:p w14:paraId="38F38B44" w14:textId="77777777" w:rsidR="006F4895" w:rsidRDefault="006F4895" w:rsidP="00FF773A">
                        <w:pPr>
                          <w:spacing w:line="276" w:lineRule="auto"/>
                        </w:pPr>
                        <w:r>
                          <w:rPr>
                            <w:color w:val="FFFFFF"/>
                          </w:rPr>
                          <w:t xml:space="preserve"> </w:t>
                        </w:r>
                      </w:p>
                    </w:txbxContent>
                  </v:textbox>
                </v:rect>
                <v:shape id="Shape 9951" o:spid="_x0000_s1103" style="position:absolute;top:46180;width:373;height:92;visibility:visible;mso-wrap-style:square;v-text-anchor:top" coordsize="373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" path="m,l37338,r,9144l,9144,,e" fillcolor="#5a9ad4" stroked="f" strokeweight="0">
                  <v:stroke miterlimit="1" joinstyle="miter"/>
                  <v:path arrowok="t" textboxrect="0,0,37338,9144"/>
                </v:shape>
                <v:shape id="Shape 9952" o:spid="_x0000_s1104" style="position:absolute;left:373;top:46180;width:64412;height:92;visibility:visible;mso-wrap-style:square;v-text-anchor:top" coordsize="644118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" path="m,l6441186,r,9144l,9144,,e" stroked="f" strokeweight="0">
                  <v:stroke miterlimit="1" joinstyle="miter"/>
                  <v:path arrowok="t" textboxrect="0,0,6441186,9144"/>
                </v:shape>
                <v:shape id="Shape 9953" o:spid="_x0000_s1105" style="position:absolute;left:64785;top:46180;width:373;height:92;visibility:visible;mso-wrap-style:square;v-text-anchor:top" coordsize="37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" path="m,l37336,r,9144l,9144,,e" fillcolor="#5a9ad4" stroked="f" strokeweight="0">
                  <v:stroke miterlimit="1" joinstyle="miter"/>
                  <v:path arrowok="t" textboxrect="0,0,37336,9144"/>
                </v:shape>
                <v:shape id="Shape 9954" o:spid="_x0000_s1106" style="position:absolute;top:46241;width:373;height:25192;visibility:visible;mso-wrap-style:square;v-text-anchor:top" coordsize="37338,251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" path="m,l37338,r,2519173l,2519173,,e" fillcolor="#5a9ad4" stroked="f" strokeweight="0">
                  <v:stroke miterlimit="1" joinstyle="miter"/>
                  <v:path arrowok="t" textboxrect="0,0,37338,2519173"/>
                </v:shape>
                <v:shape id="Shape 9955" o:spid="_x0000_s1107" style="position:absolute;top:71060;width:31523;height:373;visibility:visible;mso-wrap-style:square;v-text-anchor:top" coordsize="3152394,3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" path="m,l3152394,r,37339l,37339,,e" fillcolor="#5a9ad4" stroked="f" strokeweight="0">
                  <v:stroke miterlimit="1" joinstyle="miter"/>
                  <v:path arrowok="t" textboxrect="0,0,3152394,37339"/>
                </v:shape>
                <v:shape id="Shape 9956" o:spid="_x0000_s1108" style="position:absolute;left:31523;top:46241;width:92;height:24819;visibility:visible;mso-wrap-style:square;v-text-anchor:top" coordsize="9144,2481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" path="m,l9144,r,2481834l,2481834,,e" stroked="f" strokeweight="0">
                  <v:stroke miterlimit="1" joinstyle="miter"/>
                  <v:path arrowok="t" textboxrect="0,0,9144,2481834"/>
                </v:shape>
                <v:shape id="Shape 9957" o:spid="_x0000_s1109" style="position:absolute;left:31523;top:71060;width:33262;height:373;visibility:visible;mso-wrap-style:square;v-text-anchor:top" coordsize="3326130,3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" path="m,l3326130,r,37339l,37339,,e" fillcolor="#5a9ad4" stroked="f" strokeweight="0">
                  <v:stroke miterlimit="1" joinstyle="miter"/>
                  <v:path arrowok="t" textboxrect="0,0,3326130,37339"/>
                </v:shape>
                <v:shape id="Shape 9958" o:spid="_x0000_s1110" style="position:absolute;left:64785;top:46241;width:373;height:25192;visibility:visible;mso-wrap-style:square;v-text-anchor:top" coordsize="37336,251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" path="m,l37336,r,2519173l,2519173,,e" fillcolor="#5a9ad4" stroked="f" strokeweight="0">
                  <v:stroke miterlimit="1" joinstyle="miter"/>
                  <v:path arrowok="t" textboxrect="0,0,37336,2519173"/>
                </v:shape>
                <v:shape id="Shape 9959" o:spid="_x0000_s1111" style="position:absolute;left:64785;top:71060;width:373;height:373;visibility:visible;mso-wrap-style:square;v-text-anchor:top" coordsize="37336,3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" path="m,l37336,r,37339l,37339,,e" fillcolor="#5a9ad4" stroked="f" strokeweight="0">
                  <v:stroke miterlimit="1" joinstyle="miter"/>
                  <v:path arrowok="t" textboxrect="0,0,37336,37339"/>
                </v:shape>
                <v:rect id="Rectangle 1061" o:spid="_x0000_s1112" style="position:absolute;left:32583;top:71416;width:455;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184C25BD" w14:textId="77777777" w:rsidR="006F4895" w:rsidRDefault="006F4895" w:rsidP="00FF773A">
                        <w:pPr>
                          <w:spacing w:line="276" w:lineRule="auto"/>
                        </w:pPr>
                        <w:r>
                          <w:rPr>
                            <w:sz w:val="19"/>
                          </w:rPr>
                          <w:t xml:space="preserve"> </w:t>
                        </w:r>
                      </w:p>
                    </w:txbxContent>
                  </v:textbox>
                </v:rect>
                <v:rect id="Rectangle 1062" o:spid="_x0000_s1113" style="position:absolute;left:3680;top:72944;width:64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78B4ABD4" w14:textId="77777777" w:rsidR="006F4895" w:rsidRDefault="006F4895" w:rsidP="00FF773A">
                        <w:pPr>
                          <w:spacing w:line="276" w:lineRule="auto"/>
                        </w:pPr>
                        <w:r>
                          <w:rPr>
                            <w:rFonts w:ascii="Century Gothic" w:eastAsia="Century Gothic" w:hAnsi="Century Gothic" w:cs="Century Gothic"/>
                            <w:b/>
                            <w:sz w:val="27"/>
                          </w:rPr>
                          <w:t xml:space="preserve"> </w:t>
                        </w:r>
                      </w:p>
                    </w:txbxContent>
                  </v:textbox>
                </v:rect>
                <v:shape id="Picture 1065" o:spid="_x0000_s1114" type="#_x0000_t75" style="position:absolute;left:1234;top:8858;width:20872;height:1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">
                  <v:imagedata r:id="rId24" o:title=""/>
                </v:shape>
                <v:shape id="Picture 1066" o:spid="_x0000_s1115" type="#_x0000_t75" style="position:absolute;left:37589;top:7151;width:21427;height:29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">
                  <v:imagedata r:id="rId25" o:title=""/>
                </v:shape>
                <v:shape id="Picture 1067" o:spid="_x0000_s1116" type="#_x0000_t75" style="position:absolute;left:830;top:26155;width:21670;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">
                  <v:imagedata r:id="rId26" o:title=""/>
                </v:shape>
                <v:shape id="Picture 1068" o:spid="_x0000_s1117" type="#_x0000_t75" style="position:absolute;left:36225;top:49579;width:23988;height:11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">
                  <v:imagedata r:id="rId27" o:title=""/>
                </v:shape>
                <v:shape id="Shape 1069" o:spid="_x0000_s1118" style="position:absolute;left:22113;top:36175;width:14356;height:1296;visibility:visible;mso-wrap-style:square;v-text-anchor:top" coordsize="1435608,129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" path="m64770,r,32004l1370838,32004r,-32004l1435608,64770r-64770,64770l1370838,96774r-1306068,l64770,129540,,64770,64770,xe" stroked="f" strokeweight="0">
                  <v:stroke miterlimit="1" joinstyle="miter"/>
                  <v:path arrowok="t" textboxrect="0,0,1435608,129540"/>
                </v:shape>
                <v:shape id="Shape 1070" o:spid="_x0000_s1119" style="position:absolute;left:22021;top:36023;width:7266;height:1600;visibility:visible;mso-wrap-style:square;v-text-anchor:top" coordsize="726594,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" path="m80010,r,41148l726594,41148r,12192l67818,53340r,-22984l17580,80010r50238,49654l67818,105918r658776,l726594,118872r-646584,l80010,160020,,80010,80010,xe" fillcolor="#5a9ad4" stroked="f" strokeweight="0">
                  <v:stroke miterlimit="1" joinstyle="miter"/>
                  <v:path arrowok="t" textboxrect="0,0,726594,160020"/>
                </v:shape>
                <v:shape id="Shape 1071" o:spid="_x0000_s1120" style="position:absolute;left:29287;top:36023;width:7266;height:1600;visibility:visible;mso-wrap-style:square;v-text-anchor:top" coordsize="726540,1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" path="m647292,r79248,80010l647292,160020r,-41148l,118872,,105918r659484,l659484,129539,709014,80010,659484,30480r,22860l,53340,,41148r647292,l647292,xe" fillcolor="#5a9ad4" stroked="f" strokeweight="0">
                  <v:stroke miterlimit="1" joinstyle="miter"/>
                  <v:path arrowok="t" textboxrect="0,0,726540,160020"/>
                </v:shape>
                <v:shape id="Shape 1072" o:spid="_x0000_s1121" style="position:absolute;left:25488;top:16036;width:14913;height:1204;visibility:visible;mso-wrap-style:square;v-text-anchor:top" coordsize="1491234,120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" path="m60198,r,30480l1431036,30480r,-30480l1491234,60198r-60198,60198l1431036,90678r-1370838,l60198,120396,,60198,60198,xe" stroked="f" strokeweight="0">
                  <v:stroke miterlimit="1" joinstyle="miter"/>
                  <v:path arrowok="t" textboxrect="0,0,1491234,120396"/>
                </v:shape>
                <v:shape id="Shape 1073" o:spid="_x0000_s1122" style="position:absolute;left:25405;top:15883;width:7540;height:1509;visibility:visible;mso-wrap-style:square;v-text-anchor:top" coordsize="753999,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" path="m74676,r,38862l753999,38862r,12954l62484,51816r,-21336l17526,75438r44958,44958l62484,99060r691515,l753999,112014r-679323,l74676,150876,,75438,74676,xe" fillcolor="#a5a5a5" stroked="f" strokeweight="0">
                  <v:stroke miterlimit="1" joinstyle="miter"/>
                  <v:path arrowok="t" textboxrect="0,0,753999,150876"/>
                </v:shape>
                <v:shape id="Shape 1074" o:spid="_x0000_s1123" style="position:absolute;left:32945;top:15883;width:7547;height:1509;visibility:visible;mso-wrap-style:square;v-text-anchor:top" coordsize="754761,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" path="m679323,r75438,75438l679323,150876r,-38862l,112014,,99060r691515,l691515,120396,736473,75438,691515,30480r,21336l,51816,,38862r679323,l679323,xe" fillcolor="#a5a5a5" stroked="f" strokeweight="0">
                  <v:stroke miterlimit="1" joinstyle="miter"/>
                  <v:path arrowok="t" textboxrect="0,0,754761,150876"/>
                </v:shape>
                <v:shape id="Shape 1075" o:spid="_x0000_s1124" style="position:absolute;left:47198;top:40298;width:434;height:10005;visibility:visible;mso-wrap-style:square;v-text-anchor:top" coordsize="43434,1000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" path="m21336,l43434,22098r-10668,l32766,978408r10668,l21336,1000506,,978408r10668,l10668,22098,,22098,21336,xe" fillcolor="#5a9ad4" stroked="f" strokeweight="0">
                  <v:stroke miterlimit="1" joinstyle="miter"/>
                  <v:path arrowok="t" textboxrect="0,0,43434,1000506"/>
                </v:shape>
                <v:shape id="Shape 9960" o:spid="_x0000_s1125" style="position:absolute;left:47045;top:40214;width:370;height:366;visibility:visible;mso-wrap-style:square;v-text-anchor:top" coordsize="36957,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" path="m,l36957,r,36576l,36576e" fillcolor="#40719b" stroked="f" strokeweight="0">
                  <v:stroke miterlimit="1" joinstyle="miter"/>
                  <v:path arrowok="t" textboxrect="0,0,36957,36576"/>
                </v:shape>
                <v:shape id="Shape 9961" o:spid="_x0000_s1126" style="position:absolute;left:47045;top:50021;width:370;height:373;visibility:visible;mso-wrap-style:square;v-text-anchor:top" coordsize="36957,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" path="m,l36957,r,37338l,37338e" fillcolor="#40719b" stroked="f" strokeweight="0">
                  <v:stroke miterlimit="1" joinstyle="miter"/>
                  <v:path arrowok="t" textboxrect="0,0,36957,37338"/>
                </v:shape>
                <v:shape id="Shape 9962" o:spid="_x0000_s1127" style="position:absolute;left:47045;top:40214;width:370;height:10180;visibility:visible;mso-wrap-style:square;v-text-anchor:top" coordsize="36957,1018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" path="m,l36957,r,1018032l,1018032e" fillcolor="#40719b" stroked="f" strokeweight="0">
                  <v:stroke miterlimit="1" joinstyle="miter"/>
                  <v:path arrowok="t" textboxrect="0,0,36957,1018032"/>
                </v:shape>
                <v:shape id="Shape 9963" o:spid="_x0000_s1128" style="position:absolute;left:47045;top:40214;width:370;height:10180;visibility:visible;mso-wrap-style:square;v-text-anchor:top" coordsize="36957,1018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" path="m,l36957,r,1018032l,1018032e" fillcolor="#40719b" stroked="f" strokeweight="0">
                  <v:stroke miterlimit="1" joinstyle="miter"/>
                  <v:path arrowok="t" textboxrect="0,0,36957,1018032"/>
                </v:shape>
                <v:shape id="Shape 9964" o:spid="_x0000_s1129" style="position:absolute;left:47415;top:50021;width:370;height:369;visibility:visible;mso-wrap-style:square;v-text-anchor:top" coordsize="36957,3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" path="m,l36957,r,36957l,36957e" fillcolor="#40719b" stroked="f" strokeweight="0">
                  <v:stroke miterlimit="1" joinstyle="miter"/>
                  <v:path arrowok="t" textboxrect="0,0,36957,36957"/>
                </v:shape>
                <v:shape id="Shape 9965" o:spid="_x0000_s1130" style="position:absolute;left:47415;top:40218;width:370;height:10172;visibility:visible;mso-wrap-style:square;v-text-anchor:top" coordsize="36957,1017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" path="m,l36957,r,1017278l,1017278e" fillcolor="#40719b" stroked="f" strokeweight="0">
                  <v:stroke miterlimit="1" joinstyle="miter"/>
                  <v:path arrowok="t" textboxrect="0,0,36957,1017278"/>
                </v:shape>
                <v:shape id="Shape 9966" o:spid="_x0000_s1131" style="position:absolute;left:47415;top:40218;width:370;height:362;visibility:visible;mso-wrap-style:square;v-text-anchor:top" coordsize="36957,36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" path="m,l36957,r,36203l,36203e" fillcolor="#40719b" stroked="f" strokeweight="0">
                  <v:stroke miterlimit="1" joinstyle="miter"/>
                  <v:path arrowok="t" textboxrect="0,0,36957,36203"/>
                </v:shape>
                <v:shape id="Shape 9967" o:spid="_x0000_s1132" style="position:absolute;left:47415;top:40218;width:370;height:10172;visibility:visible;mso-wrap-style:square;v-text-anchor:top" coordsize="36957,1017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" path="m,l36957,r,1017278l,1017278e" fillcolor="#40719b" stroked="f" strokeweight="0">
                  <v:stroke miterlimit="1" joinstyle="miter"/>
                  <v:path arrowok="t" textboxrect="0,0,36957,1017278"/>
                </v:shape>
                <w10:anchorlock/>
              </v:group>
            </w:pict>
          </mc:Fallback>
        </mc:AlternateContent>
      </w:r>
    </w:p>
    <w:p w14:paraId="0E5A4F98" w14:textId="77777777" w:rsidR="00FF773A" w:rsidRPr="00711AF0" w:rsidRDefault="00FF773A" w:rsidP="00FF773A">
      <w:pPr>
        <w:spacing w:line="360" w:lineRule="auto"/>
        <w:jc w:val="both"/>
        <w:rPr>
          <w:rFonts w:ascii="Century Gothic" w:hAnsi="Century Gothic"/>
          <w:b/>
          <w:sz w:val="24"/>
          <w:szCs w:val="24"/>
        </w:rPr>
      </w:pPr>
      <w:r w:rsidRPr="00711AF0">
        <w:rPr>
          <w:rFonts w:ascii="Century Gothic" w:hAnsi="Century Gothic"/>
          <w:b/>
          <w:sz w:val="24"/>
          <w:szCs w:val="24"/>
        </w:rPr>
        <w:t>2.1.1 Client Tier</w:t>
      </w:r>
    </w:p>
    <w:p w14:paraId="39AC4081" w14:textId="4DC5167F" w:rsidR="00FF773A" w:rsidRPr="00B03BB6" w:rsidRDefault="00FF773A" w:rsidP="00FF773A">
      <w:pPr>
        <w:spacing w:line="360" w:lineRule="auto"/>
        <w:jc w:val="both"/>
        <w:rPr>
          <w:rFonts w:ascii="Century Gothic" w:hAnsi="Century Gothic"/>
          <w:sz w:val="22"/>
          <w:szCs w:val="22"/>
        </w:rPr>
      </w:pPr>
      <w:r w:rsidRPr="00B03BB6">
        <w:rPr>
          <w:rFonts w:ascii="Century Gothic" w:hAnsi="Century Gothic"/>
          <w:sz w:val="22"/>
          <w:szCs w:val="22"/>
        </w:rPr>
        <w:t xml:space="preserve">The GUI-enabled client interface is the platform responsible for the processing of user requests or general queries sent to or received from the business logic tier. The client tier provides a frontend for the users so that they can work within NAV. </w:t>
      </w:r>
      <w:r w:rsidR="004B4573">
        <w:rPr>
          <w:rFonts w:ascii="Century Gothic" w:hAnsi="Century Gothic"/>
          <w:sz w:val="22"/>
          <w:szCs w:val="22"/>
        </w:rPr>
        <w:t>NAV 2018</w:t>
      </w:r>
      <w:r w:rsidRPr="00B03BB6">
        <w:rPr>
          <w:rFonts w:ascii="Century Gothic" w:hAnsi="Century Gothic"/>
          <w:sz w:val="22"/>
          <w:szCs w:val="22"/>
        </w:rPr>
        <w:t xml:space="preserve"> provides several clients you could work with such as the Windows client, Web client and </w:t>
      </w:r>
      <w:del w:id="220" w:author="Mercy Kemei" w:date="2017-12-13T15:46:00Z">
        <w:r w:rsidRPr="00B03BB6" w:rsidDel="000B60F2">
          <w:rPr>
            <w:rFonts w:ascii="Century Gothic" w:hAnsi="Century Gothic"/>
            <w:sz w:val="22"/>
            <w:szCs w:val="22"/>
          </w:rPr>
          <w:delText xml:space="preserve">Tablet/Mobile Client. </w:delText>
        </w:r>
        <w:commentRangeStart w:id="221"/>
        <w:r w:rsidRPr="00B03BB6" w:rsidDel="000B60F2">
          <w:rPr>
            <w:rFonts w:ascii="Century Gothic" w:hAnsi="Century Gothic"/>
            <w:sz w:val="22"/>
            <w:szCs w:val="22"/>
          </w:rPr>
          <w:delText xml:space="preserve">The Dynasoft technical team has built the Pension App to support multi-channel access of the </w:delText>
        </w:r>
        <w:r w:rsidDel="000B60F2">
          <w:rPr>
            <w:rFonts w:ascii="Century Gothic" w:hAnsi="Century Gothic"/>
            <w:sz w:val="22"/>
            <w:szCs w:val="22"/>
          </w:rPr>
          <w:delText>NAV</w:delText>
        </w:r>
        <w:r w:rsidRPr="00B03BB6" w:rsidDel="000B60F2">
          <w:rPr>
            <w:rFonts w:ascii="Century Gothic" w:hAnsi="Century Gothic"/>
            <w:sz w:val="22"/>
            <w:szCs w:val="22"/>
          </w:rPr>
          <w:delText xml:space="preserve"> solution but this app fully relies on the NAV 2017 core tiers.</w:delText>
        </w:r>
        <w:commentRangeEnd w:id="221"/>
        <w:r w:rsidR="00AE11B6" w:rsidDel="000B60F2">
          <w:rPr>
            <w:rStyle w:val="CommentReference"/>
          </w:rPr>
          <w:commentReference w:id="221"/>
        </w:r>
      </w:del>
    </w:p>
    <w:tbl>
      <w:tblPr>
        <w:tblStyle w:val="GridTable1Light-Accent11"/>
        <w:tblW w:w="10343" w:type="dxa"/>
        <w:jc w:val="center"/>
        <w:tblLook w:val="04A0" w:firstRow="1" w:lastRow="0" w:firstColumn="1" w:lastColumn="0" w:noHBand="0" w:noVBand="1"/>
      </w:tblPr>
      <w:tblGrid>
        <w:gridCol w:w="2263"/>
        <w:gridCol w:w="8080"/>
      </w:tblGrid>
      <w:tr w:rsidR="00FF773A" w:rsidRPr="00711AF0" w14:paraId="37C5D2F9" w14:textId="77777777" w:rsidTr="00FF77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Pr>
          <w:p w14:paraId="203356E1" w14:textId="77777777" w:rsidR="00FF773A" w:rsidRPr="00711AF0" w:rsidRDefault="00FF773A" w:rsidP="00FF773A">
            <w:pPr>
              <w:spacing w:line="360" w:lineRule="auto"/>
              <w:jc w:val="center"/>
              <w:rPr>
                <w:rFonts w:ascii="Century Gothic" w:hAnsi="Century Gothic"/>
                <w:sz w:val="24"/>
                <w:szCs w:val="24"/>
              </w:rPr>
            </w:pPr>
            <w:r w:rsidRPr="00711AF0">
              <w:rPr>
                <w:rFonts w:ascii="Century Gothic" w:hAnsi="Century Gothic"/>
                <w:sz w:val="24"/>
                <w:szCs w:val="24"/>
              </w:rPr>
              <w:lastRenderedPageBreak/>
              <w:t>Client Option</w:t>
            </w:r>
          </w:p>
        </w:tc>
        <w:tc>
          <w:tcPr>
            <w:tcW w:w="8080" w:type="dxa"/>
          </w:tcPr>
          <w:p w14:paraId="6C98AA30" w14:textId="77777777" w:rsidR="00FF773A" w:rsidRPr="00711AF0" w:rsidRDefault="00FF773A" w:rsidP="00FF773A">
            <w:pPr>
              <w:spacing w:line="360" w:lineRule="auto"/>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711AF0">
              <w:rPr>
                <w:rFonts w:ascii="Century Gothic" w:hAnsi="Century Gothic"/>
                <w:sz w:val="24"/>
                <w:szCs w:val="24"/>
              </w:rPr>
              <w:t>Features &amp; capabilities</w:t>
            </w:r>
          </w:p>
        </w:tc>
      </w:tr>
      <w:tr w:rsidR="00FF773A" w:rsidRPr="00B03BB6" w14:paraId="6A988300" w14:textId="77777777" w:rsidTr="00FF773A">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3B3B64B6" w14:textId="77777777" w:rsidR="00FF773A" w:rsidRPr="00B03BB6" w:rsidRDefault="00FF773A" w:rsidP="00FF773A">
            <w:pPr>
              <w:spacing w:line="360" w:lineRule="auto"/>
              <w:jc w:val="both"/>
              <w:rPr>
                <w:rFonts w:ascii="Century Gothic" w:hAnsi="Century Gothic"/>
              </w:rPr>
            </w:pPr>
          </w:p>
          <w:p w14:paraId="7093742E" w14:textId="77777777" w:rsidR="00FF773A" w:rsidRPr="00B03BB6" w:rsidRDefault="00FF773A" w:rsidP="00FF773A">
            <w:pPr>
              <w:spacing w:line="360" w:lineRule="auto"/>
              <w:jc w:val="both"/>
              <w:rPr>
                <w:rFonts w:ascii="Century Gothic" w:hAnsi="Century Gothic"/>
              </w:rPr>
            </w:pPr>
          </w:p>
          <w:p w14:paraId="63DCEF49" w14:textId="77777777" w:rsidR="00FF773A" w:rsidRPr="00B03BB6" w:rsidRDefault="00FF773A" w:rsidP="00FF773A">
            <w:pPr>
              <w:spacing w:line="360" w:lineRule="auto"/>
              <w:jc w:val="both"/>
              <w:rPr>
                <w:rFonts w:ascii="Century Gothic" w:hAnsi="Century Gothic"/>
              </w:rPr>
            </w:pPr>
          </w:p>
          <w:p w14:paraId="2DD4B6FC" w14:textId="77777777" w:rsidR="00FF773A" w:rsidRPr="00B03BB6" w:rsidRDefault="00FF773A" w:rsidP="00FF773A">
            <w:pPr>
              <w:spacing w:line="360" w:lineRule="auto"/>
              <w:jc w:val="both"/>
              <w:rPr>
                <w:rFonts w:ascii="Century Gothic" w:hAnsi="Century Gothic"/>
              </w:rPr>
            </w:pPr>
          </w:p>
          <w:p w14:paraId="547CB7DD" w14:textId="77777777" w:rsidR="00FF773A" w:rsidRPr="00B03BB6" w:rsidRDefault="00FF773A" w:rsidP="00FF773A">
            <w:pPr>
              <w:spacing w:line="360" w:lineRule="auto"/>
              <w:jc w:val="both"/>
              <w:rPr>
                <w:rFonts w:ascii="Century Gothic" w:hAnsi="Century Gothic"/>
              </w:rPr>
            </w:pPr>
          </w:p>
          <w:p w14:paraId="4FA67CB7" w14:textId="77777777" w:rsidR="00FF773A" w:rsidRPr="00B03BB6" w:rsidRDefault="00FF773A" w:rsidP="00FF773A">
            <w:pPr>
              <w:spacing w:line="360" w:lineRule="auto"/>
              <w:jc w:val="both"/>
              <w:rPr>
                <w:rFonts w:ascii="Century Gothic" w:hAnsi="Century Gothic"/>
              </w:rPr>
            </w:pPr>
            <w:r w:rsidRPr="00B03BB6">
              <w:rPr>
                <w:rFonts w:ascii="Century Gothic" w:hAnsi="Century Gothic"/>
              </w:rPr>
              <w:t>Microsoft Dynamics NAV Windows client-</w:t>
            </w:r>
          </w:p>
        </w:tc>
        <w:tc>
          <w:tcPr>
            <w:tcW w:w="8080" w:type="dxa"/>
          </w:tcPr>
          <w:p w14:paraId="410B53BE" w14:textId="77777777" w:rsidR="00FF773A" w:rsidRPr="00B03BB6" w:rsidRDefault="00FF773A" w:rsidP="00FF773A">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B03BB6">
              <w:rPr>
                <w:rFonts w:ascii="Century Gothic" w:hAnsi="Century Gothic"/>
              </w:rPr>
              <w:t xml:space="preserve">The Microsoft Dynamics NAV Windows client is an intuitive and versatile Windows application that can be customized to support the job functions of a full range of work roles in an organization. Each role is mapped to a customizable Role Center that displays key information required for relevant users and makes their day-to-day tasks easier to complete. Users run the Role Tailored client to find the information and data entry points that their jobs require. The Microsoft Dynamics NAV Windows client is installed when you select the Demo Option, Client Option, or Developer Option in Microsoft Dynamics NAV Setup. The Microsoft Dynamics NAV Windows client is available in a 32-bit version and 64-bit version. The 32-bit version of the Microsoft Dynamics NAV Windows client can be run on either a 32-bit or 64-bit version of a Windows operating system. The 64-bit version of the Microsoft Dynamics NAV Windows client can only be run on a 64-bit version of a Windows operating system. On a 64-bit Windows operating system, the 64-bit version of the Microsoft Dynamics NAV Windows client is used by default, but you can to run the 32-bit version as well. </w:t>
            </w:r>
          </w:p>
        </w:tc>
      </w:tr>
      <w:tr w:rsidR="00FF773A" w:rsidRPr="00B03BB6" w14:paraId="0AA13A04" w14:textId="77777777" w:rsidTr="00FF773A">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77E6952D" w14:textId="77777777" w:rsidR="00FF773A" w:rsidRPr="00B03BB6" w:rsidRDefault="00FF773A" w:rsidP="00FF773A">
            <w:pPr>
              <w:spacing w:line="360" w:lineRule="auto"/>
              <w:jc w:val="both"/>
              <w:rPr>
                <w:rFonts w:ascii="Century Gothic" w:hAnsi="Century Gothic"/>
              </w:rPr>
            </w:pPr>
          </w:p>
          <w:p w14:paraId="63F5DB0D" w14:textId="77777777" w:rsidR="00FF773A" w:rsidRPr="00B03BB6" w:rsidRDefault="00FF773A" w:rsidP="00FF773A">
            <w:pPr>
              <w:spacing w:line="360" w:lineRule="auto"/>
              <w:jc w:val="both"/>
              <w:rPr>
                <w:rFonts w:ascii="Century Gothic" w:hAnsi="Century Gothic"/>
              </w:rPr>
            </w:pPr>
            <w:r w:rsidRPr="00B03BB6">
              <w:rPr>
                <w:rFonts w:ascii="Century Gothic" w:hAnsi="Century Gothic"/>
              </w:rPr>
              <w:t>Microsoft Dynamics NAV Web client</w:t>
            </w:r>
          </w:p>
        </w:tc>
        <w:tc>
          <w:tcPr>
            <w:tcW w:w="8080" w:type="dxa"/>
          </w:tcPr>
          <w:p w14:paraId="69E17DBA" w14:textId="77777777" w:rsidR="00FF773A" w:rsidRPr="00B03BB6" w:rsidRDefault="00FF773A" w:rsidP="00FF773A">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B03BB6">
              <w:rPr>
                <w:rFonts w:ascii="Century Gothic" w:hAnsi="Century Gothic"/>
              </w:rPr>
              <w:t xml:space="preserve">The Microsoft Dynamics NAV Web client is an alternative to the Microsoft Dynamics NAV Windows client that enables you to access Microsoft Dynamics NAV data over the Internet. From a web browser, you can view and edit data by using an interface that is similar to the Microsoft Dynamics NAV Windows client. </w:t>
            </w:r>
          </w:p>
        </w:tc>
      </w:tr>
      <w:tr w:rsidR="00FF773A" w:rsidRPr="00B03BB6" w14:paraId="45A69F86" w14:textId="77777777" w:rsidTr="00FF773A">
        <w:trPr>
          <w:jc w:val="center"/>
        </w:trPr>
        <w:tc>
          <w:tcPr>
            <w:cnfStyle w:val="001000000000" w:firstRow="0" w:lastRow="0" w:firstColumn="1" w:lastColumn="0" w:oddVBand="0" w:evenVBand="0" w:oddHBand="0" w:evenHBand="0" w:firstRowFirstColumn="0" w:firstRowLastColumn="0" w:lastRowFirstColumn="0" w:lastRowLastColumn="0"/>
            <w:tcW w:w="2263" w:type="dxa"/>
          </w:tcPr>
          <w:p w14:paraId="663B5F14" w14:textId="77777777" w:rsidR="00FF773A" w:rsidRPr="00B03BB6" w:rsidRDefault="00FF773A" w:rsidP="00FF773A">
            <w:pPr>
              <w:spacing w:line="360" w:lineRule="auto"/>
              <w:jc w:val="both"/>
              <w:rPr>
                <w:rFonts w:ascii="Century Gothic" w:hAnsi="Century Gothic"/>
              </w:rPr>
            </w:pPr>
            <w:r w:rsidRPr="00B03BB6">
              <w:rPr>
                <w:rFonts w:ascii="Century Gothic" w:hAnsi="Century Gothic"/>
              </w:rPr>
              <w:t>Microsoft Dynamics NAV Tablet &amp; Phone client</w:t>
            </w:r>
          </w:p>
        </w:tc>
        <w:tc>
          <w:tcPr>
            <w:tcW w:w="8080" w:type="dxa"/>
          </w:tcPr>
          <w:p w14:paraId="0EBB61E1" w14:textId="77777777" w:rsidR="00FF773A" w:rsidRPr="00B03BB6" w:rsidRDefault="00FF773A" w:rsidP="00FF773A">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B03BB6">
              <w:rPr>
                <w:rFonts w:ascii="Century Gothic" w:hAnsi="Century Gothic"/>
              </w:rPr>
              <w:t xml:space="preserve">The Microsoft Dynamics NAV Tablet client and Microsoft Dynamics NAV Phone client allow authorized users in small to access data from a tablet or a phone. </w:t>
            </w:r>
          </w:p>
        </w:tc>
      </w:tr>
    </w:tbl>
    <w:p w14:paraId="2442A6A8" w14:textId="77777777" w:rsidR="00FF773A" w:rsidRPr="00711AF0" w:rsidRDefault="00FF773A" w:rsidP="00FF773A">
      <w:pPr>
        <w:spacing w:line="360" w:lineRule="auto"/>
        <w:jc w:val="both"/>
        <w:rPr>
          <w:rFonts w:ascii="Century Gothic" w:hAnsi="Century Gothic"/>
          <w:sz w:val="24"/>
          <w:szCs w:val="24"/>
        </w:rPr>
      </w:pPr>
    </w:p>
    <w:p w14:paraId="2C003FBE" w14:textId="77777777" w:rsidR="00FF773A" w:rsidRPr="00711AF0" w:rsidRDefault="00FF773A" w:rsidP="00FF773A">
      <w:pPr>
        <w:pStyle w:val="ListParagraph"/>
        <w:numPr>
          <w:ilvl w:val="2"/>
          <w:numId w:val="68"/>
        </w:numPr>
        <w:spacing w:line="360" w:lineRule="auto"/>
        <w:jc w:val="both"/>
        <w:rPr>
          <w:rFonts w:ascii="Century Gothic" w:hAnsi="Century Gothic"/>
          <w:b/>
          <w:u w:val="single"/>
        </w:rPr>
      </w:pPr>
      <w:r w:rsidRPr="00711AF0">
        <w:rPr>
          <w:rFonts w:ascii="Century Gothic" w:hAnsi="Century Gothic"/>
          <w:b/>
          <w:u w:val="single"/>
          <w:lang w:val="en-GB"/>
        </w:rPr>
        <w:t>NAV Service</w:t>
      </w:r>
      <w:r w:rsidRPr="00711AF0">
        <w:rPr>
          <w:rFonts w:ascii="Century Gothic" w:hAnsi="Century Gothic"/>
          <w:b/>
          <w:u w:val="single"/>
        </w:rPr>
        <w:t xml:space="preserve"> Tier</w:t>
      </w:r>
      <w:r w:rsidRPr="00711AF0">
        <w:rPr>
          <w:rFonts w:ascii="Century Gothic" w:hAnsi="Century Gothic"/>
          <w:b/>
          <w:u w:val="single"/>
          <w:lang w:val="en-GB"/>
        </w:rPr>
        <w:t xml:space="preserve"> (NST)</w:t>
      </w:r>
    </w:p>
    <w:p w14:paraId="209A2528" w14:textId="77777777" w:rsidR="00FF773A" w:rsidRPr="00B03BB6" w:rsidRDefault="00FF773A" w:rsidP="00FF773A">
      <w:pPr>
        <w:spacing w:line="360" w:lineRule="auto"/>
        <w:jc w:val="both"/>
        <w:rPr>
          <w:rFonts w:ascii="Century Gothic" w:hAnsi="Century Gothic"/>
          <w:sz w:val="22"/>
          <w:szCs w:val="22"/>
        </w:rPr>
      </w:pPr>
      <w:r w:rsidRPr="00B03BB6">
        <w:rPr>
          <w:rFonts w:ascii="Century Gothic" w:hAnsi="Century Gothic"/>
          <w:sz w:val="22"/>
          <w:szCs w:val="22"/>
        </w:rPr>
        <w:t xml:space="preserve">The NAV service tier consist of a multithreaded Windows Service which is running as Microsoft Dynamics Server that handles all the authentication, business logic, communication and system caching capabilities. </w:t>
      </w:r>
    </w:p>
    <w:p w14:paraId="54902DCC" w14:textId="77777777" w:rsidR="00FF773A" w:rsidRPr="00711AF0" w:rsidRDefault="00FF773A" w:rsidP="00FF773A">
      <w:pPr>
        <w:spacing w:line="360" w:lineRule="auto"/>
        <w:jc w:val="both"/>
        <w:rPr>
          <w:rFonts w:ascii="Century Gothic" w:hAnsi="Century Gothic"/>
          <w:sz w:val="24"/>
          <w:szCs w:val="24"/>
        </w:rPr>
      </w:pPr>
    </w:p>
    <w:p w14:paraId="3A39C2C7" w14:textId="77777777" w:rsidR="00FF773A" w:rsidRPr="00B03BB6" w:rsidRDefault="00FF773A" w:rsidP="00FF773A">
      <w:pPr>
        <w:spacing w:line="360" w:lineRule="auto"/>
        <w:jc w:val="both"/>
        <w:rPr>
          <w:rFonts w:ascii="Century Gothic" w:hAnsi="Century Gothic"/>
          <w:sz w:val="22"/>
          <w:szCs w:val="22"/>
        </w:rPr>
      </w:pPr>
      <w:r w:rsidRPr="00B03BB6">
        <w:rPr>
          <w:rFonts w:ascii="Century Gothic" w:hAnsi="Century Gothic"/>
          <w:sz w:val="22"/>
          <w:szCs w:val="22"/>
        </w:rPr>
        <w:t xml:space="preserve">Microsoft Dynamics NAV Server is a .NET-based Windows Service application that works exclusively with SQL Server databases. It uses the Windows Communication Framework as the communication protocol for Role Tailored clients and for Web services. It can execute multiple client requests in parallel and serve other clients by providing Web </w:t>
      </w:r>
      <w:r w:rsidRPr="00B03BB6">
        <w:rPr>
          <w:rFonts w:ascii="Century Gothic" w:hAnsi="Century Gothic"/>
          <w:sz w:val="22"/>
          <w:szCs w:val="22"/>
        </w:rPr>
        <w:lastRenderedPageBreak/>
        <w:t>service access to authenticated clients. Microsoft Dynamics NAV Server provides an additional layer of security between the clients and the database. It leverages the authentication features of the Windows Communications Framework to provide another layer of user authentication and uses impersonation to ensure that business logic is executed in a process that has been instantiated by the user who submitted the request. Authorization and logging of user requests is still performed on a per-user basis. This ensures that all Windows authentication and Microsoft Dynamics NAV roles and permissions that have been granted to the user are correct. It also ensures that business logic–level auditing is still performed.</w:t>
      </w:r>
    </w:p>
    <w:p w14:paraId="54F213B3" w14:textId="77777777" w:rsidR="00FF773A" w:rsidRPr="00B03BB6" w:rsidRDefault="00FF773A" w:rsidP="00FF773A">
      <w:pPr>
        <w:spacing w:line="360" w:lineRule="auto"/>
        <w:jc w:val="both"/>
        <w:rPr>
          <w:rFonts w:ascii="Century Gothic" w:hAnsi="Century Gothic"/>
          <w:sz w:val="22"/>
          <w:szCs w:val="22"/>
        </w:rPr>
      </w:pPr>
    </w:p>
    <w:p w14:paraId="65EA97D6" w14:textId="77777777" w:rsidR="00FF773A" w:rsidRPr="00B03BB6" w:rsidRDefault="00FF773A" w:rsidP="00FF773A">
      <w:pPr>
        <w:spacing w:line="360" w:lineRule="auto"/>
        <w:jc w:val="both"/>
        <w:rPr>
          <w:rFonts w:ascii="Century Gothic" w:hAnsi="Century Gothic"/>
          <w:sz w:val="22"/>
          <w:szCs w:val="22"/>
        </w:rPr>
      </w:pPr>
      <w:r w:rsidRPr="00B03BB6">
        <w:rPr>
          <w:rFonts w:ascii="Century Gothic" w:hAnsi="Century Gothic"/>
          <w:sz w:val="22"/>
          <w:szCs w:val="22"/>
        </w:rPr>
        <w:t>The NAV Service Tier runs the NAS service, OData web services and SOAP web services. The section below summarizes the role of each NST component:</w:t>
      </w:r>
    </w:p>
    <w:tbl>
      <w:tblPr>
        <w:tblStyle w:val="GridTable1Light-Accent11"/>
        <w:tblW w:w="10343" w:type="dxa"/>
        <w:jc w:val="center"/>
        <w:tblLook w:val="04A0" w:firstRow="1" w:lastRow="0" w:firstColumn="1" w:lastColumn="0" w:noHBand="0" w:noVBand="1"/>
      </w:tblPr>
      <w:tblGrid>
        <w:gridCol w:w="1413"/>
        <w:gridCol w:w="8930"/>
      </w:tblGrid>
      <w:tr w:rsidR="00FF773A" w:rsidRPr="00711AF0" w14:paraId="0E0E29D6" w14:textId="77777777" w:rsidTr="00FF77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73CFD677" w14:textId="77777777" w:rsidR="00FF773A" w:rsidRPr="00711AF0" w:rsidRDefault="00FF773A" w:rsidP="00FF773A">
            <w:pPr>
              <w:spacing w:line="360" w:lineRule="auto"/>
              <w:jc w:val="center"/>
              <w:rPr>
                <w:rFonts w:ascii="Century Gothic" w:hAnsi="Century Gothic"/>
                <w:sz w:val="24"/>
                <w:szCs w:val="24"/>
              </w:rPr>
            </w:pPr>
            <w:r w:rsidRPr="00711AF0">
              <w:rPr>
                <w:rFonts w:ascii="Century Gothic" w:hAnsi="Century Gothic"/>
                <w:sz w:val="24"/>
                <w:szCs w:val="24"/>
              </w:rPr>
              <w:t>NST Service</w:t>
            </w:r>
          </w:p>
        </w:tc>
        <w:tc>
          <w:tcPr>
            <w:tcW w:w="8930" w:type="dxa"/>
          </w:tcPr>
          <w:p w14:paraId="07637863" w14:textId="77777777" w:rsidR="00FF773A" w:rsidRPr="00711AF0" w:rsidRDefault="00FF773A" w:rsidP="00FF773A">
            <w:pPr>
              <w:spacing w:line="360" w:lineRule="auto"/>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711AF0">
              <w:rPr>
                <w:rFonts w:ascii="Century Gothic" w:hAnsi="Century Gothic"/>
                <w:sz w:val="24"/>
                <w:szCs w:val="24"/>
              </w:rPr>
              <w:t>Description</w:t>
            </w:r>
          </w:p>
        </w:tc>
      </w:tr>
      <w:tr w:rsidR="00FF773A" w:rsidRPr="00B03BB6" w14:paraId="2E504C48" w14:textId="77777777" w:rsidTr="00FF773A">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5067AF3D" w14:textId="77777777" w:rsidR="00FF773A" w:rsidRPr="00B03BB6" w:rsidRDefault="00FF773A" w:rsidP="00FF773A">
            <w:pPr>
              <w:spacing w:line="360" w:lineRule="auto"/>
              <w:jc w:val="both"/>
              <w:rPr>
                <w:rFonts w:ascii="Century Gothic" w:hAnsi="Century Gothic"/>
              </w:rPr>
            </w:pPr>
          </w:p>
          <w:p w14:paraId="34BA8F5A" w14:textId="77777777" w:rsidR="00FF773A" w:rsidRPr="00B03BB6" w:rsidRDefault="00FF773A" w:rsidP="00FF773A">
            <w:pPr>
              <w:spacing w:line="360" w:lineRule="auto"/>
              <w:jc w:val="both"/>
              <w:rPr>
                <w:rFonts w:ascii="Century Gothic" w:hAnsi="Century Gothic"/>
              </w:rPr>
            </w:pPr>
            <w:r w:rsidRPr="00B03BB6">
              <w:rPr>
                <w:rFonts w:ascii="Century Gothic" w:hAnsi="Century Gothic"/>
              </w:rPr>
              <w:t>NAS Services</w:t>
            </w:r>
          </w:p>
        </w:tc>
        <w:tc>
          <w:tcPr>
            <w:tcW w:w="8930" w:type="dxa"/>
          </w:tcPr>
          <w:p w14:paraId="741A4184" w14:textId="77777777" w:rsidR="00FF773A" w:rsidRPr="00B03BB6" w:rsidRDefault="00FF773A" w:rsidP="00FF773A">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B03BB6">
              <w:rPr>
                <w:rFonts w:ascii="Century Gothic" w:hAnsi="Century Gothic"/>
                <w:color w:val="2A2A2A"/>
              </w:rPr>
              <w:t>NAS services are a middle-tier server component that executes business logic without a user interface or user interaction. NAS services are intended for task scheduling, client offloading, and specialized integration scenarios.</w:t>
            </w:r>
          </w:p>
        </w:tc>
      </w:tr>
      <w:tr w:rsidR="00FF773A" w:rsidRPr="00B03BB6" w14:paraId="1B2278C8" w14:textId="77777777" w:rsidTr="00FF773A">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598B2C37" w14:textId="77777777" w:rsidR="00FF773A" w:rsidRPr="00B03BB6" w:rsidRDefault="00FF773A" w:rsidP="00FF773A">
            <w:pPr>
              <w:spacing w:line="360" w:lineRule="auto"/>
              <w:jc w:val="both"/>
              <w:rPr>
                <w:rFonts w:ascii="Century Gothic" w:hAnsi="Century Gothic"/>
              </w:rPr>
            </w:pPr>
          </w:p>
          <w:p w14:paraId="4B2C0D73" w14:textId="77777777" w:rsidR="00FF773A" w:rsidRPr="00B03BB6" w:rsidRDefault="00FF773A" w:rsidP="00FF773A">
            <w:pPr>
              <w:spacing w:line="360" w:lineRule="auto"/>
              <w:jc w:val="both"/>
              <w:rPr>
                <w:rFonts w:ascii="Century Gothic" w:hAnsi="Century Gothic"/>
              </w:rPr>
            </w:pPr>
          </w:p>
          <w:p w14:paraId="740CDBF3" w14:textId="77777777" w:rsidR="00FF773A" w:rsidRPr="00B03BB6" w:rsidRDefault="00FF773A" w:rsidP="00FF773A">
            <w:pPr>
              <w:spacing w:line="360" w:lineRule="auto"/>
              <w:jc w:val="both"/>
              <w:rPr>
                <w:rFonts w:ascii="Century Gothic" w:hAnsi="Century Gothic"/>
              </w:rPr>
            </w:pPr>
          </w:p>
          <w:p w14:paraId="2C5EFE0D" w14:textId="77777777" w:rsidR="00FF773A" w:rsidRPr="00B03BB6" w:rsidRDefault="00FF773A" w:rsidP="00FF773A">
            <w:pPr>
              <w:spacing w:line="360" w:lineRule="auto"/>
              <w:jc w:val="both"/>
              <w:rPr>
                <w:rFonts w:ascii="Century Gothic" w:hAnsi="Century Gothic"/>
              </w:rPr>
            </w:pPr>
            <w:r w:rsidRPr="00B03BB6">
              <w:rPr>
                <w:rFonts w:ascii="Century Gothic" w:hAnsi="Century Gothic"/>
              </w:rPr>
              <w:t>OData Web Services</w:t>
            </w:r>
          </w:p>
        </w:tc>
        <w:tc>
          <w:tcPr>
            <w:tcW w:w="8930" w:type="dxa"/>
          </w:tcPr>
          <w:p w14:paraId="53450D77" w14:textId="32A8D060" w:rsidR="00FF773A" w:rsidRPr="00B03BB6" w:rsidRDefault="00FF773A" w:rsidP="00FF773A">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2A2A2A"/>
              </w:rPr>
            </w:pPr>
            <w:r w:rsidRPr="00B03BB6">
              <w:rPr>
                <w:rFonts w:ascii="Century Gothic" w:hAnsi="Century Gothic"/>
                <w:color w:val="2A2A2A"/>
              </w:rPr>
              <w:t>OData services are recommended for client applications that require a uniform, flexible, general purpose. They are less suited for applications that are primarily method-oriented or in which data operations are constrained to certain prescribed patterns. OData supports Representational State Transfer (REST)-based data services, which enable resources, identified using Uniform Resource Identifiers (URIs), and defined in an abstract data model (EDM), to be published and edited by web clients within corporate networks and across the Internet using simple Hypertext Transfer Protocol (HTTP) messages. OData services are lightweight, with functionality often referenced directly in the URI. You define and pub</w:t>
            </w:r>
            <w:r w:rsidR="00900EB4">
              <w:rPr>
                <w:rFonts w:ascii="Century Gothic" w:hAnsi="Century Gothic"/>
                <w:color w:val="2A2A2A"/>
              </w:rPr>
              <w:t>lish Microsoft Dynamics NAV 2018</w:t>
            </w:r>
            <w:r w:rsidRPr="00B03BB6">
              <w:rPr>
                <w:rFonts w:ascii="Century Gothic" w:hAnsi="Century Gothic"/>
                <w:color w:val="2A2A2A"/>
              </w:rPr>
              <w:t xml:space="preserve"> OData web services in the Role Tailored client, and manage them from the Microsoft Dynamics NAV Server Administration tool.</w:t>
            </w:r>
          </w:p>
        </w:tc>
      </w:tr>
      <w:tr w:rsidR="00FF773A" w:rsidRPr="00B03BB6" w14:paraId="672B3472" w14:textId="77777777" w:rsidTr="00FF773A">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14804F60" w14:textId="77777777" w:rsidR="00FF773A" w:rsidRPr="00B03BB6" w:rsidRDefault="00FF773A" w:rsidP="00FF773A">
            <w:pPr>
              <w:spacing w:line="360" w:lineRule="auto"/>
              <w:jc w:val="both"/>
              <w:rPr>
                <w:rFonts w:ascii="Century Gothic" w:hAnsi="Century Gothic"/>
              </w:rPr>
            </w:pPr>
          </w:p>
          <w:p w14:paraId="1971CAA1" w14:textId="77777777" w:rsidR="00FF773A" w:rsidRPr="00B03BB6" w:rsidRDefault="00FF773A" w:rsidP="00FF773A">
            <w:pPr>
              <w:spacing w:line="360" w:lineRule="auto"/>
              <w:jc w:val="both"/>
              <w:rPr>
                <w:rFonts w:ascii="Century Gothic" w:hAnsi="Century Gothic"/>
              </w:rPr>
            </w:pPr>
          </w:p>
          <w:p w14:paraId="3D77312B" w14:textId="77777777" w:rsidR="00FF773A" w:rsidRPr="00B03BB6" w:rsidRDefault="00FF773A" w:rsidP="00FF773A">
            <w:pPr>
              <w:spacing w:line="360" w:lineRule="auto"/>
              <w:jc w:val="both"/>
              <w:rPr>
                <w:rFonts w:ascii="Century Gothic" w:hAnsi="Century Gothic"/>
              </w:rPr>
            </w:pPr>
          </w:p>
          <w:p w14:paraId="20A61EAE" w14:textId="77777777" w:rsidR="00FF773A" w:rsidRPr="00B03BB6" w:rsidRDefault="00FF773A" w:rsidP="00FF773A">
            <w:pPr>
              <w:spacing w:line="360" w:lineRule="auto"/>
              <w:jc w:val="both"/>
              <w:rPr>
                <w:rFonts w:ascii="Century Gothic" w:hAnsi="Century Gothic"/>
              </w:rPr>
            </w:pPr>
            <w:r w:rsidRPr="00B03BB6">
              <w:rPr>
                <w:rFonts w:ascii="Century Gothic" w:hAnsi="Century Gothic"/>
              </w:rPr>
              <w:t>SOAP Web Services</w:t>
            </w:r>
          </w:p>
        </w:tc>
        <w:tc>
          <w:tcPr>
            <w:tcW w:w="8930" w:type="dxa"/>
          </w:tcPr>
          <w:p w14:paraId="1FF3CDCF" w14:textId="40E26969" w:rsidR="00FF773A" w:rsidRPr="00B03BB6" w:rsidRDefault="00FF773A" w:rsidP="00FF773A">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2A2A2A"/>
              </w:rPr>
            </w:pPr>
            <w:r w:rsidRPr="00B03BB6">
              <w:rPr>
                <w:rFonts w:ascii="Century Gothic" w:hAnsi="Century Gothic"/>
                <w:color w:val="2A2A2A"/>
              </w:rPr>
              <w:t xml:space="preserve">SOAP web services allow full flexibility for building operation-centric services. This includes industry standard interoperability, as well as channel and host plug-ability. For web services that must interoperate with Java or use channels other than HTTP, SOAP services are the only option. Windows Communication Framework (WCF) has supported SOAP services since its initial release in .NET Framework 3.0, and .NET Framework 4 adds additional support and default bindings to make it easier to build SOAP services using WCF. You define and </w:t>
            </w:r>
            <w:r w:rsidRPr="00B03BB6">
              <w:rPr>
                <w:rFonts w:ascii="Century Gothic" w:hAnsi="Century Gothic"/>
                <w:color w:val="2A2A2A"/>
              </w:rPr>
              <w:lastRenderedPageBreak/>
              <w:t>pub</w:t>
            </w:r>
            <w:r w:rsidR="002307E2">
              <w:rPr>
                <w:rFonts w:ascii="Century Gothic" w:hAnsi="Century Gothic"/>
                <w:color w:val="2A2A2A"/>
              </w:rPr>
              <w:t>lish Microsoft Dynamics NAV 2018</w:t>
            </w:r>
            <w:r w:rsidRPr="00B03BB6">
              <w:rPr>
                <w:rFonts w:ascii="Century Gothic" w:hAnsi="Century Gothic"/>
                <w:color w:val="2A2A2A"/>
              </w:rPr>
              <w:t xml:space="preserve"> SOAP web services in the Role Tailored client, and manage them from the Microsoft Dynamics NAV Server Administration tool</w:t>
            </w:r>
          </w:p>
        </w:tc>
      </w:tr>
    </w:tbl>
    <w:p w14:paraId="7F87E6BB" w14:textId="77777777" w:rsidR="00FF773A" w:rsidRPr="00711AF0" w:rsidRDefault="00FF773A" w:rsidP="00FF773A">
      <w:pPr>
        <w:spacing w:line="360" w:lineRule="auto"/>
        <w:jc w:val="both"/>
        <w:rPr>
          <w:rFonts w:ascii="Century Gothic" w:hAnsi="Century Gothic"/>
          <w:sz w:val="24"/>
          <w:szCs w:val="24"/>
        </w:rPr>
      </w:pPr>
    </w:p>
    <w:p w14:paraId="1BAB94AA" w14:textId="77777777" w:rsidR="00FF773A" w:rsidRPr="00711AF0" w:rsidRDefault="00FF773A" w:rsidP="00FF773A">
      <w:pPr>
        <w:pStyle w:val="ListParagraph"/>
        <w:numPr>
          <w:ilvl w:val="2"/>
          <w:numId w:val="68"/>
        </w:numPr>
        <w:spacing w:line="360" w:lineRule="auto"/>
        <w:jc w:val="both"/>
        <w:rPr>
          <w:rFonts w:ascii="Century Gothic" w:hAnsi="Century Gothic"/>
          <w:b/>
          <w:u w:val="single"/>
        </w:rPr>
      </w:pPr>
      <w:r w:rsidRPr="00711AF0">
        <w:rPr>
          <w:rFonts w:ascii="Century Gothic" w:hAnsi="Century Gothic"/>
          <w:b/>
          <w:u w:val="single"/>
          <w:lang w:val="en-GB"/>
        </w:rPr>
        <w:t>Data</w:t>
      </w:r>
      <w:r w:rsidRPr="00711AF0">
        <w:rPr>
          <w:rFonts w:ascii="Century Gothic" w:hAnsi="Century Gothic"/>
          <w:b/>
          <w:u w:val="single"/>
        </w:rPr>
        <w:t xml:space="preserve"> Tier</w:t>
      </w:r>
      <w:r w:rsidRPr="00711AF0">
        <w:rPr>
          <w:rFonts w:ascii="Century Gothic" w:hAnsi="Century Gothic"/>
          <w:b/>
          <w:u w:val="single"/>
          <w:lang w:val="en-GB"/>
        </w:rPr>
        <w:t xml:space="preserve"> (Microsoft SQL Server)</w:t>
      </w:r>
    </w:p>
    <w:p w14:paraId="2072F3A2" w14:textId="190097D4" w:rsidR="00FF773A" w:rsidRPr="00B03BB6" w:rsidRDefault="00FF773A" w:rsidP="00FF773A">
      <w:pPr>
        <w:spacing w:line="360" w:lineRule="auto"/>
        <w:jc w:val="both"/>
        <w:rPr>
          <w:rFonts w:ascii="Century Gothic" w:hAnsi="Century Gothic"/>
          <w:color w:val="000000"/>
          <w:sz w:val="22"/>
          <w:szCs w:val="22"/>
        </w:rPr>
      </w:pPr>
      <w:r w:rsidRPr="00B03BB6">
        <w:rPr>
          <w:rFonts w:ascii="Century Gothic" w:hAnsi="Century Gothic"/>
          <w:sz w:val="22"/>
          <w:szCs w:val="22"/>
        </w:rPr>
        <w:t>The data tier consists of Microsoft SQL Server with a Dyn</w:t>
      </w:r>
      <w:r w:rsidR="002307E2">
        <w:rPr>
          <w:rFonts w:ascii="Century Gothic" w:hAnsi="Century Gothic"/>
          <w:sz w:val="22"/>
          <w:szCs w:val="22"/>
        </w:rPr>
        <w:t>amics NAV database. For NAV 2018</w:t>
      </w:r>
      <w:r w:rsidRPr="00B03BB6">
        <w:rPr>
          <w:rFonts w:ascii="Century Gothic" w:hAnsi="Century Gothic"/>
          <w:sz w:val="22"/>
          <w:szCs w:val="22"/>
        </w:rPr>
        <w:t xml:space="preserve"> you need to have at least SQL 2012 or newer. The data tier stores all the business data. </w:t>
      </w:r>
      <w:r w:rsidRPr="00B03BB6">
        <w:rPr>
          <w:rFonts w:ascii="Century Gothic" w:hAnsi="Century Gothic"/>
          <w:color w:val="000000"/>
          <w:sz w:val="22"/>
          <w:szCs w:val="22"/>
        </w:rPr>
        <w:t>SQL Server, augmente</w:t>
      </w:r>
      <w:r w:rsidR="00740468">
        <w:rPr>
          <w:rFonts w:ascii="Century Gothic" w:hAnsi="Century Gothic"/>
          <w:color w:val="000000"/>
          <w:sz w:val="22"/>
          <w:szCs w:val="22"/>
        </w:rPr>
        <w:t>d by Microsoft Dynamics NAV 2018</w:t>
      </w:r>
      <w:r w:rsidRPr="00B03BB6">
        <w:rPr>
          <w:rFonts w:ascii="Century Gothic" w:hAnsi="Century Gothic"/>
          <w:color w:val="000000"/>
          <w:sz w:val="22"/>
          <w:szCs w:val="22"/>
        </w:rPr>
        <w:t xml:space="preserve"> database components, is the</w:t>
      </w:r>
      <w:r w:rsidRPr="00B03BB6">
        <w:rPr>
          <w:rStyle w:val="apple-converted-space"/>
          <w:rFonts w:ascii="Century Gothic" w:hAnsi="Century Gothic"/>
          <w:color w:val="000000"/>
          <w:sz w:val="22"/>
          <w:szCs w:val="22"/>
        </w:rPr>
        <w:t> </w:t>
      </w:r>
      <w:r w:rsidRPr="00B03BB6">
        <w:rPr>
          <w:rStyle w:val="Emphasis"/>
          <w:rFonts w:ascii="Century Gothic" w:hAnsi="Century Gothic"/>
          <w:color w:val="000000"/>
          <w:sz w:val="22"/>
          <w:szCs w:val="22"/>
        </w:rPr>
        <w:t>data tier</w:t>
      </w:r>
      <w:r w:rsidRPr="00B03BB6">
        <w:rPr>
          <w:rFonts w:ascii="Century Gothic" w:hAnsi="Century Gothic"/>
          <w:color w:val="000000"/>
          <w:sz w:val="22"/>
          <w:szCs w:val="22"/>
        </w:rPr>
        <w:t>.</w:t>
      </w:r>
    </w:p>
    <w:p w14:paraId="74F95854" w14:textId="77777777" w:rsidR="00FF773A" w:rsidRPr="00711AF0" w:rsidRDefault="00FF773A" w:rsidP="00FF773A">
      <w:pPr>
        <w:pStyle w:val="ListParagraph"/>
        <w:numPr>
          <w:ilvl w:val="1"/>
          <w:numId w:val="68"/>
        </w:numPr>
        <w:spacing w:line="360" w:lineRule="auto"/>
        <w:jc w:val="both"/>
        <w:outlineLvl w:val="1"/>
        <w:rPr>
          <w:rFonts w:ascii="Century Gothic" w:hAnsi="Century Gothic"/>
          <w:b/>
        </w:rPr>
      </w:pPr>
      <w:bookmarkStart w:id="222" w:name="_Toc466921020"/>
      <w:bookmarkStart w:id="223" w:name="_Toc535316425"/>
      <w:r w:rsidRPr="00711AF0">
        <w:rPr>
          <w:rFonts w:ascii="Century Gothic" w:hAnsi="Century Gothic"/>
          <w:b/>
          <w:lang w:val="en-GB"/>
        </w:rPr>
        <w:t>NETWORK ARCHITECTURE</w:t>
      </w:r>
      <w:bookmarkEnd w:id="222"/>
      <w:bookmarkEnd w:id="223"/>
    </w:p>
    <w:p w14:paraId="1CBE7D7D" w14:textId="23B12E0C" w:rsidR="00FF773A" w:rsidRPr="00B03BB6" w:rsidRDefault="00FF773A" w:rsidP="00FF773A">
      <w:pPr>
        <w:spacing w:line="360" w:lineRule="auto"/>
        <w:jc w:val="both"/>
        <w:rPr>
          <w:rFonts w:ascii="Century Gothic" w:hAnsi="Century Gothic"/>
          <w:sz w:val="22"/>
          <w:szCs w:val="22"/>
        </w:rPr>
      </w:pPr>
      <w:r w:rsidRPr="00B03BB6">
        <w:rPr>
          <w:rFonts w:ascii="Century Gothic" w:hAnsi="Century Gothic"/>
          <w:sz w:val="22"/>
          <w:szCs w:val="22"/>
        </w:rPr>
        <w:t xml:space="preserve">In a typical </w:t>
      </w:r>
      <w:r w:rsidR="00BE7835">
        <w:rPr>
          <w:rFonts w:ascii="Century Gothic" w:hAnsi="Century Gothic"/>
          <w:sz w:val="22"/>
          <w:szCs w:val="22"/>
        </w:rPr>
        <w:t>network environment such as CUE</w:t>
      </w:r>
      <w:r w:rsidRPr="00B03BB6">
        <w:rPr>
          <w:rFonts w:ascii="Century Gothic" w:hAnsi="Century Gothic"/>
          <w:sz w:val="22"/>
          <w:szCs w:val="22"/>
        </w:rPr>
        <w:t xml:space="preserve">’s, there is a secured company domain which contains the company computers (host machines) and this domain is usually protected with a firewall or proxy. </w:t>
      </w:r>
    </w:p>
    <w:p w14:paraId="52E0D856" w14:textId="77777777" w:rsidR="00FF773A" w:rsidRPr="00711AF0" w:rsidRDefault="00FF773A" w:rsidP="00FF773A">
      <w:pPr>
        <w:spacing w:line="360" w:lineRule="auto"/>
        <w:jc w:val="both"/>
        <w:rPr>
          <w:rFonts w:ascii="Century Gothic" w:hAnsi="Century Gothic"/>
          <w:sz w:val="24"/>
          <w:szCs w:val="24"/>
        </w:rPr>
      </w:pPr>
      <w:r w:rsidRPr="00711AF0">
        <w:rPr>
          <w:rFonts w:ascii="Century Gothic" w:hAnsi="Century Gothic"/>
          <w:noProof/>
          <w:sz w:val="24"/>
          <w:szCs w:val="24"/>
        </w:rPr>
        <w:drawing>
          <wp:inline distT="0" distB="0" distL="0" distR="0" wp14:anchorId="0E4C6A13" wp14:editId="248E0A69">
            <wp:extent cx="5943600" cy="3419218"/>
            <wp:effectExtent l="0" t="0" r="0" b="0"/>
            <wp:docPr id="31" name="Picture 31" descr="Mobile solution for Microsoft Dynamics 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bile solution for Microsoft Dynamics NA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19218"/>
                    </a:xfrm>
                    <a:prstGeom prst="rect">
                      <a:avLst/>
                    </a:prstGeom>
                    <a:noFill/>
                    <a:ln>
                      <a:noFill/>
                    </a:ln>
                  </pic:spPr>
                </pic:pic>
              </a:graphicData>
            </a:graphic>
          </wp:inline>
        </w:drawing>
      </w:r>
    </w:p>
    <w:p w14:paraId="16D8305D" w14:textId="03B9BCBE" w:rsidR="00FF773A" w:rsidRPr="00B03BB6" w:rsidRDefault="00FF773A" w:rsidP="00FF773A">
      <w:pPr>
        <w:spacing w:line="360" w:lineRule="auto"/>
        <w:jc w:val="both"/>
        <w:rPr>
          <w:rFonts w:ascii="Century Gothic" w:hAnsi="Century Gothic"/>
          <w:sz w:val="22"/>
          <w:szCs w:val="22"/>
        </w:rPr>
      </w:pPr>
      <w:r w:rsidRPr="00B03BB6">
        <w:rPr>
          <w:rFonts w:ascii="Century Gothic" w:hAnsi="Century Gothic"/>
          <w:sz w:val="22"/>
          <w:szCs w:val="22"/>
        </w:rPr>
        <w:t xml:space="preserve">However, </w:t>
      </w:r>
      <w:r>
        <w:rPr>
          <w:rFonts w:ascii="Century Gothic" w:hAnsi="Century Gothic"/>
          <w:sz w:val="22"/>
          <w:szCs w:val="22"/>
        </w:rPr>
        <w:t>NAV</w:t>
      </w:r>
      <w:r w:rsidRPr="00B03BB6">
        <w:rPr>
          <w:rFonts w:ascii="Century Gothic" w:hAnsi="Century Gothic"/>
          <w:sz w:val="22"/>
          <w:szCs w:val="22"/>
        </w:rPr>
        <w:t xml:space="preserve"> requires that some access is allowed for device</w:t>
      </w:r>
      <w:r w:rsidR="00BE7835">
        <w:rPr>
          <w:rFonts w:ascii="Century Gothic" w:hAnsi="Century Gothic"/>
          <w:sz w:val="22"/>
          <w:szCs w:val="22"/>
        </w:rPr>
        <w:t>s that shall be outside the CUE</w:t>
      </w:r>
      <w:r w:rsidRPr="00B03BB6">
        <w:rPr>
          <w:rFonts w:ascii="Century Gothic" w:hAnsi="Century Gothic"/>
          <w:sz w:val="22"/>
          <w:szCs w:val="22"/>
        </w:rPr>
        <w:t xml:space="preserve"> network. In this regard, the system has been designed to support the following network architecture:</w:t>
      </w:r>
    </w:p>
    <w:p w14:paraId="7EC42072" w14:textId="77777777" w:rsidR="00FF773A" w:rsidRPr="00711AF0" w:rsidRDefault="00FF773A" w:rsidP="00FF773A">
      <w:pPr>
        <w:spacing w:line="360" w:lineRule="auto"/>
        <w:jc w:val="both"/>
        <w:rPr>
          <w:rFonts w:ascii="Century Gothic" w:hAnsi="Century Gothic"/>
          <w:sz w:val="24"/>
          <w:szCs w:val="24"/>
        </w:rPr>
      </w:pPr>
    </w:p>
    <w:tbl>
      <w:tblPr>
        <w:tblW w:w="0" w:type="auto"/>
        <w:tblLook w:val="04A0" w:firstRow="1" w:lastRow="0" w:firstColumn="1" w:lastColumn="0" w:noHBand="0" w:noVBand="1"/>
      </w:tblPr>
      <w:tblGrid>
        <w:gridCol w:w="9016"/>
      </w:tblGrid>
      <w:tr w:rsidR="00FF773A" w:rsidRPr="00711AF0" w14:paraId="1E779DF9" w14:textId="77777777" w:rsidTr="00FF773A">
        <w:tc>
          <w:tcPr>
            <w:tcW w:w="9016" w:type="dxa"/>
          </w:tcPr>
          <w:p w14:paraId="451DAC40" w14:textId="282BAB7E" w:rsidR="00FF773A" w:rsidRPr="00711AF0" w:rsidRDefault="00FF773A" w:rsidP="00FF773A">
            <w:pPr>
              <w:jc w:val="center"/>
              <w:rPr>
                <w:rFonts w:ascii="Century Gothic" w:hAnsi="Century Gothic"/>
                <w:sz w:val="24"/>
                <w:szCs w:val="24"/>
              </w:rPr>
            </w:pPr>
            <w:r w:rsidRPr="00711AF0">
              <w:rPr>
                <w:rFonts w:ascii="Century Gothic" w:hAnsi="Century Gothic"/>
                <w:sz w:val="24"/>
                <w:szCs w:val="24"/>
              </w:rPr>
              <w:t xml:space="preserve">                                                            </w:t>
            </w:r>
          </w:p>
          <w:p w14:paraId="1E65F063" w14:textId="77777777" w:rsidR="00FF773A" w:rsidRPr="00711AF0" w:rsidRDefault="00FF773A" w:rsidP="00FF773A">
            <w:pPr>
              <w:jc w:val="center"/>
              <w:rPr>
                <w:rFonts w:ascii="Century Gothic" w:hAnsi="Century Gothic"/>
                <w:sz w:val="24"/>
                <w:szCs w:val="24"/>
              </w:rPr>
            </w:pPr>
            <w:r w:rsidRPr="00711AF0">
              <w:rPr>
                <w:rFonts w:ascii="Century Gothic" w:hAnsi="Century Gothic"/>
                <w:sz w:val="24"/>
                <w:szCs w:val="24"/>
              </w:rPr>
              <w:lastRenderedPageBreak/>
              <w:t xml:space="preserve">                                                             </w:t>
            </w:r>
            <w:r w:rsidRPr="00711AF0">
              <w:rPr>
                <w:rFonts w:ascii="Century Gothic" w:hAnsi="Century Gothic"/>
                <w:noProof/>
                <w:sz w:val="24"/>
                <w:szCs w:val="24"/>
              </w:rPr>
              <w:drawing>
                <wp:inline distT="0" distB="0" distL="0" distR="0" wp14:anchorId="3F55B0C0" wp14:editId="556A7C55">
                  <wp:extent cx="2209800" cy="962025"/>
                  <wp:effectExtent l="0" t="0" r="0" b="9525"/>
                  <wp:docPr id="34" name="Picture 34" descr="Image result for laptop &amp;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ptop &amp; deskto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962025"/>
                          </a:xfrm>
                          <a:prstGeom prst="rect">
                            <a:avLst/>
                          </a:prstGeom>
                          <a:noFill/>
                          <a:ln>
                            <a:noFill/>
                          </a:ln>
                        </pic:spPr>
                      </pic:pic>
                    </a:graphicData>
                  </a:graphic>
                </wp:inline>
              </w:drawing>
            </w:r>
          </w:p>
          <w:p w14:paraId="47C3D756" w14:textId="77777777" w:rsidR="00FF773A" w:rsidRPr="00711AF0" w:rsidRDefault="00FF773A" w:rsidP="00FF773A">
            <w:pPr>
              <w:jc w:val="center"/>
              <w:rPr>
                <w:rFonts w:ascii="Century Gothic" w:hAnsi="Century Gothic"/>
                <w:sz w:val="24"/>
                <w:szCs w:val="24"/>
              </w:rPr>
            </w:pPr>
          </w:p>
          <w:p w14:paraId="3F28E21F" w14:textId="77777777" w:rsidR="00FF773A" w:rsidRPr="00711AF0" w:rsidRDefault="00FF773A" w:rsidP="00FF773A">
            <w:pPr>
              <w:jc w:val="center"/>
              <w:rPr>
                <w:rFonts w:ascii="Century Gothic" w:hAnsi="Century Gothic"/>
                <w:sz w:val="24"/>
                <w:szCs w:val="24"/>
              </w:rPr>
            </w:pPr>
            <w:r w:rsidRPr="00711AF0">
              <w:rPr>
                <w:rFonts w:ascii="Century Gothic" w:hAnsi="Century Gothic"/>
                <w:b/>
                <w:sz w:val="24"/>
                <w:szCs w:val="24"/>
              </w:rPr>
              <w:t xml:space="preserve">                                                                                     </w:t>
            </w:r>
            <w:r w:rsidRPr="00711AF0">
              <w:rPr>
                <w:rFonts w:ascii="Century Gothic" w:hAnsi="Century Gothic"/>
                <w:sz w:val="24"/>
                <w:szCs w:val="24"/>
              </w:rPr>
              <w:t>Host Machine</w:t>
            </w:r>
          </w:p>
        </w:tc>
      </w:tr>
      <w:tr w:rsidR="00FF773A" w:rsidRPr="00711AF0" w14:paraId="4A0AD72E" w14:textId="77777777" w:rsidTr="00FF773A">
        <w:tc>
          <w:tcPr>
            <w:tcW w:w="9016" w:type="dxa"/>
          </w:tcPr>
          <w:p w14:paraId="6DF423B5" w14:textId="77777777" w:rsidR="00FF773A" w:rsidRPr="00711AF0" w:rsidRDefault="00FF773A" w:rsidP="00FF773A">
            <w:pPr>
              <w:rPr>
                <w:rFonts w:ascii="Century Gothic" w:hAnsi="Century Gothic"/>
                <w:sz w:val="24"/>
                <w:szCs w:val="24"/>
              </w:rPr>
            </w:pPr>
            <w:r w:rsidRPr="00711AF0">
              <w:rPr>
                <w:rFonts w:ascii="Century Gothic" w:hAnsi="Century Gothic"/>
                <w:noProof/>
                <w:sz w:val="24"/>
                <w:szCs w:val="24"/>
              </w:rPr>
              <w:lastRenderedPageBreak/>
              <w:drawing>
                <wp:inline distT="0" distB="0" distL="0" distR="0" wp14:anchorId="7130A6C3" wp14:editId="727A7787">
                  <wp:extent cx="5210175" cy="1857375"/>
                  <wp:effectExtent l="0" t="0" r="9525" b="0"/>
                  <wp:docPr id="32" name="Picture 32" descr="NAV Web Client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V Web Client network archite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0175" cy="1857375"/>
                          </a:xfrm>
                          <a:prstGeom prst="rect">
                            <a:avLst/>
                          </a:prstGeom>
                          <a:noFill/>
                          <a:ln>
                            <a:noFill/>
                          </a:ln>
                        </pic:spPr>
                      </pic:pic>
                    </a:graphicData>
                  </a:graphic>
                </wp:inline>
              </w:drawing>
            </w:r>
          </w:p>
        </w:tc>
      </w:tr>
    </w:tbl>
    <w:p w14:paraId="1CEDE671" w14:textId="77777777" w:rsidR="00FF773A" w:rsidRPr="00711AF0" w:rsidRDefault="00FF773A" w:rsidP="00FF773A">
      <w:pPr>
        <w:spacing w:line="360" w:lineRule="auto"/>
        <w:jc w:val="both"/>
        <w:rPr>
          <w:rFonts w:ascii="Century Gothic" w:hAnsi="Century Gothic"/>
          <w:sz w:val="24"/>
          <w:szCs w:val="24"/>
        </w:rPr>
      </w:pPr>
    </w:p>
    <w:p w14:paraId="6DAE31A6" w14:textId="346519F5" w:rsidR="00FF773A" w:rsidRPr="00B03BB6" w:rsidRDefault="00FF773A" w:rsidP="00FF773A">
      <w:pPr>
        <w:spacing w:line="360" w:lineRule="auto"/>
        <w:jc w:val="both"/>
        <w:rPr>
          <w:rFonts w:ascii="Century Gothic" w:hAnsi="Century Gothic"/>
          <w:sz w:val="22"/>
          <w:szCs w:val="22"/>
        </w:rPr>
      </w:pPr>
      <w:r w:rsidRPr="00B03BB6">
        <w:rPr>
          <w:rFonts w:ascii="Century Gothic" w:hAnsi="Century Gothic"/>
          <w:sz w:val="22"/>
          <w:szCs w:val="22"/>
        </w:rPr>
        <w:t>The section below summarizes the 5</w:t>
      </w:r>
      <w:r w:rsidR="00740468">
        <w:rPr>
          <w:rFonts w:ascii="Century Gothic" w:hAnsi="Century Gothic"/>
          <w:sz w:val="22"/>
          <w:szCs w:val="22"/>
        </w:rPr>
        <w:t xml:space="preserve"> main components of the NAV 2018</w:t>
      </w:r>
      <w:r w:rsidRPr="00B03BB6">
        <w:rPr>
          <w:rFonts w:ascii="Century Gothic" w:hAnsi="Century Gothic"/>
          <w:sz w:val="22"/>
          <w:szCs w:val="22"/>
        </w:rPr>
        <w:t xml:space="preserve"> network architecture:</w:t>
      </w:r>
    </w:p>
    <w:tbl>
      <w:tblPr>
        <w:tblStyle w:val="GridTable1Light-Accent11"/>
        <w:tblW w:w="10579" w:type="dxa"/>
        <w:jc w:val="center"/>
        <w:tblLook w:val="04A0" w:firstRow="1" w:lastRow="0" w:firstColumn="1" w:lastColumn="0" w:noHBand="0" w:noVBand="1"/>
      </w:tblPr>
      <w:tblGrid>
        <w:gridCol w:w="2122"/>
        <w:gridCol w:w="8457"/>
      </w:tblGrid>
      <w:tr w:rsidR="00FF773A" w:rsidRPr="00711AF0" w14:paraId="153E3927" w14:textId="77777777" w:rsidTr="00FF77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2" w:type="dxa"/>
          </w:tcPr>
          <w:p w14:paraId="4EB39AC6" w14:textId="77777777" w:rsidR="00FF773A" w:rsidRPr="00711AF0" w:rsidRDefault="00FF773A" w:rsidP="00FF773A">
            <w:pPr>
              <w:spacing w:line="360" w:lineRule="auto"/>
              <w:jc w:val="center"/>
              <w:rPr>
                <w:rFonts w:ascii="Century Gothic" w:hAnsi="Century Gothic"/>
                <w:sz w:val="24"/>
                <w:szCs w:val="24"/>
              </w:rPr>
            </w:pPr>
            <w:r w:rsidRPr="00711AF0">
              <w:rPr>
                <w:rFonts w:ascii="Century Gothic" w:hAnsi="Century Gothic"/>
                <w:sz w:val="24"/>
                <w:szCs w:val="24"/>
              </w:rPr>
              <w:t>Network Tier</w:t>
            </w:r>
          </w:p>
        </w:tc>
        <w:tc>
          <w:tcPr>
            <w:tcW w:w="8457" w:type="dxa"/>
          </w:tcPr>
          <w:p w14:paraId="5B45864E" w14:textId="77777777" w:rsidR="00FF773A" w:rsidRPr="00711AF0" w:rsidRDefault="00FF773A" w:rsidP="00FF773A">
            <w:pPr>
              <w:spacing w:line="360" w:lineRule="auto"/>
              <w:jc w:val="center"/>
              <w:cnfStyle w:val="100000000000" w:firstRow="1" w:lastRow="0" w:firstColumn="0" w:lastColumn="0" w:oddVBand="0" w:evenVBand="0" w:oddHBand="0" w:evenHBand="0" w:firstRowFirstColumn="0" w:firstRowLastColumn="0" w:lastRowFirstColumn="0" w:lastRowLastColumn="0"/>
              <w:rPr>
                <w:rFonts w:ascii="Century Gothic" w:hAnsi="Century Gothic"/>
                <w:sz w:val="24"/>
                <w:szCs w:val="24"/>
              </w:rPr>
            </w:pPr>
            <w:r w:rsidRPr="00711AF0">
              <w:rPr>
                <w:rFonts w:ascii="Century Gothic" w:hAnsi="Century Gothic"/>
                <w:sz w:val="24"/>
                <w:szCs w:val="24"/>
              </w:rPr>
              <w:t>Description</w:t>
            </w:r>
          </w:p>
        </w:tc>
      </w:tr>
      <w:tr w:rsidR="00FF773A" w:rsidRPr="00B03BB6" w14:paraId="703E8F1D" w14:textId="77777777" w:rsidTr="00FF773A">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0F234657" w14:textId="77777777" w:rsidR="00FF773A" w:rsidRPr="00B03BB6" w:rsidRDefault="00FF773A" w:rsidP="00FF773A">
            <w:pPr>
              <w:spacing w:line="360" w:lineRule="auto"/>
              <w:jc w:val="both"/>
              <w:rPr>
                <w:rFonts w:ascii="Century Gothic" w:hAnsi="Century Gothic"/>
              </w:rPr>
            </w:pPr>
            <w:r w:rsidRPr="00B03BB6">
              <w:rPr>
                <w:rFonts w:ascii="Century Gothic" w:hAnsi="Century Gothic"/>
              </w:rPr>
              <w:t>Device</w:t>
            </w:r>
          </w:p>
        </w:tc>
        <w:tc>
          <w:tcPr>
            <w:tcW w:w="8457" w:type="dxa"/>
          </w:tcPr>
          <w:p w14:paraId="574E41C9" w14:textId="77777777" w:rsidR="00FF773A" w:rsidRPr="00B03BB6" w:rsidRDefault="00FF773A" w:rsidP="00FF773A">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rPr>
            </w:pPr>
            <w:r w:rsidRPr="00B03BB6">
              <w:rPr>
                <w:rFonts w:ascii="Century Gothic" w:hAnsi="Century Gothic"/>
                <w:color w:val="2A2A2A"/>
              </w:rPr>
              <w:t>This refers to a computer or device that has access to the Internet with a browser and is used to access NAV using the NAV Web Client or through the App.</w:t>
            </w:r>
          </w:p>
        </w:tc>
      </w:tr>
      <w:tr w:rsidR="00FF773A" w:rsidRPr="00B03BB6" w14:paraId="17F9D6A7" w14:textId="77777777" w:rsidTr="00FF773A">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2B05363C" w14:textId="77777777" w:rsidR="00FF773A" w:rsidRPr="00B03BB6" w:rsidRDefault="00FF773A" w:rsidP="00FF773A">
            <w:pPr>
              <w:spacing w:line="360" w:lineRule="auto"/>
              <w:jc w:val="both"/>
              <w:rPr>
                <w:rFonts w:ascii="Century Gothic" w:hAnsi="Century Gothic"/>
              </w:rPr>
            </w:pPr>
            <w:r w:rsidRPr="00B03BB6">
              <w:rPr>
                <w:rFonts w:ascii="Century Gothic" w:hAnsi="Century Gothic"/>
              </w:rPr>
              <w:t>Host Machine</w:t>
            </w:r>
          </w:p>
        </w:tc>
        <w:tc>
          <w:tcPr>
            <w:tcW w:w="8457" w:type="dxa"/>
          </w:tcPr>
          <w:p w14:paraId="01FE6874" w14:textId="2D5712CA" w:rsidR="00FF773A" w:rsidRPr="00B03BB6" w:rsidRDefault="00FF773A" w:rsidP="00FF773A">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2A2A2A"/>
              </w:rPr>
            </w:pPr>
            <w:r w:rsidRPr="00B03BB6">
              <w:rPr>
                <w:rFonts w:ascii="Century Gothic" w:hAnsi="Century Gothic"/>
                <w:color w:val="2A2A2A"/>
              </w:rPr>
              <w:t>This refers to an on premise compu</w:t>
            </w:r>
            <w:r w:rsidR="00740468">
              <w:rPr>
                <w:rFonts w:ascii="Century Gothic" w:hAnsi="Century Gothic"/>
                <w:color w:val="2A2A2A"/>
              </w:rPr>
              <w:t>ter or device that runs NAV 2018</w:t>
            </w:r>
            <w:r w:rsidRPr="00B03BB6">
              <w:rPr>
                <w:rFonts w:ascii="Century Gothic" w:hAnsi="Century Gothic"/>
                <w:color w:val="2A2A2A"/>
              </w:rPr>
              <w:t xml:space="preserve"> Windows Client within the local network environment.</w:t>
            </w:r>
          </w:p>
        </w:tc>
      </w:tr>
      <w:tr w:rsidR="00FF773A" w:rsidRPr="00B03BB6" w14:paraId="65255520" w14:textId="77777777" w:rsidTr="00FF773A">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66AC7419" w14:textId="77777777" w:rsidR="00FF773A" w:rsidRPr="00B03BB6" w:rsidRDefault="00FF773A" w:rsidP="00FF773A">
            <w:pPr>
              <w:spacing w:line="360" w:lineRule="auto"/>
              <w:jc w:val="both"/>
              <w:rPr>
                <w:rFonts w:ascii="Century Gothic" w:hAnsi="Century Gothic"/>
              </w:rPr>
            </w:pPr>
            <w:r w:rsidRPr="00B03BB6">
              <w:rPr>
                <w:rFonts w:ascii="Century Gothic" w:hAnsi="Century Gothic"/>
              </w:rPr>
              <w:t>Web Server</w:t>
            </w:r>
          </w:p>
        </w:tc>
        <w:tc>
          <w:tcPr>
            <w:tcW w:w="8457" w:type="dxa"/>
          </w:tcPr>
          <w:p w14:paraId="00EED31B" w14:textId="77777777" w:rsidR="00FF773A" w:rsidRPr="00B03BB6" w:rsidRDefault="00FF773A" w:rsidP="00FF773A">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2A2A2A"/>
              </w:rPr>
            </w:pPr>
            <w:r w:rsidRPr="00B03BB6">
              <w:rPr>
                <w:rFonts w:ascii="Century Gothic" w:hAnsi="Century Gothic"/>
                <w:color w:val="2A2A2A"/>
              </w:rPr>
              <w:t>A computer that is running Internet Information Services (IIS) at a minimum. Microsoft Dynamics NAV Web Server components are installed on a website on IIS.</w:t>
            </w:r>
          </w:p>
        </w:tc>
      </w:tr>
      <w:tr w:rsidR="00FF773A" w:rsidRPr="00B03BB6" w14:paraId="507050CE" w14:textId="77777777" w:rsidTr="00FF773A">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643F8DCE" w14:textId="77777777" w:rsidR="00FF773A" w:rsidRPr="00B03BB6" w:rsidRDefault="00FF773A" w:rsidP="00FF773A">
            <w:pPr>
              <w:spacing w:line="360" w:lineRule="auto"/>
              <w:jc w:val="both"/>
              <w:rPr>
                <w:rFonts w:ascii="Century Gothic" w:hAnsi="Century Gothic"/>
              </w:rPr>
            </w:pPr>
            <w:r w:rsidRPr="00B03BB6">
              <w:rPr>
                <w:rFonts w:ascii="Century Gothic" w:hAnsi="Century Gothic"/>
              </w:rPr>
              <w:t>Microsoft Dynamics NAV Server (NST)</w:t>
            </w:r>
          </w:p>
        </w:tc>
        <w:tc>
          <w:tcPr>
            <w:tcW w:w="8457" w:type="dxa"/>
          </w:tcPr>
          <w:p w14:paraId="753013B1" w14:textId="77777777" w:rsidR="00FF773A" w:rsidRPr="00B03BB6" w:rsidRDefault="00FF773A" w:rsidP="00FF773A">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2A2A2A"/>
              </w:rPr>
            </w:pPr>
            <w:r w:rsidRPr="00B03BB6">
              <w:rPr>
                <w:rFonts w:ascii="Century Gothic" w:hAnsi="Century Gothic"/>
                <w:color w:val="2A2A2A"/>
              </w:rPr>
              <w:t>A Microsoft .NET Framework–based Windows Service that manages communications and provides a security layer between clients and Microsoft Dynamics NAV databases in SQL Server.</w:t>
            </w:r>
          </w:p>
        </w:tc>
      </w:tr>
      <w:tr w:rsidR="00FF773A" w:rsidRPr="00B03BB6" w14:paraId="1C13299D" w14:textId="77777777" w:rsidTr="00FF773A">
        <w:trPr>
          <w:jc w:val="center"/>
        </w:trPr>
        <w:tc>
          <w:tcPr>
            <w:cnfStyle w:val="001000000000" w:firstRow="0" w:lastRow="0" w:firstColumn="1" w:lastColumn="0" w:oddVBand="0" w:evenVBand="0" w:oddHBand="0" w:evenHBand="0" w:firstRowFirstColumn="0" w:firstRowLastColumn="0" w:lastRowFirstColumn="0" w:lastRowLastColumn="0"/>
            <w:tcW w:w="2122" w:type="dxa"/>
          </w:tcPr>
          <w:p w14:paraId="7FD8D110" w14:textId="77777777" w:rsidR="00FF773A" w:rsidRPr="00B03BB6" w:rsidRDefault="00FF773A" w:rsidP="00FF773A">
            <w:pPr>
              <w:spacing w:line="360" w:lineRule="auto"/>
              <w:jc w:val="both"/>
              <w:rPr>
                <w:rFonts w:ascii="Century Gothic" w:hAnsi="Century Gothic"/>
              </w:rPr>
            </w:pPr>
            <w:r w:rsidRPr="00B03BB6">
              <w:rPr>
                <w:rFonts w:ascii="Century Gothic" w:hAnsi="Century Gothic"/>
              </w:rPr>
              <w:t>Database</w:t>
            </w:r>
          </w:p>
        </w:tc>
        <w:tc>
          <w:tcPr>
            <w:tcW w:w="8457" w:type="dxa"/>
          </w:tcPr>
          <w:p w14:paraId="3BD95809" w14:textId="77777777" w:rsidR="00FF773A" w:rsidRPr="00B03BB6" w:rsidRDefault="00FF773A" w:rsidP="00FF773A">
            <w:pPr>
              <w:spacing w:line="360"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color w:val="2A2A2A"/>
              </w:rPr>
            </w:pPr>
            <w:r w:rsidRPr="00B03BB6">
              <w:rPr>
                <w:rFonts w:ascii="Century Gothic" w:hAnsi="Century Gothic"/>
                <w:color w:val="2A2A2A"/>
              </w:rPr>
              <w:t>A SQL Server database that contains Microsoft Dynamics NAV</w:t>
            </w:r>
          </w:p>
        </w:tc>
      </w:tr>
    </w:tbl>
    <w:p w14:paraId="2630256F" w14:textId="77777777" w:rsidR="00FF773A" w:rsidRDefault="00FF773A" w:rsidP="00FF773A">
      <w:pPr>
        <w:pStyle w:val="NormalWeb"/>
        <w:outlineLvl w:val="0"/>
        <w:rPr>
          <w:rFonts w:ascii="Century Gothic" w:hAnsi="Century Gothic"/>
          <w:b/>
          <w:bCs/>
          <w:noProof/>
          <w:lang w:val="sw-KE" w:eastAsia="sw-KE"/>
        </w:rPr>
      </w:pPr>
      <w:bookmarkStart w:id="224" w:name="_Toc466921021"/>
      <w:r>
        <w:rPr>
          <w:rFonts w:ascii="Century Gothic" w:hAnsi="Century Gothic"/>
          <w:b/>
          <w:bCs/>
          <w:noProof/>
          <w:lang w:val="sw-KE" w:eastAsia="sw-KE"/>
        </w:rPr>
        <w:br w:type="page"/>
      </w:r>
    </w:p>
    <w:p w14:paraId="2018CC0C" w14:textId="77777777" w:rsidR="00FF773A" w:rsidRPr="002A7D6C" w:rsidRDefault="00FF773A" w:rsidP="00FF773A">
      <w:pPr>
        <w:pStyle w:val="NormalWeb"/>
        <w:jc w:val="center"/>
        <w:outlineLvl w:val="0"/>
        <w:rPr>
          <w:rFonts w:ascii="Century Gothic" w:hAnsi="Century Gothic"/>
          <w:b/>
          <w:bCs/>
          <w:sz w:val="36"/>
          <w:szCs w:val="36"/>
        </w:rPr>
      </w:pPr>
      <w:bookmarkStart w:id="225" w:name="_Toc535316426"/>
      <w:r w:rsidRPr="002A7D6C">
        <w:rPr>
          <w:rFonts w:ascii="Century Gothic" w:hAnsi="Century Gothic"/>
          <w:b/>
          <w:bCs/>
          <w:noProof/>
          <w:sz w:val="36"/>
          <w:szCs w:val="36"/>
          <w:lang w:val="sw-KE" w:eastAsia="sw-KE"/>
        </w:rPr>
        <w:lastRenderedPageBreak/>
        <w:t>SECTION C: DATAFLOW &amp; ENTITY RELATIONSHIP MODEL</w:t>
      </w:r>
      <w:bookmarkEnd w:id="224"/>
      <w:bookmarkEnd w:id="225"/>
    </w:p>
    <w:p w14:paraId="7258AF17" w14:textId="77777777" w:rsidR="00FF773A" w:rsidRPr="00711AF0" w:rsidRDefault="00FF773A" w:rsidP="00FF773A">
      <w:pPr>
        <w:spacing w:line="312" w:lineRule="auto"/>
        <w:jc w:val="both"/>
        <w:rPr>
          <w:rFonts w:ascii="Century Gothic" w:hAnsi="Century Gothic"/>
          <w:sz w:val="24"/>
          <w:szCs w:val="24"/>
        </w:rPr>
      </w:pPr>
      <w:r w:rsidRPr="00711AF0">
        <w:rPr>
          <w:rFonts w:ascii="Century Gothic" w:hAnsi="Century Gothic"/>
          <w:noProof/>
          <w:sz w:val="24"/>
          <w:szCs w:val="24"/>
        </w:rPr>
        <mc:AlternateContent>
          <mc:Choice Requires="wps">
            <w:drawing>
              <wp:anchor distT="0" distB="0" distL="114300" distR="114300" simplePos="0" relativeHeight="251669504" behindDoc="0" locked="0" layoutInCell="1" allowOverlap="1" wp14:anchorId="5F487D70" wp14:editId="7B011437">
                <wp:simplePos x="0" y="0"/>
                <wp:positionH relativeFrom="column">
                  <wp:posOffset>-571500</wp:posOffset>
                </wp:positionH>
                <wp:positionV relativeFrom="paragraph">
                  <wp:posOffset>-2540</wp:posOffset>
                </wp:positionV>
                <wp:extent cx="7105650" cy="635"/>
                <wp:effectExtent l="0" t="0" r="38100" b="56515"/>
                <wp:wrapNone/>
                <wp:docPr id="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5650" cy="635"/>
                        </a:xfrm>
                        <a:prstGeom prst="straightConnector1">
                          <a:avLst/>
                        </a:prstGeom>
                        <a:noFill/>
                        <a:ln w="19050">
                          <a:solidFill>
                            <a:srgbClr val="C00000"/>
                          </a:solidFill>
                          <a:round/>
                          <a:headEnd/>
                          <a:tailEnd/>
                        </a:ln>
                        <a:effectLst>
                          <a:outerShdw dist="28398" dir="3806097" algn="ctr" rotWithShape="0">
                            <a:srgbClr val="205867">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927C0DB" id="AutoShape 6" o:spid="_x0000_s1026" type="#_x0000_t32" style="position:absolute;margin-left:-45pt;margin-top:-.2pt;width:559.5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" strokecolor="#c00000" strokeweight="1.5pt">
                <v:shadow on="t" color="#205867" opacity=".5" offset="1pt"/>
              </v:shape>
            </w:pict>
          </mc:Fallback>
        </mc:AlternateContent>
      </w:r>
    </w:p>
    <w:p w14:paraId="4F41F12D" w14:textId="77777777" w:rsidR="00FF773A" w:rsidRPr="00711AF0" w:rsidRDefault="00FF773A" w:rsidP="00FF773A">
      <w:pPr>
        <w:pStyle w:val="ListParagraph"/>
        <w:numPr>
          <w:ilvl w:val="0"/>
          <w:numId w:val="67"/>
        </w:numPr>
        <w:spacing w:line="360" w:lineRule="auto"/>
        <w:jc w:val="both"/>
        <w:outlineLvl w:val="1"/>
        <w:rPr>
          <w:rFonts w:ascii="Century Gothic" w:hAnsi="Century Gothic"/>
          <w:b/>
          <w:vanish/>
        </w:rPr>
      </w:pPr>
      <w:bookmarkStart w:id="226" w:name="_Toc466921022"/>
      <w:bookmarkStart w:id="227" w:name="_Toc481767349"/>
      <w:bookmarkStart w:id="228" w:name="_Toc481767421"/>
      <w:bookmarkStart w:id="229" w:name="_Toc481771455"/>
      <w:bookmarkStart w:id="230" w:name="_Toc485711286"/>
      <w:bookmarkStart w:id="231" w:name="_Toc486346923"/>
      <w:bookmarkStart w:id="232" w:name="_Toc486347001"/>
      <w:bookmarkStart w:id="233" w:name="_Toc486347992"/>
      <w:bookmarkStart w:id="234" w:name="_Toc535313508"/>
      <w:bookmarkStart w:id="235" w:name="_Toc535316240"/>
      <w:bookmarkStart w:id="236" w:name="_Toc535316427"/>
      <w:bookmarkEnd w:id="226"/>
      <w:bookmarkEnd w:id="227"/>
      <w:bookmarkEnd w:id="228"/>
      <w:bookmarkEnd w:id="229"/>
      <w:bookmarkEnd w:id="230"/>
      <w:bookmarkEnd w:id="231"/>
      <w:bookmarkEnd w:id="232"/>
      <w:bookmarkEnd w:id="233"/>
      <w:bookmarkEnd w:id="234"/>
      <w:bookmarkEnd w:id="235"/>
      <w:bookmarkEnd w:id="236"/>
    </w:p>
    <w:p w14:paraId="2FCE33E0" w14:textId="77777777" w:rsidR="00FF773A" w:rsidRPr="00711AF0" w:rsidRDefault="00FF773A" w:rsidP="00FF773A">
      <w:pPr>
        <w:pStyle w:val="ListParagraph"/>
        <w:numPr>
          <w:ilvl w:val="1"/>
          <w:numId w:val="96"/>
        </w:numPr>
        <w:spacing w:line="360" w:lineRule="auto"/>
        <w:jc w:val="both"/>
        <w:outlineLvl w:val="1"/>
        <w:rPr>
          <w:rFonts w:ascii="Century Gothic" w:hAnsi="Century Gothic"/>
          <w:b/>
        </w:rPr>
      </w:pPr>
      <w:bookmarkStart w:id="237" w:name="_Toc466921023"/>
      <w:bookmarkStart w:id="238" w:name="_Toc535316428"/>
      <w:r w:rsidRPr="00711AF0">
        <w:rPr>
          <w:rFonts w:ascii="Century Gothic" w:hAnsi="Century Gothic"/>
          <w:b/>
        </w:rPr>
        <w:t>INTERNAL (INTER-DEPARTMENTAL) INFORMATION FLOW MODEL</w:t>
      </w:r>
      <w:bookmarkEnd w:id="237"/>
      <w:bookmarkEnd w:id="238"/>
    </w:p>
    <w:p w14:paraId="14A8DAC4" w14:textId="77777777" w:rsidR="00FF773A" w:rsidRPr="00711AF0" w:rsidRDefault="00FF773A" w:rsidP="00FF773A">
      <w:pPr>
        <w:pStyle w:val="Default"/>
        <w:widowControl w:val="0"/>
        <w:numPr>
          <w:ilvl w:val="2"/>
          <w:numId w:val="96"/>
        </w:numPr>
        <w:spacing w:line="360" w:lineRule="auto"/>
        <w:jc w:val="both"/>
        <w:outlineLvl w:val="2"/>
        <w:rPr>
          <w:rFonts w:cs="Times New Roman"/>
          <w:b/>
          <w:u w:val="single"/>
        </w:rPr>
      </w:pPr>
      <w:bookmarkStart w:id="239" w:name="_Toc466921024"/>
      <w:bookmarkStart w:id="240" w:name="_Toc535316429"/>
      <w:r w:rsidRPr="00711AF0">
        <w:rPr>
          <w:rFonts w:cs="Times New Roman"/>
          <w:b/>
          <w:u w:val="single"/>
        </w:rPr>
        <w:t>Conceptual model for internal information flow</w:t>
      </w:r>
      <w:bookmarkEnd w:id="239"/>
      <w:bookmarkEnd w:id="240"/>
    </w:p>
    <w:p w14:paraId="2CDD4222" w14:textId="77777777" w:rsidR="00FF773A" w:rsidRPr="00B03BB6" w:rsidRDefault="00FF773A" w:rsidP="00FF773A">
      <w:pPr>
        <w:pStyle w:val="Default"/>
        <w:widowControl w:val="0"/>
        <w:spacing w:line="360" w:lineRule="auto"/>
        <w:jc w:val="both"/>
        <w:rPr>
          <w:rFonts w:cs="Times New Roman"/>
          <w:sz w:val="22"/>
          <w:szCs w:val="22"/>
        </w:rPr>
      </w:pPr>
      <w:r w:rsidRPr="00B03BB6">
        <w:rPr>
          <w:rFonts w:cs="Times New Roman"/>
          <w:sz w:val="22"/>
          <w:szCs w:val="22"/>
        </w:rPr>
        <w:t>The section below provides the interdepartmental information flow model supported on the Navision system:</w:t>
      </w:r>
    </w:p>
    <w:p w14:paraId="3F3EDD48" w14:textId="77777777" w:rsidR="00FF773A" w:rsidRPr="00711AF0" w:rsidRDefault="00FF773A" w:rsidP="00FF773A">
      <w:pPr>
        <w:spacing w:line="360" w:lineRule="auto"/>
        <w:ind w:left="360"/>
        <w:jc w:val="both"/>
        <w:rPr>
          <w:rFonts w:ascii="Century Gothic" w:hAnsi="Century Gothic"/>
          <w:sz w:val="24"/>
          <w:szCs w:val="24"/>
        </w:rPr>
      </w:pPr>
    </w:p>
    <w:p w14:paraId="69BBDF35" w14:textId="505B5210" w:rsidR="00FF773A" w:rsidRPr="00711AF0" w:rsidRDefault="00FF773A" w:rsidP="00FF773A">
      <w:pPr>
        <w:spacing w:line="360" w:lineRule="auto"/>
        <w:ind w:left="360"/>
        <w:jc w:val="both"/>
        <w:rPr>
          <w:rFonts w:ascii="Century Gothic" w:hAnsi="Century Gothic"/>
          <w:sz w:val="24"/>
          <w:szCs w:val="24"/>
        </w:rPr>
      </w:pPr>
    </w:p>
    <w:p w14:paraId="676EDC1A" w14:textId="77777777" w:rsidR="00FF773A" w:rsidRDefault="00FF773A" w:rsidP="00FF773A">
      <w:pPr>
        <w:spacing w:line="360" w:lineRule="auto"/>
        <w:jc w:val="both"/>
        <w:rPr>
          <w:rFonts w:ascii="Century Gothic" w:hAnsi="Century Gothic"/>
          <w:sz w:val="24"/>
          <w:szCs w:val="24"/>
        </w:rPr>
      </w:pPr>
    </w:p>
    <w:p w14:paraId="22FEC835" w14:textId="77777777" w:rsidR="00FF773A" w:rsidRDefault="00FF773A" w:rsidP="00FF773A">
      <w:pPr>
        <w:spacing w:line="360" w:lineRule="auto"/>
        <w:jc w:val="both"/>
        <w:rPr>
          <w:rFonts w:ascii="Century Gothic" w:hAnsi="Century Gothic"/>
          <w:sz w:val="24"/>
          <w:szCs w:val="24"/>
        </w:rPr>
      </w:pPr>
    </w:p>
    <w:p w14:paraId="23536F46" w14:textId="77777777" w:rsidR="00FF773A" w:rsidRPr="00711AF0" w:rsidRDefault="00FF773A" w:rsidP="00FF773A">
      <w:pPr>
        <w:spacing w:line="360" w:lineRule="auto"/>
        <w:jc w:val="both"/>
        <w:rPr>
          <w:rFonts w:ascii="Century Gothic" w:hAnsi="Century Gothic"/>
          <w:sz w:val="24"/>
          <w:szCs w:val="24"/>
        </w:rPr>
      </w:pPr>
    </w:p>
    <w:p w14:paraId="52E097FC" w14:textId="77777777" w:rsidR="00FF773A" w:rsidRPr="00711AF0" w:rsidRDefault="00FF773A" w:rsidP="00FF773A">
      <w:pPr>
        <w:pStyle w:val="Default"/>
        <w:widowControl w:val="0"/>
        <w:numPr>
          <w:ilvl w:val="2"/>
          <w:numId w:val="96"/>
        </w:numPr>
        <w:spacing w:line="360" w:lineRule="auto"/>
        <w:jc w:val="both"/>
        <w:outlineLvl w:val="2"/>
        <w:rPr>
          <w:rFonts w:cs="Times New Roman"/>
          <w:b/>
          <w:u w:val="single"/>
        </w:rPr>
      </w:pPr>
      <w:bookmarkStart w:id="241" w:name="_Toc466921030"/>
      <w:bookmarkStart w:id="242" w:name="_Toc535316430"/>
      <w:r w:rsidRPr="00711AF0">
        <w:rPr>
          <w:rFonts w:cs="Times New Roman"/>
          <w:b/>
          <w:u w:val="single"/>
        </w:rPr>
        <w:t>Conceptual model for internal information flow</w:t>
      </w:r>
      <w:bookmarkEnd w:id="241"/>
      <w:bookmarkEnd w:id="242"/>
    </w:p>
    <w:p w14:paraId="0D338A4C" w14:textId="77777777" w:rsidR="00FF773A" w:rsidRPr="00B03BB6" w:rsidRDefault="00FF773A" w:rsidP="00FF773A">
      <w:pPr>
        <w:pStyle w:val="Default"/>
        <w:widowControl w:val="0"/>
        <w:spacing w:line="360" w:lineRule="auto"/>
        <w:jc w:val="both"/>
        <w:rPr>
          <w:rFonts w:cs="Times New Roman"/>
          <w:sz w:val="22"/>
          <w:szCs w:val="22"/>
        </w:rPr>
      </w:pPr>
      <w:r w:rsidRPr="00B03BB6">
        <w:rPr>
          <w:rFonts w:cs="Times New Roman"/>
          <w:sz w:val="22"/>
          <w:szCs w:val="22"/>
        </w:rPr>
        <w:t xml:space="preserve">The section below provides the interdepartmental information flow model supported on the </w:t>
      </w:r>
      <w:r>
        <w:rPr>
          <w:rFonts w:cs="Times New Roman"/>
          <w:sz w:val="22"/>
          <w:szCs w:val="22"/>
        </w:rPr>
        <w:t>NAV</w:t>
      </w:r>
      <w:r w:rsidRPr="00B03BB6">
        <w:rPr>
          <w:rFonts w:cs="Times New Roman"/>
          <w:sz w:val="22"/>
          <w:szCs w:val="22"/>
        </w:rPr>
        <w:t xml:space="preserve"> system:</w:t>
      </w:r>
    </w:p>
    <w:p w14:paraId="0D4D40BB" w14:textId="77777777" w:rsidR="00FF773A" w:rsidRPr="00711AF0" w:rsidRDefault="00FF773A" w:rsidP="00FF773A">
      <w:pPr>
        <w:pStyle w:val="Default"/>
        <w:widowControl w:val="0"/>
        <w:spacing w:line="360" w:lineRule="auto"/>
        <w:jc w:val="both"/>
        <w:rPr>
          <w:rFonts w:cs="Times New Roman"/>
        </w:rPr>
      </w:pPr>
    </w:p>
    <w:tbl>
      <w:tblPr>
        <w:tblStyle w:val="TableGrid"/>
        <w:tblW w:w="10797" w:type="dxa"/>
        <w:jc w:val="center"/>
        <w:tblLayout w:type="fixed"/>
        <w:tblLook w:val="04A0" w:firstRow="1" w:lastRow="0" w:firstColumn="1" w:lastColumn="0" w:noHBand="0" w:noVBand="1"/>
        <w:tblPrChange w:id="243" w:author="Mercy Kemei" w:date="2017-12-13T15:47:00Z">
          <w:tblPr>
            <w:tblStyle w:val="TableGrid"/>
            <w:tblW w:w="10797" w:type="dxa"/>
            <w:tblLayout w:type="fixed"/>
            <w:tblLook w:val="04A0" w:firstRow="1" w:lastRow="0" w:firstColumn="1" w:lastColumn="0" w:noHBand="0" w:noVBand="1"/>
          </w:tblPr>
        </w:tblPrChange>
      </w:tblPr>
      <w:tblGrid>
        <w:gridCol w:w="2669"/>
        <w:gridCol w:w="8128"/>
        <w:tblGridChange w:id="244">
          <w:tblGrid>
            <w:gridCol w:w="2669"/>
            <w:gridCol w:w="8128"/>
          </w:tblGrid>
        </w:tblGridChange>
      </w:tblGrid>
      <w:tr w:rsidR="00FF773A" w:rsidRPr="00711AF0" w14:paraId="7AC37CA6" w14:textId="77777777" w:rsidTr="000B60F2">
        <w:trPr>
          <w:jc w:val="center"/>
          <w:hidden/>
          <w:trPrChange w:id="245" w:author="Mercy Kemei" w:date="2017-12-13T15:47:00Z">
            <w:trPr>
              <w:hidden/>
            </w:trPr>
          </w:trPrChange>
        </w:trPr>
        <w:tc>
          <w:tcPr>
            <w:tcW w:w="5000" w:type="pct"/>
            <w:gridSpan w:val="2"/>
            <w:tcPrChange w:id="246" w:author="Mercy Kemei" w:date="2017-12-13T15:47:00Z">
              <w:tcPr>
                <w:tcW w:w="5000" w:type="pct"/>
                <w:gridSpan w:val="2"/>
              </w:tcPr>
            </w:tcPrChange>
          </w:tcPr>
          <w:p w14:paraId="67B90578" w14:textId="77777777" w:rsidR="00FF773A" w:rsidRPr="00711AF0" w:rsidRDefault="00FF773A" w:rsidP="00FF773A">
            <w:pPr>
              <w:pStyle w:val="ListParagraph"/>
              <w:numPr>
                <w:ilvl w:val="0"/>
                <w:numId w:val="73"/>
              </w:numPr>
              <w:spacing w:line="360" w:lineRule="auto"/>
              <w:contextualSpacing/>
              <w:outlineLvl w:val="3"/>
              <w:rPr>
                <w:rFonts w:ascii="Century Gothic" w:hAnsi="Century Gothic"/>
                <w:b/>
                <w:bCs/>
                <w:vanish/>
              </w:rPr>
            </w:pPr>
          </w:p>
          <w:p w14:paraId="4013CDFF" w14:textId="77777777" w:rsidR="00FF773A" w:rsidRPr="00711AF0" w:rsidRDefault="00FF773A" w:rsidP="00FF773A">
            <w:pPr>
              <w:pStyle w:val="ListParagraph"/>
              <w:numPr>
                <w:ilvl w:val="0"/>
                <w:numId w:val="73"/>
              </w:numPr>
              <w:spacing w:line="360" w:lineRule="auto"/>
              <w:contextualSpacing/>
              <w:outlineLvl w:val="3"/>
              <w:rPr>
                <w:rFonts w:ascii="Century Gothic" w:hAnsi="Century Gothic"/>
                <w:b/>
                <w:bCs/>
                <w:vanish/>
              </w:rPr>
            </w:pPr>
          </w:p>
          <w:p w14:paraId="52D27DB6" w14:textId="77777777" w:rsidR="00FF773A" w:rsidRPr="00711AF0" w:rsidRDefault="00FF773A" w:rsidP="00FF773A">
            <w:pPr>
              <w:pStyle w:val="ListParagraph"/>
              <w:numPr>
                <w:ilvl w:val="0"/>
                <w:numId w:val="73"/>
              </w:numPr>
              <w:spacing w:line="360" w:lineRule="auto"/>
              <w:contextualSpacing/>
              <w:outlineLvl w:val="3"/>
              <w:rPr>
                <w:rFonts w:ascii="Century Gothic" w:hAnsi="Century Gothic"/>
                <w:b/>
                <w:bCs/>
                <w:vanish/>
              </w:rPr>
            </w:pPr>
          </w:p>
          <w:p w14:paraId="702D934B" w14:textId="77777777" w:rsidR="00FF773A" w:rsidRPr="00711AF0" w:rsidRDefault="00FF773A" w:rsidP="00FF773A">
            <w:pPr>
              <w:pStyle w:val="ListParagraph"/>
              <w:numPr>
                <w:ilvl w:val="1"/>
                <w:numId w:val="73"/>
              </w:numPr>
              <w:spacing w:line="360" w:lineRule="auto"/>
              <w:contextualSpacing/>
              <w:outlineLvl w:val="3"/>
              <w:rPr>
                <w:rFonts w:ascii="Century Gothic" w:hAnsi="Century Gothic"/>
                <w:b/>
                <w:bCs/>
                <w:vanish/>
              </w:rPr>
            </w:pPr>
          </w:p>
          <w:p w14:paraId="1F789ED5" w14:textId="77777777" w:rsidR="00FF773A" w:rsidRPr="00711AF0" w:rsidRDefault="00FF773A" w:rsidP="00FF773A">
            <w:pPr>
              <w:pStyle w:val="ListParagraph"/>
              <w:numPr>
                <w:ilvl w:val="1"/>
                <w:numId w:val="73"/>
              </w:numPr>
              <w:spacing w:line="360" w:lineRule="auto"/>
              <w:contextualSpacing/>
              <w:outlineLvl w:val="3"/>
              <w:rPr>
                <w:rFonts w:ascii="Century Gothic" w:hAnsi="Century Gothic"/>
                <w:b/>
                <w:bCs/>
                <w:vanish/>
              </w:rPr>
            </w:pPr>
          </w:p>
          <w:p w14:paraId="71720B25" w14:textId="77777777" w:rsidR="00FF773A" w:rsidRPr="00711AF0" w:rsidRDefault="00FF773A" w:rsidP="00FF773A">
            <w:pPr>
              <w:pStyle w:val="ListParagraph"/>
              <w:numPr>
                <w:ilvl w:val="1"/>
                <w:numId w:val="73"/>
              </w:numPr>
              <w:spacing w:line="360" w:lineRule="auto"/>
              <w:contextualSpacing/>
              <w:outlineLvl w:val="3"/>
              <w:rPr>
                <w:rFonts w:ascii="Century Gothic" w:hAnsi="Century Gothic"/>
                <w:b/>
                <w:bCs/>
                <w:vanish/>
              </w:rPr>
            </w:pPr>
          </w:p>
          <w:p w14:paraId="3F228C5E" w14:textId="77777777" w:rsidR="00FF773A" w:rsidRPr="00711AF0" w:rsidRDefault="00FF773A" w:rsidP="00FF773A">
            <w:pPr>
              <w:pStyle w:val="ListParagraph"/>
              <w:numPr>
                <w:ilvl w:val="2"/>
                <w:numId w:val="73"/>
              </w:numPr>
              <w:spacing w:line="360" w:lineRule="auto"/>
              <w:contextualSpacing/>
              <w:outlineLvl w:val="3"/>
              <w:rPr>
                <w:rFonts w:ascii="Century Gothic" w:hAnsi="Century Gothic"/>
                <w:b/>
                <w:bCs/>
                <w:vanish/>
              </w:rPr>
            </w:pPr>
          </w:p>
          <w:p w14:paraId="2B6FCACA" w14:textId="77777777" w:rsidR="00FF773A" w:rsidRPr="00711AF0" w:rsidRDefault="00FF773A" w:rsidP="00FF773A">
            <w:pPr>
              <w:pStyle w:val="ListParagraph"/>
              <w:numPr>
                <w:ilvl w:val="3"/>
                <w:numId w:val="73"/>
              </w:numPr>
              <w:spacing w:line="360" w:lineRule="auto"/>
              <w:ind w:left="1723" w:hanging="646"/>
              <w:contextualSpacing/>
              <w:outlineLvl w:val="3"/>
              <w:rPr>
                <w:rFonts w:ascii="Century Gothic" w:hAnsi="Century Gothic"/>
                <w:b/>
              </w:rPr>
            </w:pPr>
            <w:r w:rsidRPr="00711AF0">
              <w:rPr>
                <w:rFonts w:ascii="Century Gothic" w:hAnsi="Century Gothic"/>
              </w:rPr>
              <w:t>Current Relationships</w:t>
            </w:r>
          </w:p>
        </w:tc>
      </w:tr>
      <w:tr w:rsidR="00FF773A" w:rsidRPr="00711AF0" w14:paraId="5DC20D37" w14:textId="77777777" w:rsidTr="000B60F2">
        <w:trPr>
          <w:jc w:val="center"/>
        </w:trPr>
        <w:tc>
          <w:tcPr>
            <w:tcW w:w="1236" w:type="pct"/>
            <w:tcPrChange w:id="247" w:author="Mercy Kemei" w:date="2017-12-13T15:47:00Z">
              <w:tcPr>
                <w:tcW w:w="1236" w:type="pct"/>
              </w:tcPr>
            </w:tcPrChange>
          </w:tcPr>
          <w:p w14:paraId="3891E145" w14:textId="77777777" w:rsidR="00FF773A" w:rsidRPr="00711AF0" w:rsidRDefault="00FF773A" w:rsidP="00FF773A">
            <w:pPr>
              <w:spacing w:line="360" w:lineRule="auto"/>
              <w:jc w:val="both"/>
              <w:rPr>
                <w:rFonts w:ascii="Century Gothic" w:hAnsi="Century Gothic"/>
                <w:b/>
                <w:sz w:val="24"/>
                <w:szCs w:val="24"/>
              </w:rPr>
            </w:pPr>
            <w:r w:rsidRPr="00711AF0">
              <w:rPr>
                <w:rFonts w:ascii="Century Gothic" w:hAnsi="Century Gothic"/>
                <w:sz w:val="24"/>
                <w:szCs w:val="24"/>
              </w:rPr>
              <w:t>Department</w:t>
            </w:r>
          </w:p>
        </w:tc>
        <w:tc>
          <w:tcPr>
            <w:tcW w:w="3764" w:type="pct"/>
            <w:tcPrChange w:id="248" w:author="Mercy Kemei" w:date="2017-12-13T15:47:00Z">
              <w:tcPr>
                <w:tcW w:w="3764" w:type="pct"/>
              </w:tcPr>
            </w:tcPrChange>
          </w:tcPr>
          <w:p w14:paraId="4F7BDC5F" w14:textId="77777777" w:rsidR="00FF773A" w:rsidRPr="00711AF0" w:rsidRDefault="00FF773A" w:rsidP="00FF773A">
            <w:pPr>
              <w:spacing w:line="360" w:lineRule="auto"/>
              <w:jc w:val="both"/>
              <w:rPr>
                <w:rFonts w:ascii="Century Gothic" w:hAnsi="Century Gothic"/>
                <w:b/>
                <w:sz w:val="24"/>
                <w:szCs w:val="24"/>
              </w:rPr>
            </w:pPr>
            <w:r w:rsidRPr="00711AF0">
              <w:rPr>
                <w:rFonts w:ascii="Century Gothic" w:hAnsi="Century Gothic"/>
                <w:b/>
                <w:sz w:val="24"/>
                <w:szCs w:val="24"/>
              </w:rPr>
              <w:t xml:space="preserve">General Operations and Information Flow </w:t>
            </w:r>
          </w:p>
        </w:tc>
      </w:tr>
      <w:tr w:rsidR="00FF773A" w:rsidRPr="00711AF0" w14:paraId="4CD06508" w14:textId="77777777" w:rsidTr="000B60F2">
        <w:trPr>
          <w:jc w:val="center"/>
        </w:trPr>
        <w:tc>
          <w:tcPr>
            <w:tcW w:w="1236" w:type="pct"/>
            <w:tcPrChange w:id="249" w:author="Mercy Kemei" w:date="2017-12-13T15:47:00Z">
              <w:tcPr>
                <w:tcW w:w="1236" w:type="pct"/>
              </w:tcPr>
            </w:tcPrChange>
          </w:tcPr>
          <w:p w14:paraId="7881D59D" w14:textId="77777777" w:rsidR="00FF773A" w:rsidRPr="00B03BB6" w:rsidRDefault="00FF773A" w:rsidP="00FF773A">
            <w:pPr>
              <w:spacing w:line="360" w:lineRule="auto"/>
              <w:jc w:val="both"/>
              <w:rPr>
                <w:rFonts w:ascii="Century Gothic" w:hAnsi="Century Gothic"/>
              </w:rPr>
            </w:pPr>
          </w:p>
          <w:p w14:paraId="27ECD1B0" w14:textId="34A90179" w:rsidR="00FF773A" w:rsidRPr="00B03BB6" w:rsidRDefault="00FF773A" w:rsidP="00676432">
            <w:pPr>
              <w:spacing w:line="360" w:lineRule="auto"/>
              <w:jc w:val="both"/>
              <w:rPr>
                <w:rFonts w:ascii="Century Gothic" w:hAnsi="Century Gothic"/>
              </w:rPr>
            </w:pPr>
            <w:r w:rsidRPr="00B03BB6">
              <w:rPr>
                <w:rFonts w:ascii="Century Gothic" w:hAnsi="Century Gothic"/>
              </w:rPr>
              <w:t>Finance Department</w:t>
            </w:r>
          </w:p>
        </w:tc>
        <w:tc>
          <w:tcPr>
            <w:tcW w:w="3764" w:type="pct"/>
            <w:tcPrChange w:id="250" w:author="Mercy Kemei" w:date="2017-12-13T15:47:00Z">
              <w:tcPr>
                <w:tcW w:w="3764" w:type="pct"/>
              </w:tcPr>
            </w:tcPrChange>
          </w:tcPr>
          <w:p w14:paraId="0B02E82E" w14:textId="4BEACB94" w:rsidR="007719AC" w:rsidRPr="00D43593" w:rsidRDefault="00D43593" w:rsidP="00D43593">
            <w:pPr>
              <w:pStyle w:val="ListParagraph"/>
              <w:numPr>
                <w:ilvl w:val="0"/>
                <w:numId w:val="69"/>
              </w:numPr>
              <w:spacing w:after="160" w:line="360" w:lineRule="auto"/>
              <w:contextualSpacing/>
              <w:rPr>
                <w:rFonts w:ascii="Century Gothic" w:hAnsi="Century Gothic"/>
                <w:sz w:val="20"/>
                <w:szCs w:val="20"/>
              </w:rPr>
            </w:pPr>
            <w:r>
              <w:rPr>
                <w:rFonts w:ascii="Century Gothic" w:hAnsi="Century Gothic"/>
                <w:sz w:val="20"/>
                <w:szCs w:val="20"/>
              </w:rPr>
              <w:t>C</w:t>
            </w:r>
            <w:r w:rsidR="00FC4900" w:rsidRPr="00D43593">
              <w:rPr>
                <w:rFonts w:ascii="Century Gothic" w:hAnsi="Century Gothic"/>
                <w:sz w:val="20"/>
                <w:szCs w:val="20"/>
              </w:rPr>
              <w:t>ontract management</w:t>
            </w:r>
          </w:p>
          <w:p w14:paraId="0991D1A7" w14:textId="2867AF26" w:rsidR="007719AC" w:rsidRPr="00D43593" w:rsidRDefault="00D43593" w:rsidP="00D43593">
            <w:pPr>
              <w:pStyle w:val="ListParagraph"/>
              <w:numPr>
                <w:ilvl w:val="0"/>
                <w:numId w:val="69"/>
              </w:numPr>
              <w:spacing w:after="160" w:line="360" w:lineRule="auto"/>
              <w:contextualSpacing/>
              <w:rPr>
                <w:rFonts w:ascii="Century Gothic" w:hAnsi="Century Gothic"/>
                <w:sz w:val="20"/>
                <w:szCs w:val="20"/>
              </w:rPr>
            </w:pPr>
            <w:r>
              <w:rPr>
                <w:rFonts w:ascii="Century Gothic" w:hAnsi="Century Gothic"/>
                <w:sz w:val="20"/>
                <w:szCs w:val="20"/>
              </w:rPr>
              <w:t>P</w:t>
            </w:r>
            <w:r w:rsidR="00FC4900" w:rsidRPr="00D43593">
              <w:rPr>
                <w:rFonts w:ascii="Century Gothic" w:hAnsi="Century Gothic"/>
                <w:sz w:val="20"/>
                <w:szCs w:val="20"/>
              </w:rPr>
              <w:t>ayroll</w:t>
            </w:r>
          </w:p>
          <w:p w14:paraId="5E42F146" w14:textId="504FF0AD" w:rsidR="007719AC" w:rsidRPr="00D43593" w:rsidRDefault="00D43593" w:rsidP="00D43593">
            <w:pPr>
              <w:pStyle w:val="ListParagraph"/>
              <w:numPr>
                <w:ilvl w:val="0"/>
                <w:numId w:val="69"/>
              </w:numPr>
              <w:spacing w:after="160" w:line="360" w:lineRule="auto"/>
              <w:contextualSpacing/>
              <w:rPr>
                <w:rFonts w:ascii="Century Gothic" w:hAnsi="Century Gothic"/>
                <w:sz w:val="20"/>
                <w:szCs w:val="20"/>
              </w:rPr>
            </w:pPr>
            <w:r>
              <w:rPr>
                <w:rFonts w:ascii="Century Gothic" w:hAnsi="Century Gothic"/>
                <w:sz w:val="20"/>
                <w:szCs w:val="20"/>
              </w:rPr>
              <w:t>I</w:t>
            </w:r>
            <w:r w:rsidR="00FC4900" w:rsidRPr="00D43593">
              <w:rPr>
                <w:rFonts w:ascii="Century Gothic" w:hAnsi="Century Gothic"/>
                <w:sz w:val="20"/>
                <w:szCs w:val="20"/>
              </w:rPr>
              <w:t>nterest income</w:t>
            </w:r>
          </w:p>
          <w:p w14:paraId="55BA7403" w14:textId="6F15E66F" w:rsidR="00D43593" w:rsidRPr="00D43593" w:rsidRDefault="00D43593" w:rsidP="00D43593">
            <w:pPr>
              <w:pStyle w:val="ListParagraph"/>
              <w:numPr>
                <w:ilvl w:val="0"/>
                <w:numId w:val="69"/>
              </w:numPr>
              <w:spacing w:after="160" w:line="360" w:lineRule="auto"/>
              <w:contextualSpacing/>
              <w:rPr>
                <w:rFonts w:ascii="Century Gothic" w:hAnsi="Century Gothic"/>
                <w:sz w:val="20"/>
                <w:szCs w:val="20"/>
              </w:rPr>
            </w:pPr>
            <w:r>
              <w:rPr>
                <w:rFonts w:ascii="Century Gothic" w:hAnsi="Century Gothic"/>
                <w:sz w:val="20"/>
                <w:szCs w:val="20"/>
              </w:rPr>
              <w:t>C</w:t>
            </w:r>
            <w:r w:rsidR="00FC4900" w:rsidRPr="00D43593">
              <w:rPr>
                <w:rFonts w:ascii="Century Gothic" w:hAnsi="Century Gothic"/>
                <w:sz w:val="20"/>
                <w:szCs w:val="20"/>
              </w:rPr>
              <w:t>ash book</w:t>
            </w:r>
          </w:p>
          <w:p w14:paraId="56CA0AA3" w14:textId="77777777" w:rsidR="00D43593" w:rsidRDefault="00D43593" w:rsidP="00D43593">
            <w:pPr>
              <w:pStyle w:val="ListParagraph"/>
              <w:numPr>
                <w:ilvl w:val="0"/>
                <w:numId w:val="69"/>
              </w:numPr>
              <w:spacing w:line="360" w:lineRule="auto"/>
              <w:contextualSpacing/>
              <w:jc w:val="both"/>
              <w:rPr>
                <w:rFonts w:ascii="Century Gothic" w:hAnsi="Century Gothic"/>
                <w:sz w:val="20"/>
                <w:szCs w:val="20"/>
              </w:rPr>
            </w:pPr>
            <w:r w:rsidRPr="00D43593">
              <w:rPr>
                <w:rFonts w:ascii="Century Gothic" w:hAnsi="Century Gothic"/>
                <w:sz w:val="20"/>
                <w:szCs w:val="20"/>
              </w:rPr>
              <w:t>Fixed</w:t>
            </w:r>
            <w:r w:rsidR="00FC4900" w:rsidRPr="00D43593">
              <w:rPr>
                <w:rFonts w:ascii="Century Gothic" w:hAnsi="Century Gothic"/>
                <w:sz w:val="20"/>
                <w:szCs w:val="20"/>
              </w:rPr>
              <w:t xml:space="preserve"> </w:t>
            </w:r>
            <w:r>
              <w:rPr>
                <w:rFonts w:ascii="Century Gothic" w:hAnsi="Century Gothic"/>
                <w:sz w:val="20"/>
                <w:szCs w:val="20"/>
              </w:rPr>
              <w:t>asset</w:t>
            </w:r>
          </w:p>
          <w:p w14:paraId="416B04E9" w14:textId="1010278D" w:rsidR="00FC4900" w:rsidRPr="00D43593" w:rsidRDefault="00FC4900" w:rsidP="00D43593">
            <w:pPr>
              <w:pStyle w:val="ListParagraph"/>
              <w:numPr>
                <w:ilvl w:val="0"/>
                <w:numId w:val="69"/>
              </w:numPr>
              <w:spacing w:line="360" w:lineRule="auto"/>
              <w:contextualSpacing/>
              <w:jc w:val="both"/>
              <w:rPr>
                <w:rFonts w:ascii="Century Gothic" w:hAnsi="Century Gothic"/>
                <w:sz w:val="20"/>
                <w:szCs w:val="20"/>
              </w:rPr>
            </w:pPr>
            <w:r w:rsidRPr="00D43593">
              <w:rPr>
                <w:rFonts w:ascii="Century Gothic" w:hAnsi="Century Gothic"/>
                <w:sz w:val="20"/>
                <w:szCs w:val="20"/>
              </w:rPr>
              <w:t>General ledger</w:t>
            </w:r>
          </w:p>
          <w:p w14:paraId="0CD18D32" w14:textId="335C58D9" w:rsidR="00FC4900" w:rsidRPr="00D43593" w:rsidRDefault="00FC4900" w:rsidP="00D43593">
            <w:pPr>
              <w:pStyle w:val="ListParagraph"/>
              <w:numPr>
                <w:ilvl w:val="0"/>
                <w:numId w:val="69"/>
              </w:numPr>
              <w:spacing w:line="360" w:lineRule="auto"/>
              <w:contextualSpacing/>
              <w:jc w:val="both"/>
              <w:rPr>
                <w:rFonts w:ascii="Century Gothic" w:hAnsi="Century Gothic"/>
                <w:sz w:val="20"/>
                <w:szCs w:val="20"/>
              </w:rPr>
            </w:pPr>
            <w:r w:rsidRPr="00D43593">
              <w:rPr>
                <w:rFonts w:ascii="Century Gothic" w:hAnsi="Century Gothic"/>
                <w:sz w:val="20"/>
                <w:szCs w:val="20"/>
              </w:rPr>
              <w:t>Budgeting</w:t>
            </w:r>
          </w:p>
          <w:p w14:paraId="5F766A9E" w14:textId="77777777" w:rsidR="00FC4900" w:rsidRPr="00D43593" w:rsidRDefault="00FC4900" w:rsidP="00D43593">
            <w:pPr>
              <w:pStyle w:val="ListParagraph"/>
              <w:numPr>
                <w:ilvl w:val="0"/>
                <w:numId w:val="69"/>
              </w:numPr>
              <w:spacing w:line="360" w:lineRule="auto"/>
              <w:contextualSpacing/>
              <w:jc w:val="both"/>
              <w:rPr>
                <w:rFonts w:ascii="Century Gothic" w:hAnsi="Century Gothic"/>
                <w:sz w:val="20"/>
                <w:szCs w:val="20"/>
              </w:rPr>
            </w:pPr>
            <w:r w:rsidRPr="00D43593">
              <w:rPr>
                <w:rFonts w:ascii="Century Gothic" w:hAnsi="Century Gothic"/>
                <w:sz w:val="20"/>
                <w:szCs w:val="20"/>
              </w:rPr>
              <w:t>Imprest management</w:t>
            </w:r>
          </w:p>
          <w:p w14:paraId="52E64BAC" w14:textId="77777777" w:rsidR="00FC4900" w:rsidRPr="00D43593" w:rsidRDefault="00FC4900" w:rsidP="00D43593">
            <w:pPr>
              <w:pStyle w:val="ListParagraph"/>
              <w:numPr>
                <w:ilvl w:val="0"/>
                <w:numId w:val="69"/>
              </w:numPr>
              <w:spacing w:line="360" w:lineRule="auto"/>
              <w:contextualSpacing/>
              <w:jc w:val="both"/>
              <w:rPr>
                <w:rFonts w:ascii="Century Gothic" w:hAnsi="Century Gothic"/>
                <w:sz w:val="20"/>
                <w:szCs w:val="20"/>
              </w:rPr>
            </w:pPr>
            <w:r w:rsidRPr="00D43593">
              <w:rPr>
                <w:rFonts w:ascii="Century Gothic" w:hAnsi="Century Gothic"/>
                <w:sz w:val="20"/>
                <w:szCs w:val="20"/>
              </w:rPr>
              <w:t>Accounts receivable</w:t>
            </w:r>
          </w:p>
          <w:p w14:paraId="1B5952F6" w14:textId="74C81614" w:rsidR="00FC4900" w:rsidRPr="00FC4900" w:rsidRDefault="00FC4900" w:rsidP="00D43593">
            <w:pPr>
              <w:pStyle w:val="ListParagraph"/>
              <w:numPr>
                <w:ilvl w:val="0"/>
                <w:numId w:val="69"/>
              </w:numPr>
              <w:spacing w:line="360" w:lineRule="auto"/>
              <w:contextualSpacing/>
              <w:jc w:val="both"/>
              <w:rPr>
                <w:rFonts w:ascii="Century Gothic" w:hAnsi="Century Gothic"/>
                <w:sz w:val="20"/>
                <w:szCs w:val="20"/>
              </w:rPr>
            </w:pPr>
            <w:r w:rsidRPr="00D43593">
              <w:rPr>
                <w:rFonts w:ascii="Century Gothic" w:hAnsi="Century Gothic"/>
                <w:sz w:val="20"/>
                <w:szCs w:val="20"/>
              </w:rPr>
              <w:t>Accounts payable</w:t>
            </w:r>
          </w:p>
        </w:tc>
      </w:tr>
      <w:tr w:rsidR="00FF773A" w:rsidRPr="00711AF0" w14:paraId="5E04FE2F" w14:textId="77777777" w:rsidTr="000B60F2">
        <w:trPr>
          <w:jc w:val="center"/>
        </w:trPr>
        <w:tc>
          <w:tcPr>
            <w:tcW w:w="1236" w:type="pct"/>
            <w:tcPrChange w:id="251" w:author="Mercy Kemei" w:date="2017-12-13T15:47:00Z">
              <w:tcPr>
                <w:tcW w:w="1236" w:type="pct"/>
              </w:tcPr>
            </w:tcPrChange>
          </w:tcPr>
          <w:p w14:paraId="71C0D08D" w14:textId="77777777" w:rsidR="00FF773A" w:rsidRPr="00B03BB6" w:rsidRDefault="00FF773A" w:rsidP="00FF773A">
            <w:pPr>
              <w:spacing w:line="360" w:lineRule="auto"/>
              <w:jc w:val="both"/>
              <w:rPr>
                <w:rFonts w:ascii="Century Gothic" w:hAnsi="Century Gothic"/>
              </w:rPr>
            </w:pPr>
            <w:r>
              <w:rPr>
                <w:rFonts w:ascii="Century Gothic" w:hAnsi="Century Gothic"/>
              </w:rPr>
              <w:t>Accreditation</w:t>
            </w:r>
          </w:p>
        </w:tc>
        <w:tc>
          <w:tcPr>
            <w:tcW w:w="3764" w:type="pct"/>
            <w:tcPrChange w:id="252" w:author="Mercy Kemei" w:date="2017-12-13T15:47:00Z">
              <w:tcPr>
                <w:tcW w:w="3764" w:type="pct"/>
              </w:tcPr>
            </w:tcPrChange>
          </w:tcPr>
          <w:p w14:paraId="7860A423" w14:textId="6F5AF8F3" w:rsidR="00FF773A" w:rsidRDefault="0057666D" w:rsidP="0057666D">
            <w:pPr>
              <w:pStyle w:val="ListParagraph"/>
              <w:numPr>
                <w:ilvl w:val="0"/>
                <w:numId w:val="99"/>
              </w:numPr>
              <w:spacing w:line="360" w:lineRule="auto"/>
              <w:contextualSpacing/>
              <w:jc w:val="both"/>
              <w:rPr>
                <w:rFonts w:ascii="Century Gothic" w:hAnsi="Century Gothic"/>
                <w:sz w:val="20"/>
                <w:szCs w:val="20"/>
              </w:rPr>
            </w:pPr>
            <w:r>
              <w:rPr>
                <w:rFonts w:ascii="Century Gothic" w:hAnsi="Century Gothic"/>
                <w:sz w:val="20"/>
                <w:szCs w:val="20"/>
              </w:rPr>
              <w:t>Institution Accreditation</w:t>
            </w:r>
          </w:p>
          <w:p w14:paraId="2E85CC8D" w14:textId="1EDB83CC" w:rsidR="00FF773A" w:rsidRPr="0057666D" w:rsidRDefault="0057666D" w:rsidP="0057666D">
            <w:pPr>
              <w:pStyle w:val="ListParagraph"/>
              <w:numPr>
                <w:ilvl w:val="0"/>
                <w:numId w:val="99"/>
              </w:numPr>
              <w:spacing w:line="360" w:lineRule="auto"/>
              <w:contextualSpacing/>
              <w:jc w:val="both"/>
              <w:rPr>
                <w:rFonts w:ascii="Century Gothic" w:hAnsi="Century Gothic"/>
                <w:sz w:val="20"/>
                <w:szCs w:val="20"/>
              </w:rPr>
            </w:pPr>
            <w:r>
              <w:rPr>
                <w:rFonts w:ascii="Century Gothic" w:hAnsi="Century Gothic"/>
                <w:sz w:val="20"/>
                <w:szCs w:val="20"/>
              </w:rPr>
              <w:t>Program accreditation</w:t>
            </w:r>
          </w:p>
        </w:tc>
      </w:tr>
      <w:tr w:rsidR="005419DD" w:rsidRPr="00711AF0" w14:paraId="166E9D60" w14:textId="77777777" w:rsidTr="000B60F2">
        <w:trPr>
          <w:jc w:val="center"/>
        </w:trPr>
        <w:tc>
          <w:tcPr>
            <w:tcW w:w="1236" w:type="pct"/>
          </w:tcPr>
          <w:p w14:paraId="34A51A06" w14:textId="18D37401" w:rsidR="005419DD" w:rsidRDefault="005419DD" w:rsidP="00FF773A">
            <w:pPr>
              <w:spacing w:line="360" w:lineRule="auto"/>
              <w:jc w:val="both"/>
              <w:rPr>
                <w:rFonts w:ascii="Century Gothic" w:hAnsi="Century Gothic"/>
              </w:rPr>
            </w:pPr>
            <w:r>
              <w:rPr>
                <w:rFonts w:ascii="Century Gothic" w:hAnsi="Century Gothic"/>
              </w:rPr>
              <w:t>Data Collection</w:t>
            </w:r>
          </w:p>
        </w:tc>
        <w:tc>
          <w:tcPr>
            <w:tcW w:w="3764" w:type="pct"/>
          </w:tcPr>
          <w:p w14:paraId="0BF1842E" w14:textId="2FEB14B2" w:rsidR="005419DD" w:rsidRDefault="00204081" w:rsidP="00204081">
            <w:pPr>
              <w:pStyle w:val="ListParagraph"/>
              <w:numPr>
                <w:ilvl w:val="0"/>
                <w:numId w:val="177"/>
              </w:numPr>
              <w:spacing w:line="360" w:lineRule="auto"/>
              <w:contextualSpacing/>
              <w:jc w:val="both"/>
              <w:rPr>
                <w:rFonts w:ascii="Century Gothic" w:hAnsi="Century Gothic"/>
                <w:sz w:val="20"/>
                <w:szCs w:val="20"/>
              </w:rPr>
            </w:pPr>
            <w:r>
              <w:rPr>
                <w:rFonts w:ascii="Century Gothic" w:hAnsi="Century Gothic"/>
                <w:sz w:val="20"/>
                <w:szCs w:val="20"/>
              </w:rPr>
              <w:t>Enrollment</w:t>
            </w:r>
          </w:p>
          <w:p w14:paraId="2A8D0DBB" w14:textId="77777777" w:rsidR="00204081" w:rsidRDefault="00204081" w:rsidP="00204081">
            <w:pPr>
              <w:pStyle w:val="ListParagraph"/>
              <w:numPr>
                <w:ilvl w:val="0"/>
                <w:numId w:val="177"/>
              </w:numPr>
              <w:spacing w:line="360" w:lineRule="auto"/>
              <w:contextualSpacing/>
              <w:jc w:val="both"/>
              <w:rPr>
                <w:rFonts w:ascii="Century Gothic" w:hAnsi="Century Gothic"/>
                <w:sz w:val="20"/>
                <w:szCs w:val="20"/>
              </w:rPr>
            </w:pPr>
            <w:r>
              <w:rPr>
                <w:rFonts w:ascii="Century Gothic" w:hAnsi="Century Gothic"/>
                <w:sz w:val="20"/>
                <w:szCs w:val="20"/>
              </w:rPr>
              <w:t>Foreign students</w:t>
            </w:r>
          </w:p>
          <w:p w14:paraId="189861DD" w14:textId="1E2ADB8E" w:rsidR="00204081" w:rsidRDefault="00204081" w:rsidP="00204081">
            <w:pPr>
              <w:pStyle w:val="ListParagraph"/>
              <w:numPr>
                <w:ilvl w:val="0"/>
                <w:numId w:val="177"/>
              </w:numPr>
              <w:spacing w:line="360" w:lineRule="auto"/>
              <w:contextualSpacing/>
              <w:jc w:val="both"/>
              <w:rPr>
                <w:rFonts w:ascii="Century Gothic" w:hAnsi="Century Gothic"/>
                <w:sz w:val="20"/>
                <w:szCs w:val="20"/>
              </w:rPr>
            </w:pPr>
            <w:r>
              <w:rPr>
                <w:rFonts w:ascii="Century Gothic" w:hAnsi="Century Gothic"/>
                <w:sz w:val="20"/>
                <w:szCs w:val="20"/>
              </w:rPr>
              <w:lastRenderedPageBreak/>
              <w:t>Research</w:t>
            </w:r>
          </w:p>
          <w:p w14:paraId="1E7018A3" w14:textId="77777777" w:rsidR="00204081" w:rsidRDefault="00E163F3" w:rsidP="00204081">
            <w:pPr>
              <w:pStyle w:val="ListParagraph"/>
              <w:numPr>
                <w:ilvl w:val="0"/>
                <w:numId w:val="177"/>
              </w:numPr>
              <w:spacing w:line="360" w:lineRule="auto"/>
              <w:contextualSpacing/>
              <w:jc w:val="both"/>
              <w:rPr>
                <w:rFonts w:ascii="Century Gothic" w:hAnsi="Century Gothic"/>
                <w:sz w:val="20"/>
                <w:szCs w:val="20"/>
              </w:rPr>
            </w:pPr>
            <w:r>
              <w:rPr>
                <w:rFonts w:ascii="Century Gothic" w:hAnsi="Century Gothic"/>
                <w:sz w:val="20"/>
                <w:szCs w:val="20"/>
              </w:rPr>
              <w:t>County/Regions</w:t>
            </w:r>
          </w:p>
          <w:p w14:paraId="55C6077C" w14:textId="3FF52535" w:rsidR="00E163F3" w:rsidRDefault="00E163F3" w:rsidP="00204081">
            <w:pPr>
              <w:pStyle w:val="ListParagraph"/>
              <w:numPr>
                <w:ilvl w:val="0"/>
                <w:numId w:val="177"/>
              </w:numPr>
              <w:spacing w:line="360" w:lineRule="auto"/>
              <w:contextualSpacing/>
              <w:jc w:val="both"/>
              <w:rPr>
                <w:rFonts w:ascii="Century Gothic" w:hAnsi="Century Gothic"/>
                <w:sz w:val="20"/>
                <w:szCs w:val="20"/>
              </w:rPr>
            </w:pPr>
            <w:r>
              <w:rPr>
                <w:rFonts w:ascii="Century Gothic" w:hAnsi="Century Gothic"/>
                <w:sz w:val="20"/>
                <w:szCs w:val="20"/>
              </w:rPr>
              <w:t>Disability</w:t>
            </w:r>
          </w:p>
          <w:p w14:paraId="4C5B1931" w14:textId="3A70BC9B" w:rsidR="00E163F3" w:rsidRDefault="00E163F3" w:rsidP="00204081">
            <w:pPr>
              <w:pStyle w:val="ListParagraph"/>
              <w:numPr>
                <w:ilvl w:val="0"/>
                <w:numId w:val="177"/>
              </w:numPr>
              <w:spacing w:line="360" w:lineRule="auto"/>
              <w:contextualSpacing/>
              <w:jc w:val="both"/>
              <w:rPr>
                <w:rFonts w:ascii="Century Gothic" w:hAnsi="Century Gothic"/>
                <w:sz w:val="20"/>
                <w:szCs w:val="20"/>
              </w:rPr>
            </w:pPr>
            <w:r>
              <w:rPr>
                <w:rFonts w:ascii="Century Gothic" w:hAnsi="Century Gothic"/>
                <w:sz w:val="20"/>
                <w:szCs w:val="20"/>
              </w:rPr>
              <w:t>Finance</w:t>
            </w:r>
          </w:p>
          <w:p w14:paraId="32C93322" w14:textId="38625D24" w:rsidR="00E163F3" w:rsidRDefault="00E163F3" w:rsidP="00204081">
            <w:pPr>
              <w:pStyle w:val="ListParagraph"/>
              <w:numPr>
                <w:ilvl w:val="0"/>
                <w:numId w:val="177"/>
              </w:numPr>
              <w:spacing w:line="360" w:lineRule="auto"/>
              <w:contextualSpacing/>
              <w:jc w:val="both"/>
              <w:rPr>
                <w:rFonts w:ascii="Century Gothic" w:hAnsi="Century Gothic"/>
                <w:sz w:val="20"/>
                <w:szCs w:val="20"/>
              </w:rPr>
            </w:pPr>
            <w:r>
              <w:rPr>
                <w:rFonts w:ascii="Century Gothic" w:hAnsi="Century Gothic"/>
                <w:sz w:val="20"/>
                <w:szCs w:val="20"/>
              </w:rPr>
              <w:t>Graduation</w:t>
            </w:r>
          </w:p>
          <w:p w14:paraId="15F8A3F7" w14:textId="62340380" w:rsidR="00E163F3" w:rsidRDefault="00E163F3" w:rsidP="00204081">
            <w:pPr>
              <w:pStyle w:val="ListParagraph"/>
              <w:numPr>
                <w:ilvl w:val="0"/>
                <w:numId w:val="177"/>
              </w:numPr>
              <w:spacing w:line="360" w:lineRule="auto"/>
              <w:contextualSpacing/>
              <w:jc w:val="both"/>
              <w:rPr>
                <w:rFonts w:ascii="Century Gothic" w:hAnsi="Century Gothic"/>
                <w:sz w:val="20"/>
                <w:szCs w:val="20"/>
              </w:rPr>
            </w:pPr>
            <w:r>
              <w:rPr>
                <w:rFonts w:ascii="Century Gothic" w:hAnsi="Century Gothic"/>
                <w:sz w:val="20"/>
                <w:szCs w:val="20"/>
              </w:rPr>
              <w:t>Resources</w:t>
            </w:r>
          </w:p>
          <w:p w14:paraId="3CE41E63" w14:textId="2A8FD06A" w:rsidR="00E163F3" w:rsidRPr="00E163F3" w:rsidRDefault="00E163F3" w:rsidP="00E163F3">
            <w:pPr>
              <w:pStyle w:val="ListParagraph"/>
              <w:numPr>
                <w:ilvl w:val="0"/>
                <w:numId w:val="177"/>
              </w:numPr>
              <w:spacing w:line="360" w:lineRule="auto"/>
              <w:contextualSpacing/>
              <w:jc w:val="both"/>
              <w:rPr>
                <w:rFonts w:ascii="Century Gothic" w:hAnsi="Century Gothic"/>
                <w:sz w:val="20"/>
                <w:szCs w:val="20"/>
              </w:rPr>
            </w:pPr>
            <w:r>
              <w:rPr>
                <w:rFonts w:ascii="Century Gothic" w:hAnsi="Century Gothic"/>
                <w:sz w:val="20"/>
                <w:szCs w:val="20"/>
              </w:rPr>
              <w:t>Staffing</w:t>
            </w:r>
          </w:p>
        </w:tc>
      </w:tr>
      <w:tr w:rsidR="00E163F3" w:rsidRPr="00711AF0" w14:paraId="531F71A0" w14:textId="77777777" w:rsidTr="000B60F2">
        <w:trPr>
          <w:jc w:val="center"/>
        </w:trPr>
        <w:tc>
          <w:tcPr>
            <w:tcW w:w="1236" w:type="pct"/>
          </w:tcPr>
          <w:p w14:paraId="6037C97C" w14:textId="0D5B977E" w:rsidR="00E163F3" w:rsidRDefault="00630F7E" w:rsidP="00FF773A">
            <w:pPr>
              <w:spacing w:line="360" w:lineRule="auto"/>
              <w:jc w:val="both"/>
              <w:rPr>
                <w:rFonts w:ascii="Century Gothic" w:hAnsi="Century Gothic"/>
              </w:rPr>
            </w:pPr>
            <w:r>
              <w:rPr>
                <w:rFonts w:ascii="Century Gothic" w:hAnsi="Century Gothic"/>
              </w:rPr>
              <w:lastRenderedPageBreak/>
              <w:t>Quality Audit</w:t>
            </w:r>
          </w:p>
        </w:tc>
        <w:tc>
          <w:tcPr>
            <w:tcW w:w="3764" w:type="pct"/>
          </w:tcPr>
          <w:p w14:paraId="57397A8E" w14:textId="00B59C30" w:rsidR="00E163F3" w:rsidRPr="00630F7E" w:rsidRDefault="00630F7E" w:rsidP="00630F7E">
            <w:pPr>
              <w:pStyle w:val="ListParagraph"/>
              <w:numPr>
                <w:ilvl w:val="0"/>
                <w:numId w:val="180"/>
              </w:numPr>
              <w:spacing w:line="360" w:lineRule="auto"/>
              <w:contextualSpacing/>
              <w:jc w:val="both"/>
              <w:rPr>
                <w:rFonts w:ascii="Century Gothic" w:hAnsi="Century Gothic"/>
                <w:sz w:val="20"/>
                <w:szCs w:val="20"/>
              </w:rPr>
            </w:pPr>
            <w:r>
              <w:rPr>
                <w:rFonts w:ascii="Century Gothic" w:hAnsi="Century Gothic"/>
                <w:sz w:val="20"/>
                <w:szCs w:val="20"/>
              </w:rPr>
              <w:t>Quality audit for institution</w:t>
            </w:r>
          </w:p>
        </w:tc>
      </w:tr>
    </w:tbl>
    <w:p w14:paraId="267FAEAD" w14:textId="77777777" w:rsidR="00FF773A" w:rsidRPr="00711AF0" w:rsidRDefault="00FF773A" w:rsidP="00FF773A">
      <w:pPr>
        <w:spacing w:line="360" w:lineRule="auto"/>
        <w:ind w:left="360"/>
        <w:jc w:val="both"/>
        <w:rPr>
          <w:rFonts w:ascii="Century Gothic" w:hAnsi="Century Gothic"/>
          <w:sz w:val="24"/>
          <w:szCs w:val="24"/>
        </w:rPr>
      </w:pPr>
    </w:p>
    <w:p w14:paraId="0B5CE503" w14:textId="77777777" w:rsidR="00FF773A" w:rsidRPr="00711AF0" w:rsidRDefault="00FF773A" w:rsidP="00FF773A">
      <w:pPr>
        <w:spacing w:line="360" w:lineRule="auto"/>
        <w:ind w:left="360"/>
        <w:jc w:val="both"/>
        <w:rPr>
          <w:rFonts w:ascii="Century Gothic" w:hAnsi="Century Gothic"/>
          <w:sz w:val="24"/>
          <w:szCs w:val="24"/>
        </w:rPr>
      </w:pPr>
    </w:p>
    <w:p w14:paraId="05CA667B" w14:textId="77777777" w:rsidR="00FF773A" w:rsidRPr="00711AF0" w:rsidRDefault="00FF773A" w:rsidP="00FF773A">
      <w:pPr>
        <w:spacing w:line="360" w:lineRule="auto"/>
        <w:ind w:left="360"/>
        <w:jc w:val="both"/>
        <w:rPr>
          <w:rFonts w:ascii="Century Gothic" w:hAnsi="Century Gothic"/>
          <w:sz w:val="24"/>
          <w:szCs w:val="24"/>
        </w:rPr>
      </w:pPr>
    </w:p>
    <w:p w14:paraId="40CA2D9D" w14:textId="77777777" w:rsidR="00FF773A" w:rsidRPr="00711AF0" w:rsidRDefault="00FF773A" w:rsidP="00FF773A">
      <w:pPr>
        <w:pStyle w:val="ListParagraph"/>
        <w:spacing w:line="360" w:lineRule="auto"/>
        <w:ind w:left="360"/>
        <w:jc w:val="center"/>
        <w:outlineLvl w:val="1"/>
        <w:rPr>
          <w:rFonts w:ascii="Century Gothic" w:hAnsi="Century Gothic"/>
          <w:b/>
        </w:rPr>
      </w:pPr>
    </w:p>
    <w:p w14:paraId="2744AAF7" w14:textId="77777777" w:rsidR="00FF773A" w:rsidRPr="00711AF0" w:rsidRDefault="00FF773A" w:rsidP="00FF773A">
      <w:pPr>
        <w:overflowPunct/>
        <w:autoSpaceDE/>
        <w:autoSpaceDN/>
        <w:adjustRightInd/>
        <w:spacing w:line="360" w:lineRule="auto"/>
        <w:textAlignment w:val="auto"/>
        <w:rPr>
          <w:rFonts w:ascii="Century Gothic" w:hAnsi="Century Gothic"/>
          <w:b/>
          <w:sz w:val="24"/>
          <w:szCs w:val="24"/>
          <w:lang w:val="en-GB"/>
        </w:rPr>
      </w:pPr>
      <w:bookmarkStart w:id="253" w:name="_Toc466921031"/>
      <w:r w:rsidRPr="00711AF0">
        <w:rPr>
          <w:rFonts w:ascii="Century Gothic" w:hAnsi="Century Gothic"/>
          <w:b/>
          <w:lang w:val="en-GB"/>
        </w:rPr>
        <w:br w:type="page"/>
      </w:r>
    </w:p>
    <w:p w14:paraId="105F91C9" w14:textId="77777777" w:rsidR="00FF773A" w:rsidRPr="002A7D6C" w:rsidRDefault="00FF773A" w:rsidP="00FF773A">
      <w:pPr>
        <w:pStyle w:val="NormalWeb"/>
        <w:jc w:val="center"/>
        <w:outlineLvl w:val="0"/>
        <w:rPr>
          <w:rFonts w:ascii="Century Gothic" w:hAnsi="Century Gothic"/>
          <w:b/>
          <w:bCs/>
          <w:sz w:val="36"/>
          <w:szCs w:val="36"/>
        </w:rPr>
      </w:pPr>
      <w:bookmarkStart w:id="254" w:name="_Toc535316431"/>
      <w:bookmarkEnd w:id="253"/>
      <w:r w:rsidRPr="002A7D6C">
        <w:rPr>
          <w:rFonts w:ascii="Century Gothic" w:hAnsi="Century Gothic"/>
          <w:b/>
          <w:bCs/>
          <w:noProof/>
          <w:sz w:val="36"/>
          <w:szCs w:val="36"/>
          <w:lang w:val="sw-KE" w:eastAsia="sw-KE"/>
        </w:rPr>
        <w:lastRenderedPageBreak/>
        <w:t xml:space="preserve">SECTION D: CONCEPTUAL BUSINESS PROCESS MODELS FOR </w:t>
      </w:r>
      <w:r>
        <w:rPr>
          <w:rFonts w:ascii="Century Gothic" w:hAnsi="Century Gothic"/>
          <w:b/>
          <w:bCs/>
          <w:noProof/>
          <w:sz w:val="36"/>
          <w:szCs w:val="36"/>
          <w:lang w:val="sw-KE" w:eastAsia="sw-KE"/>
        </w:rPr>
        <w:t>ACCREDITATION</w:t>
      </w:r>
      <w:bookmarkEnd w:id="254"/>
    </w:p>
    <w:p w14:paraId="3D688D82" w14:textId="77777777" w:rsidR="00FF773A" w:rsidRPr="00711AF0" w:rsidRDefault="00FF773A" w:rsidP="00FF773A">
      <w:pPr>
        <w:spacing w:line="312" w:lineRule="auto"/>
        <w:jc w:val="both"/>
        <w:rPr>
          <w:rFonts w:ascii="Century Gothic" w:hAnsi="Century Gothic"/>
          <w:sz w:val="24"/>
          <w:szCs w:val="24"/>
        </w:rPr>
      </w:pPr>
      <w:r w:rsidRPr="00711AF0">
        <w:rPr>
          <w:rFonts w:ascii="Century Gothic" w:hAnsi="Century Gothic"/>
          <w:b/>
          <w:bCs/>
          <w:noProof/>
          <w:sz w:val="24"/>
          <w:szCs w:val="24"/>
        </w:rPr>
        <mc:AlternateContent>
          <mc:Choice Requires="wps">
            <w:drawing>
              <wp:anchor distT="0" distB="0" distL="114300" distR="114300" simplePos="0" relativeHeight="251667456" behindDoc="0" locked="0" layoutInCell="1" allowOverlap="1" wp14:anchorId="61130493" wp14:editId="31A3535F">
                <wp:simplePos x="0" y="0"/>
                <wp:positionH relativeFrom="column">
                  <wp:posOffset>-619125</wp:posOffset>
                </wp:positionH>
                <wp:positionV relativeFrom="paragraph">
                  <wp:posOffset>-2540</wp:posOffset>
                </wp:positionV>
                <wp:extent cx="7105650" cy="0"/>
                <wp:effectExtent l="9525" t="15240" r="28575" b="41910"/>
                <wp:wrapNone/>
                <wp:docPr id="18"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5650" cy="0"/>
                        </a:xfrm>
                        <a:prstGeom prst="straightConnector1">
                          <a:avLst/>
                        </a:prstGeom>
                        <a:noFill/>
                        <a:ln w="19050">
                          <a:solidFill>
                            <a:srgbClr val="C00000"/>
                          </a:solidFill>
                          <a:round/>
                          <a:headEnd/>
                          <a:tailEnd/>
                        </a:ln>
                        <a:effectLst>
                          <a:outerShdw dist="28398" dir="3806097" algn="ctr" rotWithShape="0">
                            <a:srgbClr val="205867">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6E3E3D8" id="AutoShape 30" o:spid="_x0000_s1026" type="#_x0000_t32" style="position:absolute;margin-left:-48.75pt;margin-top:-.2pt;width:559.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" strokecolor="#c00000" strokeweight="1.5pt">
                <v:shadow on="t" color="#205867" opacity=".5" offset="1pt"/>
              </v:shape>
            </w:pict>
          </mc:Fallback>
        </mc:AlternateContent>
      </w:r>
    </w:p>
    <w:p w14:paraId="6F09849F" w14:textId="5718DA17" w:rsidR="00FF773A" w:rsidRPr="00711AF0" w:rsidRDefault="00FF773A" w:rsidP="00FF773A">
      <w:pPr>
        <w:pStyle w:val="Heading2"/>
        <w:spacing w:line="360" w:lineRule="auto"/>
        <w:rPr>
          <w:rFonts w:ascii="Century Gothic" w:hAnsi="Century Gothic"/>
          <w:color w:val="auto"/>
          <w:sz w:val="24"/>
          <w:szCs w:val="24"/>
        </w:rPr>
      </w:pPr>
      <w:bookmarkStart w:id="255" w:name="_Toc535316432"/>
      <w:r w:rsidRPr="00711AF0">
        <w:rPr>
          <w:rStyle w:val="Heading1Char"/>
          <w:rFonts w:ascii="Century Gothic" w:hAnsi="Century Gothic"/>
          <w:color w:val="auto"/>
          <w:sz w:val="24"/>
          <w:szCs w:val="24"/>
        </w:rPr>
        <w:t>4.1</w:t>
      </w:r>
      <w:r w:rsidRPr="00711AF0">
        <w:rPr>
          <w:rFonts w:ascii="Century Gothic" w:hAnsi="Century Gothic"/>
          <w:color w:val="auto"/>
          <w:sz w:val="24"/>
          <w:szCs w:val="24"/>
        </w:rPr>
        <w:t xml:space="preserve"> </w:t>
      </w:r>
      <w:r w:rsidRPr="00B03BB6">
        <w:rPr>
          <w:rFonts w:ascii="Century Gothic" w:hAnsi="Century Gothic"/>
          <w:b/>
          <w:color w:val="auto"/>
          <w:sz w:val="24"/>
          <w:szCs w:val="24"/>
        </w:rPr>
        <w:t>System process</w:t>
      </w:r>
      <w:r w:rsidR="00B204DD">
        <w:rPr>
          <w:rFonts w:ascii="Century Gothic" w:hAnsi="Century Gothic"/>
          <w:b/>
          <w:color w:val="auto"/>
          <w:sz w:val="24"/>
          <w:szCs w:val="24"/>
        </w:rPr>
        <w:t xml:space="preserve"> description</w:t>
      </w:r>
      <w:r w:rsidR="00FD6A5E">
        <w:rPr>
          <w:rFonts w:ascii="Century Gothic" w:hAnsi="Century Gothic"/>
          <w:b/>
          <w:color w:val="auto"/>
          <w:sz w:val="24"/>
          <w:szCs w:val="24"/>
        </w:rPr>
        <w:t>(Institution)</w:t>
      </w:r>
      <w:bookmarkEnd w:id="255"/>
    </w:p>
    <w:p w14:paraId="5B31C424" w14:textId="12E5A3B0" w:rsidR="00FF773A" w:rsidRDefault="00FF773A" w:rsidP="00FF773A">
      <w:pPr>
        <w:pStyle w:val="Default"/>
        <w:spacing w:after="120" w:line="360" w:lineRule="auto"/>
        <w:rPr>
          <w:rFonts w:cs="Times New Roman"/>
          <w:sz w:val="22"/>
          <w:szCs w:val="22"/>
        </w:rPr>
      </w:pPr>
      <w:r w:rsidRPr="007F067F">
        <w:rPr>
          <w:rFonts w:cs="Times New Roman"/>
          <w:sz w:val="22"/>
          <w:szCs w:val="22"/>
        </w:rPr>
        <w:t xml:space="preserve">The System Process model below shows the </w:t>
      </w:r>
      <w:r>
        <w:rPr>
          <w:rFonts w:cs="Times New Roman"/>
          <w:sz w:val="22"/>
          <w:szCs w:val="22"/>
        </w:rPr>
        <w:t>accreditation</w:t>
      </w:r>
      <w:r w:rsidRPr="007F067F">
        <w:rPr>
          <w:rFonts w:cs="Times New Roman"/>
          <w:sz w:val="22"/>
          <w:szCs w:val="22"/>
        </w:rPr>
        <w:t xml:space="preserve"> process.</w:t>
      </w:r>
    </w:p>
    <w:p w14:paraId="27159EB2" w14:textId="77777777" w:rsidR="00B204DD" w:rsidRPr="00B5032E" w:rsidRDefault="00B204DD" w:rsidP="00B204DD">
      <w:pPr>
        <w:pStyle w:val="ListParagraph"/>
        <w:numPr>
          <w:ilvl w:val="0"/>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t>The process is initiated by the institutions sponsor.</w:t>
      </w:r>
    </w:p>
    <w:p w14:paraId="0375D761" w14:textId="77777777" w:rsidR="00B204DD" w:rsidRPr="00B5032E" w:rsidRDefault="00B204DD" w:rsidP="00B204DD">
      <w:pPr>
        <w:pStyle w:val="ListParagraph"/>
        <w:numPr>
          <w:ilvl w:val="0"/>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t>A form is filled which includes the following:</w:t>
      </w:r>
    </w:p>
    <w:p w14:paraId="5AD44701" w14:textId="77777777" w:rsidR="00B204DD" w:rsidRPr="00B5032E" w:rsidRDefault="00B204DD" w:rsidP="00B204DD">
      <w:pPr>
        <w:pStyle w:val="ListParagraph"/>
        <w:numPr>
          <w:ilvl w:val="1"/>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t>Institution details, including the type of institution applying:</w:t>
      </w:r>
    </w:p>
    <w:p w14:paraId="1CB4D5FF" w14:textId="77777777" w:rsidR="00B204DD" w:rsidRPr="00B5032E" w:rsidRDefault="00B204DD" w:rsidP="00B204DD">
      <w:pPr>
        <w:pStyle w:val="ListParagraph"/>
        <w:numPr>
          <w:ilvl w:val="2"/>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t>Campus</w:t>
      </w:r>
    </w:p>
    <w:p w14:paraId="608248F0" w14:textId="77777777" w:rsidR="00B204DD" w:rsidRPr="00B5032E" w:rsidRDefault="00B204DD" w:rsidP="00B204DD">
      <w:pPr>
        <w:pStyle w:val="ListParagraph"/>
        <w:numPr>
          <w:ilvl w:val="2"/>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t>ODEL and Online Institutions</w:t>
      </w:r>
    </w:p>
    <w:p w14:paraId="01350CF6" w14:textId="77777777" w:rsidR="00B204DD" w:rsidRPr="00B5032E" w:rsidRDefault="00B204DD" w:rsidP="00B204DD">
      <w:pPr>
        <w:pStyle w:val="ListParagraph"/>
        <w:numPr>
          <w:ilvl w:val="2"/>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t>Public/Private University (Need to track category such as Interim, Chartered etc.)</w:t>
      </w:r>
    </w:p>
    <w:p w14:paraId="6B3EF0D0" w14:textId="77777777" w:rsidR="00B204DD" w:rsidRPr="00B5032E" w:rsidRDefault="00B204DD" w:rsidP="00B204DD">
      <w:pPr>
        <w:pStyle w:val="ListParagraph"/>
        <w:numPr>
          <w:ilvl w:val="2"/>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t>Constituent College</w:t>
      </w:r>
    </w:p>
    <w:p w14:paraId="68A94549" w14:textId="77777777" w:rsidR="00B204DD" w:rsidRPr="00B5032E" w:rsidRDefault="00B204DD" w:rsidP="00B204DD">
      <w:pPr>
        <w:pStyle w:val="ListParagraph"/>
        <w:numPr>
          <w:ilvl w:val="2"/>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t>Specialized Degree-awarding Institutions</w:t>
      </w:r>
    </w:p>
    <w:p w14:paraId="40D3F249" w14:textId="77777777" w:rsidR="00B204DD" w:rsidRPr="00B5032E" w:rsidRDefault="00B204DD" w:rsidP="00B204DD">
      <w:pPr>
        <w:pStyle w:val="ListParagraph"/>
        <w:spacing w:line="360" w:lineRule="auto"/>
        <w:ind w:left="1440"/>
        <w:contextualSpacing/>
        <w:jc w:val="both"/>
        <w:rPr>
          <w:rFonts w:ascii="Century Gothic" w:hAnsi="Century Gothic"/>
          <w:sz w:val="22"/>
          <w:szCs w:val="22"/>
        </w:rPr>
      </w:pPr>
    </w:p>
    <w:p w14:paraId="1E02C286" w14:textId="77777777" w:rsidR="00B204DD" w:rsidRPr="00B5032E" w:rsidRDefault="00B204DD" w:rsidP="00B204DD">
      <w:pPr>
        <w:pStyle w:val="ListParagraph"/>
        <w:numPr>
          <w:ilvl w:val="1"/>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t xml:space="preserve">Programs that will be offered by the institution </w:t>
      </w:r>
    </w:p>
    <w:p w14:paraId="6AED46A6" w14:textId="77777777" w:rsidR="00B204DD" w:rsidRPr="00B5032E" w:rsidRDefault="00B204DD" w:rsidP="00B204DD">
      <w:pPr>
        <w:pStyle w:val="ListParagraph"/>
        <w:numPr>
          <w:ilvl w:val="0"/>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t>A cove letter is attached.</w:t>
      </w:r>
    </w:p>
    <w:p w14:paraId="2BBC4272" w14:textId="77777777" w:rsidR="00B204DD" w:rsidRPr="00B5032E" w:rsidRDefault="00B204DD" w:rsidP="00B204DD">
      <w:pPr>
        <w:pStyle w:val="ListParagraph"/>
        <w:numPr>
          <w:ilvl w:val="0"/>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t>A proposal document is attached-this details the wider narrative of what the institution/program entails.</w:t>
      </w:r>
    </w:p>
    <w:p w14:paraId="704DD7DE" w14:textId="77777777" w:rsidR="00B204DD" w:rsidRPr="00B5032E" w:rsidRDefault="00B204DD" w:rsidP="00B204DD">
      <w:pPr>
        <w:pStyle w:val="ListParagraph"/>
        <w:numPr>
          <w:ilvl w:val="0"/>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t>Payment is made about the type of accreditation i.e.</w:t>
      </w:r>
    </w:p>
    <w:p w14:paraId="755F5249" w14:textId="77777777" w:rsidR="00B204DD" w:rsidRPr="00B5032E" w:rsidRDefault="00B204DD" w:rsidP="00B204DD">
      <w:pPr>
        <w:pStyle w:val="ListParagraph"/>
        <w:numPr>
          <w:ilvl w:val="1"/>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t xml:space="preserve">Public universities- Kshs. </w:t>
      </w:r>
      <w:r w:rsidRPr="00B5032E">
        <w:rPr>
          <w:rFonts w:ascii="Century Gothic" w:hAnsi="Century Gothic"/>
          <w:b/>
          <w:sz w:val="22"/>
          <w:szCs w:val="22"/>
        </w:rPr>
        <w:t>410 ,000.</w:t>
      </w:r>
    </w:p>
    <w:p w14:paraId="64E4B76C" w14:textId="77777777" w:rsidR="00B204DD" w:rsidRPr="00B5032E" w:rsidRDefault="00B204DD" w:rsidP="00B204DD">
      <w:pPr>
        <w:pStyle w:val="ListParagraph"/>
        <w:numPr>
          <w:ilvl w:val="1"/>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t>Campus-</w:t>
      </w:r>
      <w:r w:rsidRPr="00B5032E">
        <w:rPr>
          <w:sz w:val="22"/>
          <w:szCs w:val="22"/>
        </w:rPr>
        <w:t xml:space="preserve"> </w:t>
      </w:r>
      <w:r w:rsidRPr="00B5032E">
        <w:rPr>
          <w:rFonts w:ascii="Century Gothic" w:hAnsi="Century Gothic"/>
          <w:sz w:val="22"/>
          <w:szCs w:val="22"/>
        </w:rPr>
        <w:t xml:space="preserve">Kshs. </w:t>
      </w:r>
      <w:r w:rsidRPr="00B5032E">
        <w:rPr>
          <w:rFonts w:ascii="Century Gothic" w:hAnsi="Century Gothic"/>
          <w:b/>
          <w:sz w:val="22"/>
          <w:szCs w:val="22"/>
        </w:rPr>
        <w:t>150,000.</w:t>
      </w:r>
    </w:p>
    <w:p w14:paraId="355DA2A5" w14:textId="77777777" w:rsidR="00B204DD" w:rsidRPr="00B5032E" w:rsidRDefault="00B204DD" w:rsidP="00B204DD">
      <w:pPr>
        <w:pStyle w:val="ListParagraph"/>
        <w:numPr>
          <w:ilvl w:val="0"/>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t>The applicant provides the payment document i.e. bank deposit slip.</w:t>
      </w:r>
    </w:p>
    <w:p w14:paraId="643569CF" w14:textId="77777777" w:rsidR="00B204DD" w:rsidRPr="00B5032E" w:rsidRDefault="00B204DD" w:rsidP="00B204DD">
      <w:pPr>
        <w:pStyle w:val="ListParagraph"/>
        <w:numPr>
          <w:ilvl w:val="0"/>
          <w:numId w:val="181"/>
        </w:numPr>
        <w:spacing w:after="160" w:line="360" w:lineRule="auto"/>
        <w:contextualSpacing/>
        <w:rPr>
          <w:rFonts w:ascii="Century Gothic" w:hAnsi="Century Gothic"/>
          <w:sz w:val="22"/>
          <w:szCs w:val="22"/>
        </w:rPr>
      </w:pPr>
      <w:r w:rsidRPr="00B5032E">
        <w:rPr>
          <w:rFonts w:ascii="Century Gothic" w:hAnsi="Century Gothic"/>
          <w:sz w:val="22"/>
          <w:szCs w:val="22"/>
        </w:rPr>
        <w:t>The application is forwarded to processing departments (Institution accreditation) for preliminary checks (completeness checks).</w:t>
      </w:r>
    </w:p>
    <w:p w14:paraId="70290A2E" w14:textId="77777777" w:rsidR="00B204DD" w:rsidRPr="00B5032E" w:rsidRDefault="00B204DD" w:rsidP="00B204DD">
      <w:pPr>
        <w:pStyle w:val="ListParagraph"/>
        <w:numPr>
          <w:ilvl w:val="0"/>
          <w:numId w:val="181"/>
        </w:numPr>
        <w:spacing w:after="160" w:line="360" w:lineRule="auto"/>
        <w:contextualSpacing/>
        <w:rPr>
          <w:rFonts w:ascii="Century Gothic" w:hAnsi="Century Gothic"/>
          <w:sz w:val="22"/>
          <w:szCs w:val="22"/>
        </w:rPr>
      </w:pPr>
      <w:r w:rsidRPr="00B5032E">
        <w:rPr>
          <w:rFonts w:ascii="Century Gothic" w:hAnsi="Century Gothic"/>
          <w:sz w:val="22"/>
          <w:szCs w:val="22"/>
        </w:rPr>
        <w:t>A panel is selected from a pre-qualified number of experts, resources etc.</w:t>
      </w:r>
    </w:p>
    <w:p w14:paraId="71787AB2" w14:textId="77777777" w:rsidR="00B204DD" w:rsidRPr="00B5032E" w:rsidRDefault="00B204DD" w:rsidP="00B204DD">
      <w:pPr>
        <w:pStyle w:val="ListParagraph"/>
        <w:numPr>
          <w:ilvl w:val="0"/>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t>On panel selection, a peer review is conducted which involves subject experts’ evaluation on ground to ensure mentioned standards filled in the institution details match with the ground situation.</w:t>
      </w:r>
    </w:p>
    <w:p w14:paraId="360805C3" w14:textId="77777777" w:rsidR="00B204DD" w:rsidRPr="00B5032E" w:rsidRDefault="00B204DD" w:rsidP="00B204DD">
      <w:pPr>
        <w:pStyle w:val="ListParagraph"/>
        <w:spacing w:line="360" w:lineRule="auto"/>
        <w:contextualSpacing/>
        <w:jc w:val="both"/>
        <w:rPr>
          <w:rFonts w:ascii="Century Gothic" w:hAnsi="Century Gothic"/>
          <w:sz w:val="22"/>
          <w:szCs w:val="22"/>
        </w:rPr>
      </w:pPr>
      <w:r w:rsidRPr="00B5032E">
        <w:rPr>
          <w:rFonts w:ascii="Century Gothic" w:hAnsi="Century Gothic"/>
          <w:sz w:val="22"/>
          <w:szCs w:val="22"/>
        </w:rPr>
        <w:t>This is to ensure the minimum requirements are met.</w:t>
      </w:r>
    </w:p>
    <w:p w14:paraId="6CD1D07F" w14:textId="77777777" w:rsidR="00B204DD" w:rsidRPr="00B5032E" w:rsidRDefault="00B204DD" w:rsidP="00B204DD">
      <w:pPr>
        <w:pStyle w:val="ListParagraph"/>
        <w:numPr>
          <w:ilvl w:val="0"/>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lastRenderedPageBreak/>
        <w:t>On board approval stage, the board members may either approve or reject the application. On approval the institution is awarded the accreditation certificate. The institution has to operate for a period before being awarded the charter. On rejection, the application goes back to peer review/evaluation stage. The possible verdicts are:</w:t>
      </w:r>
    </w:p>
    <w:p w14:paraId="48387CFD" w14:textId="77777777" w:rsidR="00B204DD" w:rsidRPr="00B5032E" w:rsidRDefault="00B204DD" w:rsidP="00B204DD">
      <w:pPr>
        <w:pStyle w:val="ListParagraph"/>
        <w:numPr>
          <w:ilvl w:val="2"/>
          <w:numId w:val="181"/>
        </w:numPr>
        <w:spacing w:line="276" w:lineRule="auto"/>
        <w:contextualSpacing/>
        <w:jc w:val="both"/>
        <w:rPr>
          <w:rFonts w:ascii="Century Gothic" w:hAnsi="Century Gothic"/>
          <w:b/>
          <w:sz w:val="22"/>
          <w:szCs w:val="22"/>
        </w:rPr>
      </w:pPr>
      <w:r w:rsidRPr="00B5032E">
        <w:rPr>
          <w:rFonts w:ascii="Century Gothic" w:hAnsi="Century Gothic"/>
          <w:b/>
          <w:sz w:val="22"/>
          <w:szCs w:val="22"/>
        </w:rPr>
        <w:t>Redesign</w:t>
      </w:r>
    </w:p>
    <w:p w14:paraId="3A1FE2A2" w14:textId="77777777" w:rsidR="00B204DD" w:rsidRPr="00B5032E" w:rsidRDefault="00B204DD" w:rsidP="00B204DD">
      <w:pPr>
        <w:pStyle w:val="ListParagraph"/>
        <w:numPr>
          <w:ilvl w:val="3"/>
          <w:numId w:val="181"/>
        </w:numPr>
        <w:spacing w:line="276" w:lineRule="auto"/>
        <w:contextualSpacing/>
        <w:jc w:val="both"/>
        <w:rPr>
          <w:rFonts w:ascii="Century Gothic" w:hAnsi="Century Gothic"/>
          <w:sz w:val="22"/>
          <w:szCs w:val="22"/>
        </w:rPr>
      </w:pPr>
      <w:r w:rsidRPr="00B5032E">
        <w:rPr>
          <w:rFonts w:ascii="Century Gothic" w:hAnsi="Century Gothic"/>
          <w:sz w:val="22"/>
          <w:szCs w:val="22"/>
        </w:rPr>
        <w:t>Based on exit report and new checklist (Applicant must re-submit within 90 Days)</w:t>
      </w:r>
    </w:p>
    <w:p w14:paraId="744629D4" w14:textId="77777777" w:rsidR="00B204DD" w:rsidRPr="00B5032E" w:rsidRDefault="00B204DD" w:rsidP="00B204DD">
      <w:pPr>
        <w:pStyle w:val="ListParagraph"/>
        <w:numPr>
          <w:ilvl w:val="3"/>
          <w:numId w:val="181"/>
        </w:numPr>
        <w:spacing w:line="276" w:lineRule="auto"/>
        <w:contextualSpacing/>
        <w:jc w:val="both"/>
        <w:rPr>
          <w:rFonts w:ascii="Century Gothic" w:hAnsi="Century Gothic"/>
          <w:sz w:val="22"/>
          <w:szCs w:val="22"/>
        </w:rPr>
      </w:pPr>
      <w:r w:rsidRPr="00B5032E">
        <w:rPr>
          <w:rFonts w:ascii="Century Gothic" w:hAnsi="Century Gothic"/>
          <w:sz w:val="22"/>
          <w:szCs w:val="22"/>
        </w:rPr>
        <w:t>System creates a Re-design application that references the original proposal form (Possibility of being a free or billable service)</w:t>
      </w:r>
    </w:p>
    <w:p w14:paraId="42BFA712" w14:textId="77777777" w:rsidR="00B204DD" w:rsidRPr="00B5032E" w:rsidRDefault="00B204DD" w:rsidP="00B204DD">
      <w:pPr>
        <w:pStyle w:val="ListParagraph"/>
        <w:numPr>
          <w:ilvl w:val="3"/>
          <w:numId w:val="181"/>
        </w:numPr>
        <w:spacing w:line="276" w:lineRule="auto"/>
        <w:contextualSpacing/>
        <w:jc w:val="both"/>
        <w:rPr>
          <w:rFonts w:ascii="Century Gothic" w:hAnsi="Century Gothic"/>
          <w:sz w:val="22"/>
          <w:szCs w:val="22"/>
        </w:rPr>
      </w:pPr>
      <w:r w:rsidRPr="00B5032E">
        <w:rPr>
          <w:rFonts w:ascii="Century Gothic" w:hAnsi="Century Gothic"/>
          <w:sz w:val="22"/>
          <w:szCs w:val="22"/>
        </w:rPr>
        <w:t>Tag deadlines for next inspection after re-design verdict (90 Days after)</w:t>
      </w:r>
    </w:p>
    <w:p w14:paraId="4D793D86" w14:textId="77777777" w:rsidR="00B204DD" w:rsidRPr="00B5032E" w:rsidRDefault="00B204DD" w:rsidP="00B204DD">
      <w:pPr>
        <w:pStyle w:val="ListParagraph"/>
        <w:numPr>
          <w:ilvl w:val="2"/>
          <w:numId w:val="181"/>
        </w:numPr>
        <w:spacing w:after="200" w:line="276" w:lineRule="auto"/>
        <w:rPr>
          <w:rFonts w:ascii="Century Gothic" w:hAnsi="Century Gothic"/>
          <w:b/>
          <w:sz w:val="22"/>
          <w:szCs w:val="22"/>
        </w:rPr>
      </w:pPr>
      <w:r w:rsidRPr="00B5032E">
        <w:rPr>
          <w:rFonts w:ascii="Century Gothic" w:hAnsi="Century Gothic"/>
          <w:b/>
          <w:sz w:val="22"/>
          <w:szCs w:val="22"/>
        </w:rPr>
        <w:t>Major Revamp</w:t>
      </w:r>
    </w:p>
    <w:p w14:paraId="3F3A0B4E" w14:textId="77777777" w:rsidR="00B204DD" w:rsidRPr="00B5032E" w:rsidRDefault="00B204DD" w:rsidP="00B204DD">
      <w:pPr>
        <w:pStyle w:val="ListParagraph"/>
        <w:numPr>
          <w:ilvl w:val="3"/>
          <w:numId w:val="181"/>
        </w:numPr>
        <w:spacing w:after="200" w:line="276" w:lineRule="auto"/>
        <w:rPr>
          <w:rFonts w:ascii="Century Gothic" w:hAnsi="Century Gothic"/>
          <w:b/>
          <w:sz w:val="22"/>
          <w:szCs w:val="22"/>
        </w:rPr>
      </w:pPr>
      <w:r w:rsidRPr="00B5032E">
        <w:rPr>
          <w:rFonts w:ascii="Century Gothic" w:hAnsi="Century Gothic"/>
          <w:sz w:val="22"/>
          <w:szCs w:val="22"/>
        </w:rPr>
        <w:t>Based on exit report and new checklist (Applicant must re-submit within 45 Days)</w:t>
      </w:r>
    </w:p>
    <w:p w14:paraId="30D09012" w14:textId="77777777" w:rsidR="00B204DD" w:rsidRPr="00B5032E" w:rsidRDefault="00B204DD" w:rsidP="00B204DD">
      <w:pPr>
        <w:pStyle w:val="ListParagraph"/>
        <w:numPr>
          <w:ilvl w:val="3"/>
          <w:numId w:val="181"/>
        </w:numPr>
        <w:spacing w:after="200" w:line="276" w:lineRule="auto"/>
        <w:rPr>
          <w:rFonts w:ascii="Century Gothic" w:hAnsi="Century Gothic"/>
          <w:b/>
          <w:sz w:val="22"/>
          <w:szCs w:val="22"/>
        </w:rPr>
      </w:pPr>
      <w:r w:rsidRPr="00B5032E">
        <w:rPr>
          <w:rFonts w:ascii="Century Gothic" w:hAnsi="Century Gothic"/>
          <w:sz w:val="22"/>
          <w:szCs w:val="22"/>
        </w:rPr>
        <w:t>System creates a Re-design application that references the original proposal form (Possibility of being a free or billable service)</w:t>
      </w:r>
    </w:p>
    <w:p w14:paraId="4C33C91F" w14:textId="77777777" w:rsidR="00B204DD" w:rsidRPr="00B5032E" w:rsidRDefault="00B204DD" w:rsidP="00B204DD">
      <w:pPr>
        <w:pStyle w:val="ListParagraph"/>
        <w:numPr>
          <w:ilvl w:val="3"/>
          <w:numId w:val="181"/>
        </w:numPr>
        <w:spacing w:after="200" w:line="276" w:lineRule="auto"/>
        <w:rPr>
          <w:rFonts w:ascii="Century Gothic" w:hAnsi="Century Gothic"/>
          <w:b/>
          <w:sz w:val="22"/>
          <w:szCs w:val="22"/>
        </w:rPr>
      </w:pPr>
      <w:r w:rsidRPr="00B5032E">
        <w:rPr>
          <w:rFonts w:ascii="Century Gothic" w:hAnsi="Century Gothic"/>
          <w:sz w:val="22"/>
          <w:szCs w:val="22"/>
        </w:rPr>
        <w:t>Tag deadlines for next inspection after major revamp verdict (45 Days after)</w:t>
      </w:r>
    </w:p>
    <w:p w14:paraId="79B78825" w14:textId="77777777" w:rsidR="00B204DD" w:rsidRPr="00B5032E" w:rsidRDefault="00B204DD" w:rsidP="00B204DD">
      <w:pPr>
        <w:pStyle w:val="ListParagraph"/>
        <w:numPr>
          <w:ilvl w:val="2"/>
          <w:numId w:val="181"/>
        </w:numPr>
        <w:spacing w:after="200" w:line="276" w:lineRule="auto"/>
        <w:rPr>
          <w:rFonts w:ascii="Century Gothic" w:hAnsi="Century Gothic"/>
          <w:b/>
          <w:sz w:val="22"/>
          <w:szCs w:val="22"/>
        </w:rPr>
      </w:pPr>
      <w:r w:rsidRPr="00B5032E">
        <w:rPr>
          <w:rFonts w:ascii="Century Gothic" w:hAnsi="Century Gothic"/>
          <w:b/>
          <w:sz w:val="22"/>
          <w:szCs w:val="22"/>
        </w:rPr>
        <w:t>Minor Revamp</w:t>
      </w:r>
    </w:p>
    <w:p w14:paraId="10EEE423" w14:textId="77777777" w:rsidR="00B204DD" w:rsidRPr="00B5032E" w:rsidRDefault="00B204DD" w:rsidP="00B204DD">
      <w:pPr>
        <w:pStyle w:val="ListParagraph"/>
        <w:numPr>
          <w:ilvl w:val="3"/>
          <w:numId w:val="181"/>
        </w:numPr>
        <w:spacing w:after="200" w:line="276" w:lineRule="auto"/>
        <w:rPr>
          <w:rFonts w:ascii="Century Gothic" w:hAnsi="Century Gothic"/>
          <w:b/>
          <w:sz w:val="22"/>
          <w:szCs w:val="22"/>
        </w:rPr>
      </w:pPr>
      <w:r w:rsidRPr="00B5032E">
        <w:rPr>
          <w:rFonts w:ascii="Century Gothic" w:hAnsi="Century Gothic"/>
          <w:sz w:val="22"/>
          <w:szCs w:val="22"/>
        </w:rPr>
        <w:t>Based on exit report and new checklist (Applicant must re-submit within 21 Days)</w:t>
      </w:r>
    </w:p>
    <w:p w14:paraId="37B2CD62" w14:textId="77777777" w:rsidR="00B204DD" w:rsidRPr="00B5032E" w:rsidRDefault="00B204DD" w:rsidP="00B204DD">
      <w:pPr>
        <w:pStyle w:val="ListParagraph"/>
        <w:numPr>
          <w:ilvl w:val="3"/>
          <w:numId w:val="181"/>
        </w:numPr>
        <w:spacing w:after="200" w:line="276" w:lineRule="auto"/>
        <w:rPr>
          <w:rFonts w:ascii="Century Gothic" w:hAnsi="Century Gothic"/>
          <w:b/>
          <w:sz w:val="22"/>
          <w:szCs w:val="22"/>
        </w:rPr>
      </w:pPr>
      <w:r w:rsidRPr="00B5032E">
        <w:rPr>
          <w:rFonts w:ascii="Century Gothic" w:hAnsi="Century Gothic"/>
          <w:sz w:val="22"/>
          <w:szCs w:val="22"/>
        </w:rPr>
        <w:t>System creates a Re-design application that references the original proposal form (Possibility of being a free or billable service)</w:t>
      </w:r>
    </w:p>
    <w:p w14:paraId="617E0B0E" w14:textId="77777777" w:rsidR="00B204DD" w:rsidRPr="00B5032E" w:rsidRDefault="00B204DD" w:rsidP="00B204DD">
      <w:pPr>
        <w:pStyle w:val="ListParagraph"/>
        <w:numPr>
          <w:ilvl w:val="3"/>
          <w:numId w:val="181"/>
        </w:numPr>
        <w:spacing w:after="200" w:line="276" w:lineRule="auto"/>
        <w:rPr>
          <w:rFonts w:ascii="Century Gothic" w:hAnsi="Century Gothic"/>
          <w:b/>
          <w:sz w:val="22"/>
          <w:szCs w:val="22"/>
        </w:rPr>
      </w:pPr>
      <w:r w:rsidRPr="00B5032E">
        <w:rPr>
          <w:rFonts w:ascii="Century Gothic" w:hAnsi="Century Gothic"/>
          <w:sz w:val="22"/>
          <w:szCs w:val="22"/>
        </w:rPr>
        <w:t>Tag deadlines for next inspection after minor revamp verdict (21 Days after)</w:t>
      </w:r>
    </w:p>
    <w:p w14:paraId="3B7B0BDA" w14:textId="77777777" w:rsidR="00B204DD" w:rsidRPr="00B5032E" w:rsidRDefault="00B204DD" w:rsidP="00B204DD">
      <w:pPr>
        <w:pStyle w:val="ListParagraph"/>
        <w:spacing w:line="360" w:lineRule="auto"/>
        <w:ind w:left="720"/>
        <w:contextualSpacing/>
        <w:jc w:val="both"/>
        <w:rPr>
          <w:rFonts w:ascii="Century Gothic" w:hAnsi="Century Gothic"/>
          <w:sz w:val="22"/>
          <w:szCs w:val="22"/>
        </w:rPr>
      </w:pPr>
      <w:r w:rsidRPr="00B5032E">
        <w:rPr>
          <w:rFonts w:ascii="Century Gothic" w:hAnsi="Century Gothic"/>
          <w:sz w:val="22"/>
          <w:szCs w:val="22"/>
        </w:rPr>
        <w:t>This stage can last if the institution has not complied with the minimum standards.</w:t>
      </w:r>
    </w:p>
    <w:p w14:paraId="7A827605" w14:textId="6954148C" w:rsidR="00B204DD" w:rsidRDefault="00B204DD" w:rsidP="00B204DD">
      <w:pPr>
        <w:pStyle w:val="ListParagraph"/>
        <w:numPr>
          <w:ilvl w:val="0"/>
          <w:numId w:val="181"/>
        </w:numPr>
        <w:spacing w:line="360" w:lineRule="auto"/>
        <w:contextualSpacing/>
        <w:jc w:val="both"/>
        <w:rPr>
          <w:rFonts w:ascii="Century Gothic" w:hAnsi="Century Gothic"/>
          <w:sz w:val="22"/>
          <w:szCs w:val="22"/>
        </w:rPr>
      </w:pPr>
      <w:r w:rsidRPr="00B5032E">
        <w:rPr>
          <w:rFonts w:ascii="Century Gothic" w:hAnsi="Century Gothic"/>
          <w:sz w:val="22"/>
          <w:szCs w:val="22"/>
        </w:rPr>
        <w:t>Feedback is sent to the applicant informing them of success or of the improvements required for successful accreditation.</w:t>
      </w:r>
    </w:p>
    <w:p w14:paraId="76693744" w14:textId="77777777" w:rsidR="00A01C13" w:rsidRDefault="00A01C13" w:rsidP="00A01C13">
      <w:pPr>
        <w:pStyle w:val="ListParagraph"/>
        <w:numPr>
          <w:ilvl w:val="1"/>
          <w:numId w:val="98"/>
        </w:numPr>
        <w:spacing w:line="360" w:lineRule="auto"/>
        <w:contextualSpacing/>
        <w:jc w:val="both"/>
        <w:rPr>
          <w:rFonts w:ascii="Century Gothic" w:hAnsi="Century Gothic"/>
          <w:b/>
          <w:sz w:val="22"/>
          <w:szCs w:val="22"/>
        </w:rPr>
      </w:pPr>
      <w:r>
        <w:rPr>
          <w:rFonts w:ascii="Century Gothic" w:hAnsi="Century Gothic"/>
          <w:b/>
          <w:sz w:val="22"/>
          <w:szCs w:val="22"/>
        </w:rPr>
        <w:br w:type="page"/>
      </w:r>
    </w:p>
    <w:p w14:paraId="59A525BC" w14:textId="6B535177" w:rsidR="00A01C13" w:rsidRPr="00A01C13" w:rsidRDefault="00A01C13" w:rsidP="00A01C13">
      <w:pPr>
        <w:pStyle w:val="ListParagraph"/>
        <w:numPr>
          <w:ilvl w:val="1"/>
          <w:numId w:val="98"/>
        </w:numPr>
        <w:spacing w:line="360" w:lineRule="auto"/>
        <w:contextualSpacing/>
        <w:jc w:val="both"/>
        <w:rPr>
          <w:rFonts w:ascii="Century Gothic" w:hAnsi="Century Gothic"/>
          <w:b/>
          <w:sz w:val="22"/>
          <w:szCs w:val="22"/>
        </w:rPr>
      </w:pPr>
      <w:r>
        <w:rPr>
          <w:rFonts w:ascii="Century Gothic" w:hAnsi="Century Gothic"/>
          <w:b/>
          <w:sz w:val="22"/>
          <w:szCs w:val="22"/>
        </w:rPr>
        <w:lastRenderedPageBreak/>
        <w:t>System Process map</w:t>
      </w:r>
    </w:p>
    <w:p w14:paraId="0EC54925" w14:textId="7C5AAC1F" w:rsidR="00B204DD" w:rsidRPr="00A01C13" w:rsidRDefault="006F4895" w:rsidP="00944A4B">
      <w:pPr>
        <w:pStyle w:val="ListParagraph"/>
        <w:spacing w:line="360" w:lineRule="auto"/>
        <w:ind w:left="720"/>
        <w:contextualSpacing/>
        <w:jc w:val="both"/>
        <w:rPr>
          <w:rFonts w:ascii="Century Gothic" w:hAnsi="Century Gothic"/>
          <w:b/>
          <w:sz w:val="22"/>
          <w:szCs w:val="22"/>
        </w:rPr>
      </w:pPr>
      <w:r>
        <w:pict w14:anchorId="6AF0716C">
          <v:shape id="_x0000_i1026" type="#_x0000_t75" style="width:302.25pt;height:618pt">
            <v:imagedata r:id="rId31" o:title="map"/>
          </v:shape>
        </w:pict>
      </w:r>
    </w:p>
    <w:p w14:paraId="1F3E8700" w14:textId="6F70F907" w:rsidR="00FF773A" w:rsidRPr="00711AF0" w:rsidRDefault="00FF773A">
      <w:pPr>
        <w:spacing w:after="200" w:line="360" w:lineRule="auto"/>
        <w:contextualSpacing/>
        <w:jc w:val="center"/>
        <w:rPr>
          <w:rFonts w:ascii="Century Gothic" w:hAnsi="Century Gothic"/>
          <w:b/>
          <w:sz w:val="24"/>
          <w:szCs w:val="24"/>
          <w:lang w:val="x-none"/>
        </w:rPr>
        <w:pPrChange w:id="256" w:author="Mercy Kemei" w:date="2017-12-13T15:47:00Z">
          <w:pPr>
            <w:spacing w:after="200" w:line="360" w:lineRule="auto"/>
            <w:contextualSpacing/>
            <w:jc w:val="both"/>
          </w:pPr>
        </w:pPrChange>
      </w:pPr>
    </w:p>
    <w:p w14:paraId="3CCDD062" w14:textId="77777777" w:rsidR="00FF773A" w:rsidRPr="00711AF0" w:rsidRDefault="00FF773A" w:rsidP="00FF773A">
      <w:pPr>
        <w:overflowPunct/>
        <w:autoSpaceDE/>
        <w:autoSpaceDN/>
        <w:adjustRightInd/>
        <w:spacing w:line="360" w:lineRule="auto"/>
        <w:jc w:val="both"/>
        <w:textAlignment w:val="auto"/>
        <w:outlineLvl w:val="1"/>
        <w:rPr>
          <w:rFonts w:ascii="Century Gothic" w:hAnsi="Century Gothic"/>
          <w:b/>
          <w:sz w:val="24"/>
          <w:szCs w:val="24"/>
        </w:rPr>
      </w:pPr>
    </w:p>
    <w:p w14:paraId="3EC02115" w14:textId="2BC2E188" w:rsidR="00FF773A" w:rsidRPr="00711AF0" w:rsidRDefault="00FF773A" w:rsidP="007107A4">
      <w:pPr>
        <w:pStyle w:val="Heading2"/>
        <w:numPr>
          <w:ilvl w:val="1"/>
          <w:numId w:val="98"/>
        </w:numPr>
        <w:spacing w:line="360" w:lineRule="auto"/>
        <w:rPr>
          <w:rFonts w:ascii="Century Gothic" w:hAnsi="Century Gothic"/>
          <w:b/>
          <w:color w:val="auto"/>
          <w:sz w:val="24"/>
          <w:szCs w:val="24"/>
        </w:rPr>
      </w:pPr>
      <w:r w:rsidRPr="00711AF0">
        <w:rPr>
          <w:rFonts w:ascii="Century Gothic" w:hAnsi="Century Gothic"/>
          <w:b/>
          <w:color w:val="auto"/>
          <w:sz w:val="24"/>
          <w:szCs w:val="24"/>
        </w:rPr>
        <w:t xml:space="preserve"> </w:t>
      </w:r>
      <w:bookmarkStart w:id="257" w:name="_Toc535316433"/>
      <w:r w:rsidRPr="00711AF0">
        <w:rPr>
          <w:rFonts w:ascii="Century Gothic" w:hAnsi="Century Gothic"/>
          <w:b/>
          <w:color w:val="auto"/>
          <w:sz w:val="24"/>
          <w:szCs w:val="24"/>
        </w:rPr>
        <w:t>Conceptual system design</w:t>
      </w:r>
      <w:bookmarkEnd w:id="257"/>
    </w:p>
    <w:p w14:paraId="6BC20887" w14:textId="77777777" w:rsidR="00FF773A" w:rsidRPr="00944A4B" w:rsidRDefault="00FF773A" w:rsidP="00944A4B">
      <w:pPr>
        <w:spacing w:after="200" w:line="360" w:lineRule="auto"/>
        <w:contextualSpacing/>
        <w:jc w:val="both"/>
        <w:rPr>
          <w:rFonts w:ascii="Century Gothic" w:hAnsi="Century Gothic"/>
          <w:sz w:val="22"/>
          <w:szCs w:val="22"/>
        </w:rPr>
      </w:pPr>
      <w:r w:rsidRPr="00944A4B">
        <w:rPr>
          <w:rFonts w:ascii="Century Gothic" w:hAnsi="Century Gothic"/>
          <w:sz w:val="22"/>
          <w:szCs w:val="22"/>
        </w:rPr>
        <w:t>This section summarizes the process flow of the accreditation module:</w:t>
      </w:r>
    </w:p>
    <w:tbl>
      <w:tblPr>
        <w:tblStyle w:val="TableGrid"/>
        <w:tblW w:w="9360" w:type="dxa"/>
        <w:jc w:val="center"/>
        <w:tblLook w:val="04A0" w:firstRow="1" w:lastRow="0" w:firstColumn="1" w:lastColumn="0" w:noHBand="0" w:noVBand="1"/>
        <w:tblPrChange w:id="258" w:author="Mercy Kemei" w:date="2017-12-13T15:49:00Z">
          <w:tblPr>
            <w:tblStyle w:val="TableGrid"/>
            <w:tblW w:w="9360" w:type="dxa"/>
            <w:tblInd w:w="-5" w:type="dxa"/>
            <w:tblLook w:val="04A0" w:firstRow="1" w:lastRow="0" w:firstColumn="1" w:lastColumn="0" w:noHBand="0" w:noVBand="1"/>
          </w:tblPr>
        </w:tblPrChange>
      </w:tblPr>
      <w:tblGrid>
        <w:gridCol w:w="2250"/>
        <w:gridCol w:w="7110"/>
        <w:tblGridChange w:id="259">
          <w:tblGrid>
            <w:gridCol w:w="2250"/>
            <w:gridCol w:w="7110"/>
          </w:tblGrid>
        </w:tblGridChange>
      </w:tblGrid>
      <w:tr w:rsidR="00FF773A" w:rsidRPr="00F91632" w14:paraId="481E3A76" w14:textId="77777777" w:rsidTr="000B60F2">
        <w:trPr>
          <w:jc w:val="center"/>
        </w:trPr>
        <w:tc>
          <w:tcPr>
            <w:tcW w:w="2250" w:type="dxa"/>
            <w:tcPrChange w:id="260" w:author="Mercy Kemei" w:date="2017-12-13T15:49:00Z">
              <w:tcPr>
                <w:tcW w:w="2250" w:type="dxa"/>
              </w:tcPr>
            </w:tcPrChange>
          </w:tcPr>
          <w:p w14:paraId="0DCE2473" w14:textId="77777777" w:rsidR="00FF773A" w:rsidRPr="00F91632" w:rsidRDefault="00FF773A" w:rsidP="00FF773A">
            <w:pPr>
              <w:pStyle w:val="ListParagraph"/>
              <w:spacing w:after="200" w:line="360" w:lineRule="auto"/>
              <w:ind w:left="0"/>
              <w:contextualSpacing/>
              <w:jc w:val="both"/>
              <w:rPr>
                <w:rFonts w:ascii="Century Gothic" w:hAnsi="Century Gothic"/>
                <w:b/>
                <w:sz w:val="22"/>
                <w:szCs w:val="22"/>
              </w:rPr>
            </w:pPr>
            <w:r w:rsidRPr="00F91632">
              <w:rPr>
                <w:rFonts w:ascii="Century Gothic" w:hAnsi="Century Gothic"/>
                <w:b/>
                <w:sz w:val="22"/>
                <w:szCs w:val="22"/>
              </w:rPr>
              <w:t>Process/Function</w:t>
            </w:r>
          </w:p>
        </w:tc>
        <w:tc>
          <w:tcPr>
            <w:tcW w:w="7110" w:type="dxa"/>
            <w:tcPrChange w:id="261" w:author="Mercy Kemei" w:date="2017-12-13T15:49:00Z">
              <w:tcPr>
                <w:tcW w:w="7110" w:type="dxa"/>
              </w:tcPr>
            </w:tcPrChange>
          </w:tcPr>
          <w:p w14:paraId="3858F791" w14:textId="77777777" w:rsidR="00FF773A" w:rsidRPr="00F91632" w:rsidRDefault="00FF773A">
            <w:pPr>
              <w:pStyle w:val="ListParagraph"/>
              <w:spacing w:after="200" w:line="360" w:lineRule="auto"/>
              <w:ind w:left="0"/>
              <w:contextualSpacing/>
              <w:rPr>
                <w:rFonts w:ascii="Century Gothic" w:hAnsi="Century Gothic"/>
                <w:b/>
                <w:sz w:val="22"/>
                <w:szCs w:val="22"/>
              </w:rPr>
              <w:pPrChange w:id="262" w:author="Mercy Kemei" w:date="2017-12-13T15:49:00Z">
                <w:pPr>
                  <w:pStyle w:val="ListParagraph"/>
                  <w:spacing w:after="200" w:line="360" w:lineRule="auto"/>
                  <w:ind w:left="0"/>
                  <w:contextualSpacing/>
                  <w:jc w:val="both"/>
                </w:pPr>
              </w:pPrChange>
            </w:pPr>
            <w:r w:rsidRPr="00F91632">
              <w:rPr>
                <w:rFonts w:ascii="Century Gothic" w:hAnsi="Century Gothic"/>
                <w:b/>
                <w:sz w:val="22"/>
                <w:szCs w:val="22"/>
              </w:rPr>
              <w:t>Design approach</w:t>
            </w:r>
          </w:p>
        </w:tc>
      </w:tr>
      <w:tr w:rsidR="00FF773A" w:rsidRPr="00A94879" w14:paraId="3D3120CF" w14:textId="77777777" w:rsidTr="000B60F2">
        <w:trPr>
          <w:jc w:val="center"/>
        </w:trPr>
        <w:tc>
          <w:tcPr>
            <w:tcW w:w="2250" w:type="dxa"/>
            <w:tcPrChange w:id="263" w:author="Mercy Kemei" w:date="2017-12-13T15:49:00Z">
              <w:tcPr>
                <w:tcW w:w="2250" w:type="dxa"/>
              </w:tcPr>
            </w:tcPrChange>
          </w:tcPr>
          <w:p w14:paraId="4AB590F7" w14:textId="77777777" w:rsidR="00FF773A" w:rsidRPr="00F91632" w:rsidRDefault="00FF773A" w:rsidP="00FF773A">
            <w:pPr>
              <w:pStyle w:val="ListParagraph"/>
              <w:spacing w:after="200" w:line="360" w:lineRule="auto"/>
              <w:ind w:left="0"/>
              <w:contextualSpacing/>
              <w:jc w:val="both"/>
              <w:rPr>
                <w:rFonts w:ascii="Century Gothic" w:hAnsi="Century Gothic"/>
                <w:sz w:val="20"/>
                <w:szCs w:val="20"/>
              </w:rPr>
            </w:pPr>
            <w:r w:rsidRPr="00F91632">
              <w:rPr>
                <w:rFonts w:ascii="Century Gothic" w:hAnsi="Century Gothic"/>
                <w:sz w:val="20"/>
                <w:szCs w:val="20"/>
              </w:rPr>
              <w:t xml:space="preserve">Applicant registers through the portal. Completes the online application with details. </w:t>
            </w:r>
          </w:p>
        </w:tc>
        <w:tc>
          <w:tcPr>
            <w:tcW w:w="7110" w:type="dxa"/>
            <w:tcPrChange w:id="264" w:author="Mercy Kemei" w:date="2017-12-13T15:49:00Z">
              <w:tcPr>
                <w:tcW w:w="7110" w:type="dxa"/>
              </w:tcPr>
            </w:tcPrChange>
          </w:tcPr>
          <w:p w14:paraId="3287343D" w14:textId="51475982" w:rsidR="00FF773A" w:rsidRPr="00F91632" w:rsidRDefault="00FF773A">
            <w:pPr>
              <w:pStyle w:val="ListParagraph"/>
              <w:numPr>
                <w:ilvl w:val="0"/>
                <w:numId w:val="103"/>
              </w:numPr>
              <w:spacing w:after="200" w:line="360" w:lineRule="auto"/>
              <w:contextualSpacing/>
              <w:rPr>
                <w:rFonts w:ascii="Century Gothic" w:hAnsi="Century Gothic"/>
                <w:b/>
                <w:sz w:val="20"/>
                <w:szCs w:val="20"/>
              </w:rPr>
              <w:pPrChange w:id="265" w:author="Mercy Kemei" w:date="2017-12-13T15:49:00Z">
                <w:pPr>
                  <w:pStyle w:val="ListParagraph"/>
                  <w:numPr>
                    <w:numId w:val="103"/>
                  </w:numPr>
                  <w:spacing w:after="200" w:line="360" w:lineRule="auto"/>
                  <w:ind w:left="720" w:hanging="360"/>
                  <w:contextualSpacing/>
                  <w:jc w:val="both"/>
                </w:pPr>
              </w:pPrChange>
            </w:pPr>
            <w:r w:rsidRPr="00F91632">
              <w:rPr>
                <w:rFonts w:ascii="Century Gothic" w:hAnsi="Century Gothic"/>
                <w:sz w:val="20"/>
                <w:szCs w:val="20"/>
              </w:rPr>
              <w:t xml:space="preserve">Categories of accreditation: </w:t>
            </w:r>
            <w:r w:rsidR="002A5E16">
              <w:rPr>
                <w:rFonts w:ascii="Century Gothic" w:hAnsi="Century Gothic" w:cs="MaiandraGD-Regular"/>
                <w:sz w:val="20"/>
                <w:szCs w:val="20"/>
              </w:rPr>
              <w:t>institution, Program</w:t>
            </w:r>
          </w:p>
          <w:p w14:paraId="07EBE034" w14:textId="77777777" w:rsidR="00FF773A" w:rsidRPr="00F91632" w:rsidRDefault="00FF773A">
            <w:pPr>
              <w:pStyle w:val="ListParagraph"/>
              <w:numPr>
                <w:ilvl w:val="0"/>
                <w:numId w:val="103"/>
              </w:numPr>
              <w:spacing w:after="200" w:line="360" w:lineRule="auto"/>
              <w:contextualSpacing/>
              <w:rPr>
                <w:rFonts w:ascii="Century Gothic" w:hAnsi="Century Gothic"/>
                <w:b/>
                <w:sz w:val="20"/>
                <w:szCs w:val="20"/>
              </w:rPr>
              <w:pPrChange w:id="266" w:author="Mercy Kemei" w:date="2017-12-13T15:49:00Z">
                <w:pPr>
                  <w:pStyle w:val="ListParagraph"/>
                  <w:numPr>
                    <w:numId w:val="103"/>
                  </w:numPr>
                  <w:spacing w:after="200" w:line="360" w:lineRule="auto"/>
                  <w:ind w:left="720" w:hanging="360"/>
                  <w:contextualSpacing/>
                  <w:jc w:val="both"/>
                </w:pPr>
              </w:pPrChange>
            </w:pPr>
            <w:r w:rsidRPr="00F91632">
              <w:rPr>
                <w:rFonts w:ascii="Century Gothic" w:hAnsi="Century Gothic" w:cs="MaiandraGD-Regular"/>
                <w:sz w:val="20"/>
                <w:szCs w:val="20"/>
              </w:rPr>
              <w:t>Enforcement of completeness of the form (mandatory fields)</w:t>
            </w:r>
          </w:p>
          <w:p w14:paraId="7F04EEC6" w14:textId="77777777" w:rsidR="00FF773A" w:rsidRPr="00F91632" w:rsidRDefault="00FF773A">
            <w:pPr>
              <w:pStyle w:val="ListParagraph"/>
              <w:numPr>
                <w:ilvl w:val="0"/>
                <w:numId w:val="103"/>
              </w:numPr>
              <w:spacing w:after="200" w:line="360" w:lineRule="auto"/>
              <w:contextualSpacing/>
              <w:rPr>
                <w:rFonts w:ascii="Century Gothic" w:hAnsi="Century Gothic"/>
                <w:b/>
                <w:sz w:val="20"/>
                <w:szCs w:val="20"/>
              </w:rPr>
              <w:pPrChange w:id="267" w:author="Mercy Kemei" w:date="2017-12-13T15:49:00Z">
                <w:pPr>
                  <w:pStyle w:val="ListParagraph"/>
                  <w:numPr>
                    <w:numId w:val="103"/>
                  </w:numPr>
                  <w:spacing w:after="200" w:line="360" w:lineRule="auto"/>
                  <w:ind w:left="720" w:hanging="360"/>
                  <w:contextualSpacing/>
                  <w:jc w:val="both"/>
                </w:pPr>
              </w:pPrChange>
            </w:pPr>
            <w:r w:rsidRPr="00F91632">
              <w:rPr>
                <w:rFonts w:ascii="Century Gothic" w:hAnsi="Century Gothic" w:cs="MaiandraGD-Regular"/>
                <w:sz w:val="20"/>
                <w:szCs w:val="20"/>
              </w:rPr>
              <w:t>On application the system should have the ability to save the online application for completion at a later time. (drafting).</w:t>
            </w:r>
          </w:p>
          <w:p w14:paraId="7B49117F" w14:textId="07D58103" w:rsidR="00FF773A" w:rsidRPr="00F91632" w:rsidRDefault="00FF773A">
            <w:pPr>
              <w:pStyle w:val="ListParagraph"/>
              <w:numPr>
                <w:ilvl w:val="0"/>
                <w:numId w:val="103"/>
              </w:numPr>
              <w:spacing w:after="200" w:line="360" w:lineRule="auto"/>
              <w:contextualSpacing/>
              <w:rPr>
                <w:rFonts w:ascii="Century Gothic" w:hAnsi="Century Gothic"/>
                <w:b/>
                <w:sz w:val="20"/>
                <w:szCs w:val="20"/>
              </w:rPr>
              <w:pPrChange w:id="268" w:author="Mercy Kemei" w:date="2017-12-13T15:49:00Z">
                <w:pPr>
                  <w:pStyle w:val="ListParagraph"/>
                  <w:numPr>
                    <w:numId w:val="103"/>
                  </w:numPr>
                  <w:spacing w:after="200" w:line="360" w:lineRule="auto"/>
                  <w:ind w:left="720" w:hanging="360"/>
                  <w:contextualSpacing/>
                  <w:jc w:val="both"/>
                </w:pPr>
              </w:pPrChange>
            </w:pPr>
            <w:r w:rsidRPr="00F91632">
              <w:rPr>
                <w:rFonts w:ascii="Century Gothic" w:hAnsi="Century Gothic" w:cs="MaiandraGD-Regular"/>
                <w:sz w:val="20"/>
                <w:szCs w:val="20"/>
              </w:rPr>
              <w:t xml:space="preserve">Ability to attach supporting documents e.g. </w:t>
            </w:r>
            <w:r w:rsidR="002A5E16">
              <w:rPr>
                <w:rFonts w:ascii="Century Gothic" w:hAnsi="Century Gothic" w:cs="MaiandraGD-Regular"/>
                <w:sz w:val="20"/>
                <w:szCs w:val="20"/>
              </w:rPr>
              <w:t>cover letter, proposal document</w:t>
            </w:r>
          </w:p>
        </w:tc>
      </w:tr>
      <w:tr w:rsidR="00FF773A" w:rsidRPr="00A94879" w14:paraId="37614612" w14:textId="77777777" w:rsidTr="000B60F2">
        <w:trPr>
          <w:jc w:val="center"/>
        </w:trPr>
        <w:tc>
          <w:tcPr>
            <w:tcW w:w="2250" w:type="dxa"/>
            <w:tcPrChange w:id="269" w:author="Mercy Kemei" w:date="2017-12-13T15:49:00Z">
              <w:tcPr>
                <w:tcW w:w="2250" w:type="dxa"/>
              </w:tcPr>
            </w:tcPrChange>
          </w:tcPr>
          <w:p w14:paraId="20C47FCA" w14:textId="77777777" w:rsidR="00FF773A" w:rsidRPr="00F91632" w:rsidRDefault="00FF773A" w:rsidP="00FF773A">
            <w:pPr>
              <w:pStyle w:val="ListParagraph"/>
              <w:spacing w:after="200" w:line="360" w:lineRule="auto"/>
              <w:ind w:left="0"/>
              <w:contextualSpacing/>
              <w:jc w:val="both"/>
              <w:rPr>
                <w:rFonts w:ascii="Century Gothic" w:hAnsi="Century Gothic"/>
                <w:sz w:val="20"/>
                <w:szCs w:val="20"/>
              </w:rPr>
            </w:pPr>
            <w:r w:rsidRPr="00F91632">
              <w:rPr>
                <w:rFonts w:ascii="Century Gothic" w:hAnsi="Century Gothic"/>
                <w:sz w:val="20"/>
                <w:szCs w:val="20"/>
              </w:rPr>
              <w:t>Applicant pays the application fees as per the application fee schedule.</w:t>
            </w:r>
          </w:p>
        </w:tc>
        <w:tc>
          <w:tcPr>
            <w:tcW w:w="7110" w:type="dxa"/>
            <w:tcPrChange w:id="270" w:author="Mercy Kemei" w:date="2017-12-13T15:49:00Z">
              <w:tcPr>
                <w:tcW w:w="7110" w:type="dxa"/>
              </w:tcPr>
            </w:tcPrChange>
          </w:tcPr>
          <w:p w14:paraId="2D673303" w14:textId="7D7C502A" w:rsidR="00FF773A" w:rsidRPr="00F91632" w:rsidRDefault="00147921">
            <w:pPr>
              <w:pStyle w:val="ListParagraph"/>
              <w:numPr>
                <w:ilvl w:val="0"/>
                <w:numId w:val="102"/>
              </w:numPr>
              <w:spacing w:after="200" w:line="360" w:lineRule="auto"/>
              <w:contextualSpacing/>
              <w:rPr>
                <w:rFonts w:ascii="Century Gothic" w:hAnsi="Century Gothic"/>
                <w:sz w:val="20"/>
                <w:szCs w:val="20"/>
              </w:rPr>
              <w:pPrChange w:id="271" w:author="Mercy Kemei" w:date="2017-12-13T15:49:00Z">
                <w:pPr>
                  <w:pStyle w:val="ListParagraph"/>
                  <w:numPr>
                    <w:numId w:val="102"/>
                  </w:numPr>
                  <w:spacing w:after="200" w:line="360" w:lineRule="auto"/>
                  <w:ind w:left="720" w:hanging="360"/>
                  <w:contextualSpacing/>
                  <w:jc w:val="both"/>
                </w:pPr>
              </w:pPrChange>
            </w:pPr>
            <w:r>
              <w:rPr>
                <w:rFonts w:ascii="Century Gothic" w:hAnsi="Century Gothic"/>
                <w:sz w:val="20"/>
                <w:szCs w:val="20"/>
              </w:rPr>
              <w:t>Upon selection of the accreditation</w:t>
            </w:r>
            <w:r w:rsidR="00FF773A" w:rsidRPr="00F91632">
              <w:rPr>
                <w:rFonts w:ascii="Century Gothic" w:hAnsi="Century Gothic"/>
                <w:sz w:val="20"/>
                <w:szCs w:val="20"/>
              </w:rPr>
              <w:t xml:space="preserve"> type, the system should display the amount of fee to be paid.</w:t>
            </w:r>
          </w:p>
          <w:p w14:paraId="6B1CD0A1" w14:textId="77777777" w:rsidR="00FF773A" w:rsidRPr="00F91632" w:rsidRDefault="00FF773A">
            <w:pPr>
              <w:pStyle w:val="ListParagraph"/>
              <w:numPr>
                <w:ilvl w:val="0"/>
                <w:numId w:val="102"/>
              </w:numPr>
              <w:spacing w:after="200" w:line="360" w:lineRule="auto"/>
              <w:contextualSpacing/>
              <w:rPr>
                <w:rFonts w:ascii="Century Gothic" w:hAnsi="Century Gothic"/>
                <w:sz w:val="20"/>
                <w:szCs w:val="20"/>
              </w:rPr>
              <w:pPrChange w:id="272" w:author="Mercy Kemei" w:date="2017-12-13T15:49:00Z">
                <w:pPr>
                  <w:pStyle w:val="ListParagraph"/>
                  <w:numPr>
                    <w:numId w:val="102"/>
                  </w:numPr>
                  <w:spacing w:after="200" w:line="360" w:lineRule="auto"/>
                  <w:ind w:left="720" w:hanging="360"/>
                  <w:contextualSpacing/>
                  <w:jc w:val="both"/>
                </w:pPr>
              </w:pPrChange>
            </w:pPr>
            <w:r w:rsidRPr="00F91632">
              <w:rPr>
                <w:rFonts w:ascii="Century Gothic" w:hAnsi="Century Gothic"/>
                <w:sz w:val="20"/>
                <w:szCs w:val="20"/>
              </w:rPr>
              <w:t>System should validate payment method</w:t>
            </w:r>
          </w:p>
          <w:p w14:paraId="4B7CA8D3" w14:textId="77777777" w:rsidR="00FF773A" w:rsidRPr="00F91632" w:rsidRDefault="00FF773A">
            <w:pPr>
              <w:pStyle w:val="ListParagraph"/>
              <w:numPr>
                <w:ilvl w:val="0"/>
                <w:numId w:val="102"/>
              </w:numPr>
              <w:spacing w:after="200" w:line="360" w:lineRule="auto"/>
              <w:contextualSpacing/>
              <w:rPr>
                <w:rFonts w:ascii="Century Gothic" w:hAnsi="Century Gothic"/>
                <w:sz w:val="20"/>
                <w:szCs w:val="20"/>
              </w:rPr>
              <w:pPrChange w:id="273" w:author="Mercy Kemei" w:date="2017-12-13T15:49:00Z">
                <w:pPr>
                  <w:pStyle w:val="ListParagraph"/>
                  <w:numPr>
                    <w:numId w:val="102"/>
                  </w:numPr>
                  <w:spacing w:after="200" w:line="360" w:lineRule="auto"/>
                  <w:ind w:left="720" w:hanging="360"/>
                  <w:contextualSpacing/>
                  <w:jc w:val="both"/>
                </w:pPr>
              </w:pPrChange>
            </w:pPr>
            <w:r w:rsidRPr="00F91632">
              <w:rPr>
                <w:rFonts w:ascii="Century Gothic" w:hAnsi="Century Gothic"/>
                <w:sz w:val="20"/>
                <w:szCs w:val="20"/>
              </w:rPr>
              <w:t>E-receipting/payment Notification-Acknowledging receipt of the payment</w:t>
            </w:r>
          </w:p>
          <w:p w14:paraId="086575B5" w14:textId="77777777" w:rsidR="00FF773A" w:rsidRPr="00F91632" w:rsidRDefault="00FF773A">
            <w:pPr>
              <w:pStyle w:val="ListParagraph"/>
              <w:numPr>
                <w:ilvl w:val="0"/>
                <w:numId w:val="102"/>
              </w:numPr>
              <w:spacing w:after="200" w:line="360" w:lineRule="auto"/>
              <w:contextualSpacing/>
              <w:rPr>
                <w:rFonts w:ascii="Century Gothic" w:hAnsi="Century Gothic"/>
                <w:sz w:val="20"/>
                <w:szCs w:val="20"/>
              </w:rPr>
              <w:pPrChange w:id="274" w:author="Mercy Kemei" w:date="2017-12-13T15:49:00Z">
                <w:pPr>
                  <w:pStyle w:val="ListParagraph"/>
                  <w:numPr>
                    <w:numId w:val="102"/>
                  </w:numPr>
                  <w:spacing w:after="200" w:line="360" w:lineRule="auto"/>
                  <w:ind w:left="720" w:hanging="360"/>
                  <w:contextualSpacing/>
                  <w:jc w:val="both"/>
                </w:pPr>
              </w:pPrChange>
            </w:pPr>
            <w:r w:rsidRPr="00F91632">
              <w:rPr>
                <w:rFonts w:ascii="Century Gothic" w:hAnsi="Century Gothic"/>
                <w:sz w:val="20"/>
                <w:szCs w:val="20"/>
              </w:rPr>
              <w:t>Capture payment reference details</w:t>
            </w:r>
          </w:p>
        </w:tc>
      </w:tr>
      <w:tr w:rsidR="00FF773A" w:rsidRPr="00A94879" w14:paraId="47CECF20" w14:textId="77777777" w:rsidTr="000B60F2">
        <w:trPr>
          <w:jc w:val="center"/>
        </w:trPr>
        <w:tc>
          <w:tcPr>
            <w:tcW w:w="2250" w:type="dxa"/>
            <w:tcPrChange w:id="275" w:author="Mercy Kemei" w:date="2017-12-13T15:49:00Z">
              <w:tcPr>
                <w:tcW w:w="2250" w:type="dxa"/>
              </w:tcPr>
            </w:tcPrChange>
          </w:tcPr>
          <w:p w14:paraId="29C9E58D" w14:textId="77777777" w:rsidR="00FF773A" w:rsidRPr="00F91632" w:rsidRDefault="00FF773A" w:rsidP="00FF773A">
            <w:pPr>
              <w:pStyle w:val="ListParagraph"/>
              <w:spacing w:after="200" w:line="360" w:lineRule="auto"/>
              <w:ind w:left="0"/>
              <w:contextualSpacing/>
              <w:rPr>
                <w:rFonts w:ascii="Century Gothic" w:hAnsi="Century Gothic"/>
                <w:sz w:val="20"/>
                <w:szCs w:val="20"/>
              </w:rPr>
            </w:pPr>
            <w:r w:rsidRPr="00F91632">
              <w:rPr>
                <w:rFonts w:ascii="Century Gothic" w:hAnsi="Century Gothic"/>
                <w:sz w:val="20"/>
                <w:szCs w:val="20"/>
              </w:rPr>
              <w:t>Applicant submits application for approval</w:t>
            </w:r>
          </w:p>
        </w:tc>
        <w:tc>
          <w:tcPr>
            <w:tcW w:w="7110" w:type="dxa"/>
            <w:tcPrChange w:id="276" w:author="Mercy Kemei" w:date="2017-12-13T15:49:00Z">
              <w:tcPr>
                <w:tcW w:w="7110" w:type="dxa"/>
              </w:tcPr>
            </w:tcPrChange>
          </w:tcPr>
          <w:p w14:paraId="417810DD" w14:textId="77777777" w:rsidR="00FF773A" w:rsidRPr="00F91632" w:rsidRDefault="00FF773A">
            <w:pPr>
              <w:pStyle w:val="ListParagraph"/>
              <w:numPr>
                <w:ilvl w:val="0"/>
                <w:numId w:val="104"/>
              </w:numPr>
              <w:spacing w:after="200" w:line="360" w:lineRule="auto"/>
              <w:contextualSpacing/>
              <w:rPr>
                <w:rFonts w:ascii="Century Gothic" w:hAnsi="Century Gothic"/>
                <w:sz w:val="20"/>
                <w:szCs w:val="20"/>
              </w:rPr>
              <w:pPrChange w:id="277" w:author="Mercy Kemei" w:date="2017-12-13T15:49:00Z">
                <w:pPr>
                  <w:pStyle w:val="ListParagraph"/>
                  <w:numPr>
                    <w:numId w:val="104"/>
                  </w:numPr>
                  <w:spacing w:after="200" w:line="360" w:lineRule="auto"/>
                  <w:ind w:left="720" w:hanging="360"/>
                  <w:contextualSpacing/>
                  <w:jc w:val="both"/>
                </w:pPr>
              </w:pPrChange>
            </w:pPr>
            <w:r w:rsidRPr="00F91632">
              <w:rPr>
                <w:rFonts w:ascii="Century Gothic" w:hAnsi="Century Gothic"/>
                <w:sz w:val="20"/>
                <w:szCs w:val="20"/>
              </w:rPr>
              <w:t>On submission the applicant should receive a notification on successful submission</w:t>
            </w:r>
          </w:p>
          <w:p w14:paraId="362BC26E" w14:textId="77777777" w:rsidR="00FF773A" w:rsidRPr="00F91632" w:rsidRDefault="00FF773A">
            <w:pPr>
              <w:pStyle w:val="ListParagraph"/>
              <w:numPr>
                <w:ilvl w:val="0"/>
                <w:numId w:val="104"/>
              </w:numPr>
              <w:spacing w:after="200" w:line="360" w:lineRule="auto"/>
              <w:contextualSpacing/>
              <w:rPr>
                <w:rFonts w:ascii="Century Gothic" w:hAnsi="Century Gothic"/>
                <w:sz w:val="20"/>
                <w:szCs w:val="20"/>
              </w:rPr>
              <w:pPrChange w:id="278" w:author="Mercy Kemei" w:date="2017-12-13T15:49:00Z">
                <w:pPr>
                  <w:pStyle w:val="ListParagraph"/>
                  <w:numPr>
                    <w:numId w:val="104"/>
                  </w:numPr>
                  <w:spacing w:after="200" w:line="360" w:lineRule="auto"/>
                  <w:ind w:left="720" w:hanging="360"/>
                  <w:contextualSpacing/>
                  <w:jc w:val="both"/>
                </w:pPr>
              </w:pPrChange>
            </w:pPr>
            <w:r w:rsidRPr="00F91632">
              <w:rPr>
                <w:rFonts w:ascii="Century Gothic" w:hAnsi="Century Gothic"/>
                <w:sz w:val="20"/>
                <w:szCs w:val="20"/>
              </w:rPr>
              <w:t>Submission of form should not be possible unless submission of payment reference is done and all mandatory fields are filled.</w:t>
            </w:r>
          </w:p>
        </w:tc>
      </w:tr>
      <w:tr w:rsidR="00FF773A" w:rsidRPr="00A94879" w14:paraId="2B9FFBDD" w14:textId="77777777" w:rsidTr="000B60F2">
        <w:trPr>
          <w:jc w:val="center"/>
        </w:trPr>
        <w:tc>
          <w:tcPr>
            <w:tcW w:w="2250" w:type="dxa"/>
            <w:tcPrChange w:id="279" w:author="Mercy Kemei" w:date="2017-12-13T15:49:00Z">
              <w:tcPr>
                <w:tcW w:w="2250" w:type="dxa"/>
              </w:tcPr>
            </w:tcPrChange>
          </w:tcPr>
          <w:p w14:paraId="63ECDE4E" w14:textId="77777777" w:rsidR="00FF773A" w:rsidRPr="00F91632" w:rsidRDefault="00FF773A" w:rsidP="00FF773A">
            <w:pPr>
              <w:pStyle w:val="ListParagraph"/>
              <w:spacing w:after="200" w:line="360" w:lineRule="auto"/>
              <w:ind w:left="0"/>
              <w:contextualSpacing/>
              <w:jc w:val="both"/>
              <w:rPr>
                <w:rFonts w:ascii="Century Gothic" w:hAnsi="Century Gothic"/>
                <w:sz w:val="20"/>
                <w:szCs w:val="20"/>
              </w:rPr>
            </w:pPr>
            <w:r w:rsidRPr="00F91632">
              <w:rPr>
                <w:rFonts w:ascii="Century Gothic" w:hAnsi="Century Gothic"/>
                <w:sz w:val="20"/>
                <w:szCs w:val="20"/>
              </w:rPr>
              <w:t>Back office operations/ Accreditation decision process</w:t>
            </w:r>
          </w:p>
        </w:tc>
        <w:tc>
          <w:tcPr>
            <w:tcW w:w="7110" w:type="dxa"/>
            <w:tcPrChange w:id="280" w:author="Mercy Kemei" w:date="2017-12-13T15:49:00Z">
              <w:tcPr>
                <w:tcW w:w="7110" w:type="dxa"/>
              </w:tcPr>
            </w:tcPrChange>
          </w:tcPr>
          <w:p w14:paraId="48E03340" w14:textId="77777777" w:rsidR="00FF773A" w:rsidRDefault="00CD4CFA">
            <w:pPr>
              <w:pStyle w:val="ListParagraph"/>
              <w:numPr>
                <w:ilvl w:val="0"/>
                <w:numId w:val="105"/>
              </w:numPr>
              <w:spacing w:after="200" w:line="360" w:lineRule="auto"/>
              <w:contextualSpacing/>
              <w:rPr>
                <w:rFonts w:ascii="Century Gothic" w:hAnsi="Century Gothic"/>
                <w:sz w:val="20"/>
                <w:szCs w:val="20"/>
              </w:rPr>
              <w:pPrChange w:id="281" w:author="Mercy Kemei" w:date="2017-12-13T15:49:00Z">
                <w:pPr>
                  <w:pStyle w:val="ListParagraph"/>
                  <w:numPr>
                    <w:numId w:val="105"/>
                  </w:numPr>
                  <w:spacing w:after="200" w:line="360" w:lineRule="auto"/>
                  <w:ind w:left="720" w:hanging="360"/>
                  <w:contextualSpacing/>
                  <w:jc w:val="both"/>
                </w:pPr>
              </w:pPrChange>
            </w:pPr>
            <w:r>
              <w:rPr>
                <w:rFonts w:ascii="Century Gothic" w:hAnsi="Century Gothic"/>
                <w:sz w:val="20"/>
                <w:szCs w:val="20"/>
              </w:rPr>
              <w:t>A panel is selected from a pre-qualified number of experts, resources</w:t>
            </w:r>
          </w:p>
          <w:p w14:paraId="31A7F9C4" w14:textId="77777777" w:rsidR="00CD4CFA" w:rsidRDefault="00CD4CFA" w:rsidP="00CD4CFA">
            <w:pPr>
              <w:pStyle w:val="ListParagraph"/>
              <w:numPr>
                <w:ilvl w:val="0"/>
                <w:numId w:val="105"/>
              </w:numPr>
              <w:spacing w:line="360" w:lineRule="auto"/>
              <w:contextualSpacing/>
              <w:jc w:val="both"/>
              <w:rPr>
                <w:rFonts w:ascii="Century Gothic" w:hAnsi="Century Gothic"/>
                <w:sz w:val="20"/>
                <w:szCs w:val="20"/>
              </w:rPr>
            </w:pPr>
            <w:r>
              <w:rPr>
                <w:rFonts w:ascii="Century Gothic" w:hAnsi="Century Gothic"/>
                <w:sz w:val="20"/>
                <w:szCs w:val="20"/>
              </w:rPr>
              <w:t>a peer review is conducted which involves subject experts’ evaluation on ground to ensure mentioned standards filled in the institution details match with the ground situation.</w:t>
            </w:r>
          </w:p>
          <w:p w14:paraId="65818129" w14:textId="77777777" w:rsidR="00CD4CFA" w:rsidRDefault="00202746" w:rsidP="00CD4CFA">
            <w:pPr>
              <w:pStyle w:val="ListParagraph"/>
              <w:numPr>
                <w:ilvl w:val="0"/>
                <w:numId w:val="105"/>
              </w:numPr>
              <w:spacing w:after="200" w:line="360" w:lineRule="auto"/>
              <w:contextualSpacing/>
              <w:rPr>
                <w:rFonts w:ascii="Century Gothic" w:hAnsi="Century Gothic"/>
                <w:sz w:val="20"/>
                <w:szCs w:val="20"/>
              </w:rPr>
            </w:pPr>
            <w:r>
              <w:rPr>
                <w:rFonts w:ascii="Century Gothic" w:hAnsi="Century Gothic"/>
                <w:sz w:val="20"/>
                <w:szCs w:val="20"/>
              </w:rPr>
              <w:t xml:space="preserve">Either </w:t>
            </w:r>
            <w:r w:rsidR="003533F0">
              <w:rPr>
                <w:rFonts w:ascii="Century Gothic" w:hAnsi="Century Gothic"/>
                <w:sz w:val="20"/>
                <w:szCs w:val="20"/>
              </w:rPr>
              <w:t xml:space="preserve">they accept and issue an accreditation certificate or they reject </w:t>
            </w:r>
            <w:r w:rsidR="0052011C">
              <w:rPr>
                <w:rFonts w:ascii="Century Gothic" w:hAnsi="Century Gothic"/>
                <w:sz w:val="20"/>
                <w:szCs w:val="20"/>
              </w:rPr>
              <w:t>and document goes back to peer review or evaluation stage.</w:t>
            </w:r>
          </w:p>
          <w:p w14:paraId="3350537F" w14:textId="667784E8" w:rsidR="00222D82" w:rsidRPr="00F91632" w:rsidRDefault="00222D82" w:rsidP="00CD4CFA">
            <w:pPr>
              <w:pStyle w:val="ListParagraph"/>
              <w:numPr>
                <w:ilvl w:val="0"/>
                <w:numId w:val="105"/>
              </w:numPr>
              <w:spacing w:after="200" w:line="360" w:lineRule="auto"/>
              <w:contextualSpacing/>
              <w:rPr>
                <w:rFonts w:ascii="Century Gothic" w:hAnsi="Century Gothic"/>
                <w:sz w:val="20"/>
                <w:szCs w:val="20"/>
              </w:rPr>
            </w:pPr>
            <w:r>
              <w:rPr>
                <w:rFonts w:ascii="Century Gothic" w:hAnsi="Century Gothic"/>
                <w:sz w:val="20"/>
                <w:szCs w:val="20"/>
              </w:rPr>
              <w:t>System notifies the applicants of successful accreditations.</w:t>
            </w:r>
          </w:p>
        </w:tc>
      </w:tr>
    </w:tbl>
    <w:p w14:paraId="42798369" w14:textId="77777777" w:rsidR="00FF773A" w:rsidRDefault="00FF773A" w:rsidP="00FF773A">
      <w:pPr>
        <w:pStyle w:val="ListParagraph"/>
        <w:spacing w:after="200" w:line="360" w:lineRule="auto"/>
        <w:ind w:left="750"/>
        <w:contextualSpacing/>
        <w:jc w:val="both"/>
        <w:rPr>
          <w:rFonts w:ascii="Century Gothic" w:hAnsi="Century Gothic"/>
          <w:b/>
        </w:rPr>
      </w:pPr>
    </w:p>
    <w:p w14:paraId="4AB31A8D" w14:textId="77777777" w:rsidR="00FF773A" w:rsidRPr="00711AF0" w:rsidRDefault="00FF773A" w:rsidP="00FF773A">
      <w:pPr>
        <w:pStyle w:val="ListParagraph"/>
        <w:spacing w:after="200" w:line="360" w:lineRule="auto"/>
        <w:ind w:left="750"/>
        <w:contextualSpacing/>
        <w:jc w:val="both"/>
        <w:rPr>
          <w:rFonts w:ascii="Century Gothic" w:hAnsi="Century Gothic"/>
          <w:b/>
        </w:rPr>
      </w:pPr>
    </w:p>
    <w:p w14:paraId="540E7108" w14:textId="1161DF10" w:rsidR="00FF773A" w:rsidRPr="00711AF0" w:rsidRDefault="00FF773A" w:rsidP="007107A4">
      <w:pPr>
        <w:pStyle w:val="ListParagraph"/>
        <w:numPr>
          <w:ilvl w:val="1"/>
          <w:numId w:val="98"/>
        </w:numPr>
        <w:spacing w:after="200" w:line="360" w:lineRule="auto"/>
        <w:contextualSpacing/>
        <w:jc w:val="both"/>
        <w:rPr>
          <w:rFonts w:ascii="Century Gothic" w:hAnsi="Century Gothic"/>
          <w:b/>
        </w:rPr>
      </w:pPr>
      <w:r>
        <w:rPr>
          <w:rFonts w:ascii="Century Gothic" w:hAnsi="Century Gothic"/>
          <w:b/>
        </w:rPr>
        <w:t xml:space="preserve"> </w:t>
      </w:r>
      <w:r w:rsidRPr="00711AF0">
        <w:rPr>
          <w:rFonts w:ascii="Century Gothic" w:hAnsi="Century Gothic"/>
          <w:b/>
        </w:rPr>
        <w:t>Proposed Database design</w:t>
      </w:r>
    </w:p>
    <w:p w14:paraId="491329A1" w14:textId="77777777" w:rsidR="00FF773A" w:rsidRPr="007F067F" w:rsidRDefault="00FF773A" w:rsidP="00FF773A">
      <w:pPr>
        <w:pStyle w:val="Default"/>
        <w:widowControl w:val="0"/>
        <w:spacing w:line="360" w:lineRule="auto"/>
        <w:ind w:left="720"/>
        <w:jc w:val="both"/>
        <w:rPr>
          <w:rFonts w:cs="Times New Roman"/>
          <w:sz w:val="22"/>
          <w:szCs w:val="22"/>
        </w:rPr>
      </w:pPr>
      <w:r w:rsidRPr="007F067F">
        <w:rPr>
          <w:rFonts w:cs="Times New Roman"/>
          <w:sz w:val="22"/>
          <w:szCs w:val="22"/>
        </w:rPr>
        <w:t>The section below summarizes the system configuration and de</w:t>
      </w:r>
      <w:r>
        <w:rPr>
          <w:rFonts w:cs="Times New Roman"/>
          <w:sz w:val="22"/>
          <w:szCs w:val="22"/>
        </w:rPr>
        <w:t>sign approach for the accreditation</w:t>
      </w:r>
      <w:r w:rsidRPr="007F067F">
        <w:rPr>
          <w:rFonts w:cs="Times New Roman"/>
          <w:sz w:val="22"/>
          <w:szCs w:val="22"/>
        </w:rPr>
        <w:t xml:space="preserve"> module:</w:t>
      </w:r>
    </w:p>
    <w:tbl>
      <w:tblPr>
        <w:tblStyle w:val="TableGrid"/>
        <w:tblW w:w="0" w:type="auto"/>
        <w:jc w:val="center"/>
        <w:tblLook w:val="04A0" w:firstRow="1" w:lastRow="0" w:firstColumn="1" w:lastColumn="0" w:noHBand="0" w:noVBand="1"/>
        <w:tblPrChange w:id="282" w:author="Mercy Kemei" w:date="2017-12-13T15:49:00Z">
          <w:tblPr>
            <w:tblStyle w:val="TableGrid"/>
            <w:tblW w:w="0" w:type="auto"/>
            <w:tblLook w:val="04A0" w:firstRow="1" w:lastRow="0" w:firstColumn="1" w:lastColumn="0" w:noHBand="0" w:noVBand="1"/>
          </w:tblPr>
        </w:tblPrChange>
      </w:tblPr>
      <w:tblGrid>
        <w:gridCol w:w="2227"/>
        <w:gridCol w:w="6789"/>
        <w:tblGridChange w:id="283">
          <w:tblGrid>
            <w:gridCol w:w="2227"/>
            <w:gridCol w:w="6789"/>
          </w:tblGrid>
        </w:tblGridChange>
      </w:tblGrid>
      <w:tr w:rsidR="00FF773A" w:rsidRPr="00F91632" w14:paraId="17495F65" w14:textId="77777777" w:rsidTr="000B60F2">
        <w:trPr>
          <w:jc w:val="center"/>
        </w:trPr>
        <w:tc>
          <w:tcPr>
            <w:tcW w:w="2227" w:type="dxa"/>
            <w:tcPrChange w:id="284" w:author="Mercy Kemei" w:date="2017-12-13T15:49:00Z">
              <w:tcPr>
                <w:tcW w:w="2227" w:type="dxa"/>
              </w:tcPr>
            </w:tcPrChange>
          </w:tcPr>
          <w:p w14:paraId="7F30EAA3" w14:textId="77777777" w:rsidR="00FF773A" w:rsidRPr="00F91632" w:rsidRDefault="00FF773A" w:rsidP="00FF773A">
            <w:pPr>
              <w:spacing w:after="200" w:line="360" w:lineRule="auto"/>
              <w:contextualSpacing/>
              <w:jc w:val="both"/>
              <w:rPr>
                <w:rFonts w:ascii="Century Gothic" w:hAnsi="Century Gothic"/>
                <w:b/>
                <w:sz w:val="22"/>
                <w:szCs w:val="22"/>
              </w:rPr>
            </w:pPr>
            <w:r w:rsidRPr="00F91632">
              <w:rPr>
                <w:rFonts w:ascii="Century Gothic" w:hAnsi="Century Gothic"/>
                <w:b/>
                <w:sz w:val="22"/>
                <w:szCs w:val="22"/>
              </w:rPr>
              <w:t>Process/Function</w:t>
            </w:r>
          </w:p>
        </w:tc>
        <w:tc>
          <w:tcPr>
            <w:tcW w:w="6789" w:type="dxa"/>
            <w:tcPrChange w:id="285" w:author="Mercy Kemei" w:date="2017-12-13T15:49:00Z">
              <w:tcPr>
                <w:tcW w:w="6789" w:type="dxa"/>
              </w:tcPr>
            </w:tcPrChange>
          </w:tcPr>
          <w:p w14:paraId="12A677AA" w14:textId="77777777" w:rsidR="00FF773A" w:rsidRPr="00F91632" w:rsidRDefault="00FF773A" w:rsidP="000B60F2">
            <w:pPr>
              <w:spacing w:after="200" w:line="360" w:lineRule="auto"/>
              <w:contextualSpacing/>
              <w:jc w:val="both"/>
              <w:rPr>
                <w:rFonts w:ascii="Century Gothic" w:hAnsi="Century Gothic"/>
                <w:b/>
                <w:sz w:val="22"/>
                <w:szCs w:val="22"/>
              </w:rPr>
            </w:pPr>
            <w:r w:rsidRPr="00F91632">
              <w:rPr>
                <w:rFonts w:ascii="Century Gothic" w:hAnsi="Century Gothic"/>
                <w:b/>
                <w:sz w:val="22"/>
                <w:szCs w:val="22"/>
              </w:rPr>
              <w:t>System Design</w:t>
            </w:r>
          </w:p>
        </w:tc>
      </w:tr>
      <w:tr w:rsidR="00C93312" w:rsidRPr="00A94879" w14:paraId="4AB0EB2C" w14:textId="77777777" w:rsidTr="000B60F2">
        <w:trPr>
          <w:jc w:val="center"/>
        </w:trPr>
        <w:tc>
          <w:tcPr>
            <w:tcW w:w="2227" w:type="dxa"/>
            <w:tcPrChange w:id="286" w:author="Mercy Kemei" w:date="2017-12-13T15:49:00Z">
              <w:tcPr>
                <w:tcW w:w="2227" w:type="dxa"/>
              </w:tcPr>
            </w:tcPrChange>
          </w:tcPr>
          <w:p w14:paraId="74DD66BA" w14:textId="77777777" w:rsidR="00C93312" w:rsidRPr="00F91632" w:rsidRDefault="00C93312" w:rsidP="00C93312">
            <w:pPr>
              <w:spacing w:after="200" w:line="360" w:lineRule="auto"/>
              <w:contextualSpacing/>
              <w:jc w:val="both"/>
              <w:rPr>
                <w:rFonts w:ascii="Century Gothic" w:hAnsi="Century Gothic"/>
              </w:rPr>
            </w:pPr>
            <w:r w:rsidRPr="00F91632">
              <w:rPr>
                <w:rFonts w:ascii="Century Gothic" w:hAnsi="Century Gothic"/>
              </w:rPr>
              <w:t>Set-ups</w:t>
            </w:r>
          </w:p>
        </w:tc>
        <w:tc>
          <w:tcPr>
            <w:tcW w:w="6789" w:type="dxa"/>
            <w:tcPrChange w:id="287" w:author="Mercy Kemei" w:date="2017-12-13T15:49:00Z">
              <w:tcPr>
                <w:tcW w:w="6789" w:type="dxa"/>
              </w:tcPr>
            </w:tcPrChange>
          </w:tcPr>
          <w:p w14:paraId="4AE00230" w14:textId="77777777" w:rsidR="00C93312" w:rsidRPr="00C93312" w:rsidRDefault="00C93312" w:rsidP="00C93312">
            <w:pPr>
              <w:rPr>
                <w:rFonts w:ascii="Century Gothic" w:hAnsi="Century Gothic"/>
              </w:rPr>
            </w:pPr>
            <w:r w:rsidRPr="00C93312">
              <w:rPr>
                <w:rFonts w:ascii="Century Gothic" w:hAnsi="Century Gothic"/>
              </w:rPr>
              <w:t>Payments Setup</w:t>
            </w:r>
          </w:p>
          <w:p w14:paraId="0EC0BCBD" w14:textId="77777777" w:rsidR="00C93312" w:rsidRPr="00C93312" w:rsidRDefault="00C93312" w:rsidP="00C93312">
            <w:pPr>
              <w:pStyle w:val="ListParagraph"/>
              <w:numPr>
                <w:ilvl w:val="0"/>
                <w:numId w:val="184"/>
              </w:numPr>
              <w:contextualSpacing/>
              <w:rPr>
                <w:rFonts w:ascii="Century Gothic" w:hAnsi="Century Gothic"/>
                <w:sz w:val="20"/>
                <w:szCs w:val="20"/>
              </w:rPr>
            </w:pPr>
            <w:r w:rsidRPr="00C93312">
              <w:rPr>
                <w:rFonts w:ascii="Century Gothic" w:hAnsi="Century Gothic"/>
                <w:sz w:val="20"/>
                <w:szCs w:val="20"/>
              </w:rPr>
              <w:t>Code</w:t>
            </w:r>
          </w:p>
          <w:p w14:paraId="13155536" w14:textId="77777777" w:rsidR="00C93312" w:rsidRPr="00C93312" w:rsidRDefault="00C93312" w:rsidP="00C93312">
            <w:pPr>
              <w:pStyle w:val="ListParagraph"/>
              <w:numPr>
                <w:ilvl w:val="0"/>
                <w:numId w:val="184"/>
              </w:numPr>
              <w:contextualSpacing/>
              <w:rPr>
                <w:rFonts w:ascii="Century Gothic" w:hAnsi="Century Gothic"/>
                <w:sz w:val="20"/>
                <w:szCs w:val="20"/>
              </w:rPr>
            </w:pPr>
            <w:r w:rsidRPr="00C93312">
              <w:rPr>
                <w:rFonts w:ascii="Century Gothic" w:hAnsi="Century Gothic"/>
                <w:sz w:val="20"/>
                <w:szCs w:val="20"/>
              </w:rPr>
              <w:t>Type – {institution, program}</w:t>
            </w:r>
          </w:p>
          <w:p w14:paraId="3472B516" w14:textId="77777777" w:rsidR="00C93312" w:rsidRPr="00C93312" w:rsidRDefault="00C93312" w:rsidP="00C93312">
            <w:pPr>
              <w:pStyle w:val="ListParagraph"/>
              <w:numPr>
                <w:ilvl w:val="0"/>
                <w:numId w:val="184"/>
              </w:numPr>
              <w:contextualSpacing/>
              <w:rPr>
                <w:rFonts w:ascii="Century Gothic" w:hAnsi="Century Gothic"/>
                <w:sz w:val="20"/>
                <w:szCs w:val="20"/>
              </w:rPr>
            </w:pPr>
            <w:r w:rsidRPr="00C93312">
              <w:rPr>
                <w:rFonts w:ascii="Century Gothic" w:hAnsi="Century Gothic"/>
                <w:sz w:val="20"/>
                <w:szCs w:val="20"/>
              </w:rPr>
              <w:t>Institution Type (filter based on the type)</w:t>
            </w:r>
          </w:p>
          <w:p w14:paraId="36F406AD" w14:textId="2F99D6DF" w:rsidR="00C93312" w:rsidRPr="00F91632" w:rsidRDefault="00C93312" w:rsidP="00C93312">
            <w:pPr>
              <w:pStyle w:val="ListParagraph"/>
              <w:spacing w:after="200" w:line="360" w:lineRule="auto"/>
              <w:ind w:left="720"/>
              <w:contextualSpacing/>
              <w:jc w:val="both"/>
              <w:rPr>
                <w:rFonts w:ascii="Century Gothic" w:hAnsi="Century Gothic"/>
                <w:sz w:val="20"/>
                <w:szCs w:val="20"/>
              </w:rPr>
            </w:pPr>
            <w:r w:rsidRPr="00C93312">
              <w:rPr>
                <w:rFonts w:ascii="Century Gothic" w:hAnsi="Century Gothic"/>
                <w:sz w:val="20"/>
                <w:szCs w:val="20"/>
              </w:rPr>
              <w:t>Amount</w:t>
            </w:r>
          </w:p>
        </w:tc>
      </w:tr>
      <w:tr w:rsidR="00C93312" w:rsidRPr="00A94879" w14:paraId="67CB1786" w14:textId="77777777" w:rsidTr="000B60F2">
        <w:trPr>
          <w:jc w:val="center"/>
        </w:trPr>
        <w:tc>
          <w:tcPr>
            <w:tcW w:w="2227" w:type="dxa"/>
            <w:tcPrChange w:id="288" w:author="Mercy Kemei" w:date="2017-12-13T15:49:00Z">
              <w:tcPr>
                <w:tcW w:w="2227" w:type="dxa"/>
              </w:tcPr>
            </w:tcPrChange>
          </w:tcPr>
          <w:p w14:paraId="003AC60A" w14:textId="02D5A6AC" w:rsidR="00C93312" w:rsidRPr="00F91632" w:rsidRDefault="00634286" w:rsidP="00C93312">
            <w:pPr>
              <w:spacing w:after="200" w:line="360" w:lineRule="auto"/>
              <w:contextualSpacing/>
              <w:jc w:val="both"/>
              <w:rPr>
                <w:rFonts w:ascii="Century Gothic" w:hAnsi="Century Gothic"/>
              </w:rPr>
            </w:pPr>
            <w:r>
              <w:rPr>
                <w:rFonts w:ascii="Century Gothic" w:hAnsi="Century Gothic"/>
              </w:rPr>
              <w:t>Institution onboarding</w:t>
            </w:r>
          </w:p>
        </w:tc>
        <w:tc>
          <w:tcPr>
            <w:tcW w:w="6789" w:type="dxa"/>
            <w:tcPrChange w:id="289" w:author="Mercy Kemei" w:date="2017-12-13T15:49:00Z">
              <w:tcPr>
                <w:tcW w:w="6789" w:type="dxa"/>
              </w:tcPr>
            </w:tcPrChange>
          </w:tcPr>
          <w:p w14:paraId="0DD65718" w14:textId="77777777" w:rsidR="00634286" w:rsidRPr="00634286" w:rsidRDefault="00634286" w:rsidP="005234F4">
            <w:pPr>
              <w:spacing w:after="160" w:line="259" w:lineRule="auto"/>
              <w:contextualSpacing/>
              <w:rPr>
                <w:rFonts w:ascii="Century Gothic" w:hAnsi="Century Gothic"/>
              </w:rPr>
            </w:pPr>
            <w:r w:rsidRPr="00634286">
              <w:rPr>
                <w:rFonts w:ascii="Century Gothic" w:hAnsi="Century Gothic"/>
              </w:rPr>
              <w:t>Institution (build from T18)</w:t>
            </w:r>
          </w:p>
          <w:p w14:paraId="72D7FC2C" w14:textId="77777777" w:rsidR="00634286" w:rsidRPr="005234F4" w:rsidRDefault="00634286" w:rsidP="005234F4">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No</w:t>
            </w:r>
          </w:p>
          <w:p w14:paraId="62F2169F" w14:textId="77777777" w:rsidR="00634286" w:rsidRPr="005234F4" w:rsidRDefault="00634286" w:rsidP="005234F4">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Description</w:t>
            </w:r>
          </w:p>
          <w:p w14:paraId="7C5ACEAA" w14:textId="77777777" w:rsidR="00634286" w:rsidRPr="005234F4" w:rsidRDefault="00634286" w:rsidP="005234F4">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 xml:space="preserve">KRA P.I.N </w:t>
            </w:r>
          </w:p>
          <w:p w14:paraId="42B74818" w14:textId="77777777" w:rsidR="00634286" w:rsidRPr="005234F4" w:rsidRDefault="00634286" w:rsidP="005234F4">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Ministry of Education Code</w:t>
            </w:r>
          </w:p>
          <w:p w14:paraId="0C558FC6" w14:textId="77777777" w:rsidR="00634286" w:rsidRPr="005234F4" w:rsidRDefault="00634286" w:rsidP="005234F4">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Categories; Public chartered, Private university e.t.c.</w:t>
            </w:r>
          </w:p>
          <w:p w14:paraId="048E48FD" w14:textId="77777777" w:rsidR="005234F4" w:rsidRPr="005234F4" w:rsidRDefault="00634286" w:rsidP="005234F4">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Sponsor; Government, Individual</w:t>
            </w:r>
          </w:p>
          <w:p w14:paraId="4C3BE9E5" w14:textId="77F4C74A" w:rsidR="00634286" w:rsidRPr="005234F4" w:rsidRDefault="00634286" w:rsidP="005234F4">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Communication Details (T18)</w:t>
            </w:r>
          </w:p>
          <w:p w14:paraId="3188DB32" w14:textId="77777777" w:rsidR="00634286" w:rsidRPr="005234F4" w:rsidRDefault="00634286" w:rsidP="005234F4">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County – from county setup table</w:t>
            </w:r>
          </w:p>
          <w:p w14:paraId="6A4DE14E" w14:textId="77777777" w:rsidR="00634286" w:rsidRPr="005234F4" w:rsidRDefault="00634286" w:rsidP="005234F4">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Constituency of Main Campus (from constituency table, to filter based on the county)</w:t>
            </w:r>
          </w:p>
          <w:p w14:paraId="48C96CDD" w14:textId="77777777" w:rsidR="00634286" w:rsidRPr="005234F4" w:rsidRDefault="00634286" w:rsidP="005234F4">
            <w:pPr>
              <w:pStyle w:val="ListParagraph"/>
              <w:numPr>
                <w:ilvl w:val="0"/>
                <w:numId w:val="187"/>
              </w:numPr>
              <w:spacing w:after="160" w:line="259" w:lineRule="auto"/>
              <w:contextualSpacing/>
              <w:rPr>
                <w:rFonts w:ascii="Century Gothic" w:hAnsi="Century Gothic"/>
              </w:rPr>
            </w:pPr>
            <w:r w:rsidRPr="005234F4">
              <w:rPr>
                <w:rFonts w:ascii="Century Gothic" w:hAnsi="Century Gothic"/>
                <w:sz w:val="20"/>
                <w:szCs w:val="20"/>
              </w:rPr>
              <w:t>Type – Institution, customer, Campus</w:t>
            </w:r>
          </w:p>
          <w:p w14:paraId="5A6ECD69" w14:textId="2DBC1DB8" w:rsidR="00C93312" w:rsidRPr="00F91632" w:rsidRDefault="00C93312">
            <w:pPr>
              <w:pStyle w:val="ListParagraph"/>
              <w:autoSpaceDE w:val="0"/>
              <w:autoSpaceDN w:val="0"/>
              <w:adjustRightInd w:val="0"/>
              <w:spacing w:line="360" w:lineRule="auto"/>
              <w:ind w:left="720"/>
              <w:jc w:val="both"/>
              <w:rPr>
                <w:rFonts w:ascii="Century Gothic" w:eastAsiaTheme="minorHAnsi" w:hAnsi="Century Gothic" w:cstheme="minorBidi"/>
                <w:sz w:val="20"/>
                <w:szCs w:val="20"/>
              </w:rPr>
              <w:pPrChange w:id="290" w:author="Mercy Kemei" w:date="2017-12-13T15:49:00Z">
                <w:pPr>
                  <w:pStyle w:val="ListParagraph"/>
                  <w:autoSpaceDE w:val="0"/>
                  <w:autoSpaceDN w:val="0"/>
                  <w:adjustRightInd w:val="0"/>
                  <w:spacing w:line="360" w:lineRule="auto"/>
                  <w:ind w:left="720"/>
                </w:pPr>
              </w:pPrChange>
            </w:pPr>
          </w:p>
        </w:tc>
      </w:tr>
      <w:tr w:rsidR="00C93312" w:rsidRPr="00A94879" w14:paraId="24908A8F" w14:textId="77777777" w:rsidTr="000B60F2">
        <w:trPr>
          <w:jc w:val="center"/>
        </w:trPr>
        <w:tc>
          <w:tcPr>
            <w:tcW w:w="2227" w:type="dxa"/>
            <w:tcPrChange w:id="291" w:author="Mercy Kemei" w:date="2017-12-13T15:49:00Z">
              <w:tcPr>
                <w:tcW w:w="2227" w:type="dxa"/>
              </w:tcPr>
            </w:tcPrChange>
          </w:tcPr>
          <w:p w14:paraId="75525C79" w14:textId="77777777" w:rsidR="00C93312" w:rsidRPr="00F91632" w:rsidRDefault="00C93312" w:rsidP="00C93312">
            <w:pPr>
              <w:spacing w:after="200" w:line="360" w:lineRule="auto"/>
              <w:contextualSpacing/>
              <w:jc w:val="both"/>
              <w:rPr>
                <w:rFonts w:ascii="Century Gothic" w:hAnsi="Century Gothic"/>
              </w:rPr>
            </w:pPr>
            <w:r w:rsidRPr="00F91632">
              <w:rPr>
                <w:rFonts w:ascii="Century Gothic" w:hAnsi="Century Gothic"/>
              </w:rPr>
              <w:t>Accreditation application</w:t>
            </w:r>
          </w:p>
        </w:tc>
        <w:tc>
          <w:tcPr>
            <w:tcW w:w="6789" w:type="dxa"/>
            <w:tcPrChange w:id="292" w:author="Mercy Kemei" w:date="2017-12-13T15:49:00Z">
              <w:tcPr>
                <w:tcW w:w="6789" w:type="dxa"/>
              </w:tcPr>
            </w:tcPrChange>
          </w:tcPr>
          <w:p w14:paraId="73B28444" w14:textId="4AA94436" w:rsidR="00C93312" w:rsidRPr="00F91632" w:rsidRDefault="00C93312">
            <w:pPr>
              <w:pStyle w:val="ListParagraph"/>
              <w:numPr>
                <w:ilvl w:val="0"/>
                <w:numId w:val="109"/>
              </w:numPr>
              <w:autoSpaceDE w:val="0"/>
              <w:autoSpaceDN w:val="0"/>
              <w:adjustRightInd w:val="0"/>
              <w:spacing w:line="360" w:lineRule="auto"/>
              <w:jc w:val="both"/>
              <w:rPr>
                <w:rFonts w:ascii="Century Gothic" w:hAnsi="Century Gothic"/>
                <w:sz w:val="20"/>
                <w:szCs w:val="20"/>
              </w:rPr>
              <w:pPrChange w:id="293" w:author="Mercy Kemei" w:date="2017-12-13T15:49:00Z">
                <w:pPr>
                  <w:pStyle w:val="ListParagraph"/>
                  <w:numPr>
                    <w:numId w:val="109"/>
                  </w:numPr>
                  <w:autoSpaceDE w:val="0"/>
                  <w:autoSpaceDN w:val="0"/>
                  <w:adjustRightInd w:val="0"/>
                  <w:spacing w:line="360" w:lineRule="auto"/>
                  <w:ind w:left="720" w:hanging="360"/>
                </w:pPr>
              </w:pPrChange>
            </w:pPr>
            <w:r w:rsidRPr="00F91632">
              <w:rPr>
                <w:rFonts w:ascii="Century Gothic" w:hAnsi="Century Gothic"/>
                <w:sz w:val="20"/>
                <w:szCs w:val="20"/>
              </w:rPr>
              <w:t>Accreditation table: Accreditation No.</w:t>
            </w:r>
            <w:r w:rsidR="00AB7EC7">
              <w:rPr>
                <w:rFonts w:ascii="Century Gothic" w:hAnsi="Century Gothic"/>
                <w:sz w:val="20"/>
                <w:szCs w:val="20"/>
              </w:rPr>
              <w:t xml:space="preserve"> </w:t>
            </w:r>
            <w:r w:rsidR="003D244F">
              <w:rPr>
                <w:rFonts w:ascii="Century Gothic" w:hAnsi="Century Gothic"/>
                <w:sz w:val="20"/>
                <w:szCs w:val="20"/>
              </w:rPr>
              <w:t xml:space="preserve">(Auto generated), institute No. (Populate institute </w:t>
            </w:r>
            <w:r w:rsidRPr="00F91632">
              <w:rPr>
                <w:rFonts w:ascii="Century Gothic" w:hAnsi="Century Gothic"/>
                <w:sz w:val="20"/>
                <w:szCs w:val="20"/>
              </w:rPr>
              <w:t>data), Other information(BLOB), Payment details (Payment code, posted receipt no, Payment amount), Status, Timestamping details, Attach supporting documents.</w:t>
            </w:r>
          </w:p>
          <w:p w14:paraId="22891DB7" w14:textId="77777777" w:rsidR="00C93312" w:rsidRPr="00F91632" w:rsidRDefault="00C93312">
            <w:pPr>
              <w:pStyle w:val="ListParagraph"/>
              <w:autoSpaceDE w:val="0"/>
              <w:autoSpaceDN w:val="0"/>
              <w:adjustRightInd w:val="0"/>
              <w:spacing w:line="360" w:lineRule="auto"/>
              <w:ind w:left="720"/>
              <w:jc w:val="both"/>
              <w:rPr>
                <w:rFonts w:ascii="Century Gothic" w:hAnsi="Century Gothic"/>
                <w:b/>
                <w:sz w:val="20"/>
                <w:szCs w:val="20"/>
              </w:rPr>
              <w:pPrChange w:id="294" w:author="Mercy Kemei" w:date="2017-12-13T15:49:00Z">
                <w:pPr>
                  <w:pStyle w:val="ListParagraph"/>
                  <w:autoSpaceDE w:val="0"/>
                  <w:autoSpaceDN w:val="0"/>
                  <w:adjustRightInd w:val="0"/>
                  <w:spacing w:line="360" w:lineRule="auto"/>
                  <w:ind w:left="720"/>
                </w:pPr>
              </w:pPrChange>
            </w:pPr>
            <w:r w:rsidRPr="00F91632">
              <w:rPr>
                <w:rFonts w:ascii="Century Gothic" w:hAnsi="Century Gothic"/>
                <w:b/>
                <w:sz w:val="20"/>
                <w:szCs w:val="20"/>
              </w:rPr>
              <w:t>Controls:</w:t>
            </w:r>
          </w:p>
          <w:p w14:paraId="0145B673" w14:textId="77777777" w:rsidR="00C93312" w:rsidRPr="00F91632" w:rsidRDefault="00C93312">
            <w:pPr>
              <w:pStyle w:val="ListParagraph"/>
              <w:numPr>
                <w:ilvl w:val="0"/>
                <w:numId w:val="110"/>
              </w:numPr>
              <w:autoSpaceDE w:val="0"/>
              <w:autoSpaceDN w:val="0"/>
              <w:adjustRightInd w:val="0"/>
              <w:spacing w:line="360" w:lineRule="auto"/>
              <w:jc w:val="both"/>
              <w:rPr>
                <w:rFonts w:ascii="Century Gothic" w:hAnsi="Century Gothic"/>
                <w:sz w:val="20"/>
                <w:szCs w:val="20"/>
              </w:rPr>
              <w:pPrChange w:id="295" w:author="Mercy Kemei" w:date="2017-12-13T15:49:00Z">
                <w:pPr>
                  <w:pStyle w:val="ListParagraph"/>
                  <w:numPr>
                    <w:numId w:val="110"/>
                  </w:numPr>
                  <w:autoSpaceDE w:val="0"/>
                  <w:autoSpaceDN w:val="0"/>
                  <w:adjustRightInd w:val="0"/>
                  <w:spacing w:line="360" w:lineRule="auto"/>
                  <w:ind w:left="1440" w:hanging="360"/>
                </w:pPr>
              </w:pPrChange>
            </w:pPr>
            <w:r w:rsidRPr="00F91632">
              <w:rPr>
                <w:rFonts w:ascii="Century Gothic" w:hAnsi="Century Gothic"/>
                <w:sz w:val="20"/>
                <w:szCs w:val="20"/>
              </w:rPr>
              <w:t>Ensure payment reference has been captured</w:t>
            </w:r>
          </w:p>
          <w:p w14:paraId="6A74F965" w14:textId="77777777" w:rsidR="00C93312" w:rsidRPr="00F91632" w:rsidRDefault="00C93312">
            <w:pPr>
              <w:pStyle w:val="ListParagraph"/>
              <w:autoSpaceDE w:val="0"/>
              <w:autoSpaceDN w:val="0"/>
              <w:adjustRightInd w:val="0"/>
              <w:spacing w:line="360" w:lineRule="auto"/>
              <w:ind w:left="720"/>
              <w:jc w:val="both"/>
              <w:rPr>
                <w:rFonts w:ascii="Century Gothic" w:hAnsi="Century Gothic"/>
                <w:sz w:val="20"/>
                <w:szCs w:val="20"/>
              </w:rPr>
              <w:pPrChange w:id="296" w:author="Mercy Kemei" w:date="2017-12-13T15:49:00Z">
                <w:pPr>
                  <w:pStyle w:val="ListParagraph"/>
                  <w:autoSpaceDE w:val="0"/>
                  <w:autoSpaceDN w:val="0"/>
                  <w:adjustRightInd w:val="0"/>
                  <w:spacing w:line="360" w:lineRule="auto"/>
                  <w:ind w:left="720"/>
                </w:pPr>
              </w:pPrChange>
            </w:pPr>
          </w:p>
        </w:tc>
      </w:tr>
      <w:tr w:rsidR="00C93312" w:rsidRPr="00A94879" w14:paraId="6B63A312" w14:textId="77777777" w:rsidTr="000B60F2">
        <w:trPr>
          <w:jc w:val="center"/>
        </w:trPr>
        <w:tc>
          <w:tcPr>
            <w:tcW w:w="2227" w:type="dxa"/>
            <w:tcPrChange w:id="297" w:author="Mercy Kemei" w:date="2017-12-13T15:49:00Z">
              <w:tcPr>
                <w:tcW w:w="2227" w:type="dxa"/>
              </w:tcPr>
            </w:tcPrChange>
          </w:tcPr>
          <w:p w14:paraId="58206059" w14:textId="0C890C21" w:rsidR="00C93312" w:rsidRPr="00F91632" w:rsidRDefault="00B814AD" w:rsidP="00C93312">
            <w:pPr>
              <w:spacing w:after="200" w:line="360" w:lineRule="auto"/>
              <w:contextualSpacing/>
              <w:jc w:val="both"/>
              <w:rPr>
                <w:rFonts w:ascii="Century Gothic" w:hAnsi="Century Gothic"/>
              </w:rPr>
            </w:pPr>
            <w:r>
              <w:rPr>
                <w:rFonts w:ascii="Century Gothic" w:hAnsi="Century Gothic"/>
              </w:rPr>
              <w:t>Panel Selection</w:t>
            </w:r>
            <w:r w:rsidR="00C93312" w:rsidRPr="00F91632">
              <w:rPr>
                <w:rFonts w:ascii="Century Gothic" w:hAnsi="Century Gothic"/>
              </w:rPr>
              <w:t xml:space="preserve"> </w:t>
            </w:r>
          </w:p>
        </w:tc>
        <w:tc>
          <w:tcPr>
            <w:tcW w:w="6789" w:type="dxa"/>
            <w:tcPrChange w:id="298" w:author="Mercy Kemei" w:date="2017-12-13T15:49:00Z">
              <w:tcPr>
                <w:tcW w:w="6789" w:type="dxa"/>
              </w:tcPr>
            </w:tcPrChange>
          </w:tcPr>
          <w:p w14:paraId="343D3E5F" w14:textId="77777777" w:rsidR="00E53532" w:rsidRPr="00E53532" w:rsidRDefault="00E53532" w:rsidP="00E53532">
            <w:pPr>
              <w:pStyle w:val="ListParagraph"/>
              <w:numPr>
                <w:ilvl w:val="0"/>
                <w:numId w:val="111"/>
              </w:numPr>
              <w:contextualSpacing/>
              <w:rPr>
                <w:rFonts w:ascii="Century Gothic" w:hAnsi="Century Gothic"/>
                <w:sz w:val="20"/>
                <w:szCs w:val="20"/>
              </w:rPr>
            </w:pPr>
            <w:r w:rsidRPr="00E53532">
              <w:rPr>
                <w:rFonts w:ascii="Century Gothic" w:hAnsi="Century Gothic"/>
                <w:sz w:val="20"/>
                <w:szCs w:val="20"/>
              </w:rPr>
              <w:t>(create a job from the accreditation card – it should book the invoice and create a receipt.)</w:t>
            </w:r>
          </w:p>
          <w:p w14:paraId="2C8E9CA7" w14:textId="77777777" w:rsidR="00E53532" w:rsidRPr="00E53532" w:rsidRDefault="00E53532" w:rsidP="00E53532">
            <w:pPr>
              <w:pStyle w:val="ListParagraph"/>
              <w:numPr>
                <w:ilvl w:val="0"/>
                <w:numId w:val="111"/>
              </w:numPr>
              <w:contextualSpacing/>
              <w:rPr>
                <w:rFonts w:ascii="Century Gothic" w:hAnsi="Century Gothic"/>
                <w:sz w:val="20"/>
                <w:szCs w:val="20"/>
              </w:rPr>
            </w:pPr>
            <w:r w:rsidRPr="00E53532">
              <w:rPr>
                <w:rFonts w:ascii="Century Gothic" w:hAnsi="Century Gothic"/>
                <w:sz w:val="20"/>
                <w:szCs w:val="20"/>
              </w:rPr>
              <w:t>Setup peer reviewers as resources and append their unit costs</w:t>
            </w:r>
          </w:p>
          <w:p w14:paraId="761C79D9" w14:textId="77777777" w:rsidR="00E53532" w:rsidRPr="00E53532" w:rsidRDefault="00E53532" w:rsidP="00E53532">
            <w:pPr>
              <w:pStyle w:val="ListParagraph"/>
              <w:numPr>
                <w:ilvl w:val="0"/>
                <w:numId w:val="111"/>
              </w:numPr>
              <w:contextualSpacing/>
              <w:rPr>
                <w:rFonts w:ascii="Century Gothic" w:hAnsi="Century Gothic"/>
                <w:sz w:val="20"/>
                <w:szCs w:val="20"/>
              </w:rPr>
            </w:pPr>
            <w:r w:rsidRPr="00E53532">
              <w:rPr>
                <w:rFonts w:ascii="Century Gothic" w:hAnsi="Century Gothic"/>
                <w:sz w:val="20"/>
                <w:szCs w:val="20"/>
              </w:rPr>
              <w:t>Setup work types (-review of curriculum document, site visit, proposal document)</w:t>
            </w:r>
          </w:p>
          <w:p w14:paraId="0361ADC0" w14:textId="77777777" w:rsidR="00C93312" w:rsidRDefault="00E53532">
            <w:pPr>
              <w:pStyle w:val="ListParagraph"/>
              <w:numPr>
                <w:ilvl w:val="0"/>
                <w:numId w:val="111"/>
              </w:numPr>
              <w:autoSpaceDE w:val="0"/>
              <w:autoSpaceDN w:val="0"/>
              <w:adjustRightInd w:val="0"/>
              <w:spacing w:line="360" w:lineRule="auto"/>
              <w:jc w:val="both"/>
              <w:rPr>
                <w:rFonts w:ascii="Century Gothic" w:hAnsi="Century Gothic"/>
                <w:sz w:val="20"/>
                <w:szCs w:val="20"/>
              </w:rPr>
              <w:pPrChange w:id="299" w:author="Mercy Kemei" w:date="2017-12-13T15:49:00Z">
                <w:pPr>
                  <w:pStyle w:val="ListParagraph"/>
                  <w:numPr>
                    <w:numId w:val="111"/>
                  </w:numPr>
                  <w:autoSpaceDE w:val="0"/>
                  <w:autoSpaceDN w:val="0"/>
                  <w:adjustRightInd w:val="0"/>
                  <w:spacing w:line="360" w:lineRule="auto"/>
                  <w:ind w:left="785" w:hanging="360"/>
                </w:pPr>
              </w:pPrChange>
            </w:pPr>
            <w:r w:rsidRPr="00E53532">
              <w:rPr>
                <w:rFonts w:ascii="Century Gothic" w:hAnsi="Century Gothic"/>
                <w:sz w:val="20"/>
                <w:szCs w:val="20"/>
              </w:rPr>
              <w:t>Add Email field on the resource card.</w:t>
            </w:r>
          </w:p>
          <w:p w14:paraId="13A49BA7" w14:textId="77777777" w:rsidR="002D3032" w:rsidRPr="002D3032" w:rsidRDefault="002D3032" w:rsidP="002D3032">
            <w:pPr>
              <w:pStyle w:val="ListParagraph"/>
              <w:numPr>
                <w:ilvl w:val="0"/>
                <w:numId w:val="111"/>
              </w:numPr>
              <w:autoSpaceDE w:val="0"/>
              <w:autoSpaceDN w:val="0"/>
              <w:adjustRightInd w:val="0"/>
              <w:spacing w:line="360" w:lineRule="auto"/>
              <w:jc w:val="both"/>
              <w:rPr>
                <w:rFonts w:ascii="Century Gothic" w:hAnsi="Century Gothic"/>
                <w:sz w:val="20"/>
                <w:szCs w:val="20"/>
              </w:rPr>
            </w:pPr>
            <w:r>
              <w:t>Job Planning Lines</w:t>
            </w:r>
          </w:p>
          <w:p w14:paraId="3C0E1937" w14:textId="77777777" w:rsidR="002D3032" w:rsidRDefault="002D3032" w:rsidP="004D498B">
            <w:pPr>
              <w:pStyle w:val="ListParagraph"/>
              <w:numPr>
                <w:ilvl w:val="0"/>
                <w:numId w:val="189"/>
              </w:numPr>
              <w:autoSpaceDE w:val="0"/>
              <w:autoSpaceDN w:val="0"/>
              <w:adjustRightInd w:val="0"/>
              <w:spacing w:line="360" w:lineRule="auto"/>
              <w:jc w:val="both"/>
              <w:rPr>
                <w:rFonts w:ascii="Century Gothic" w:hAnsi="Century Gothic"/>
                <w:sz w:val="20"/>
                <w:szCs w:val="20"/>
              </w:rPr>
            </w:pPr>
            <w:r>
              <w:rPr>
                <w:rFonts w:ascii="Century Gothic" w:hAnsi="Century Gothic"/>
                <w:sz w:val="20"/>
                <w:szCs w:val="20"/>
              </w:rPr>
              <w:lastRenderedPageBreak/>
              <w:t>Add Individual Score field for the reviewer</w:t>
            </w:r>
          </w:p>
          <w:p w14:paraId="288CB776" w14:textId="77777777" w:rsidR="004D498B" w:rsidRPr="004D498B" w:rsidRDefault="004D498B" w:rsidP="004D498B">
            <w:pPr>
              <w:pStyle w:val="ListParagraph"/>
              <w:numPr>
                <w:ilvl w:val="0"/>
                <w:numId w:val="111"/>
              </w:numPr>
              <w:spacing w:line="360" w:lineRule="auto"/>
              <w:jc w:val="both"/>
              <w:rPr>
                <w:rFonts w:ascii="Century Gothic" w:hAnsi="Century Gothic"/>
              </w:rPr>
            </w:pPr>
            <w:r>
              <w:t>Job task lines</w:t>
            </w:r>
          </w:p>
          <w:p w14:paraId="0E6FA041" w14:textId="7CFA3BAE" w:rsidR="004D498B" w:rsidRPr="004D498B" w:rsidRDefault="004D498B" w:rsidP="004D498B">
            <w:pPr>
              <w:pStyle w:val="ListParagraph"/>
              <w:numPr>
                <w:ilvl w:val="0"/>
                <w:numId w:val="189"/>
              </w:numPr>
              <w:spacing w:line="360" w:lineRule="auto"/>
              <w:jc w:val="both"/>
              <w:rPr>
                <w:rFonts w:ascii="Century Gothic" w:hAnsi="Century Gothic"/>
              </w:rPr>
            </w:pPr>
            <w:r>
              <w:t>Weighted score</w:t>
            </w:r>
          </w:p>
        </w:tc>
      </w:tr>
      <w:tr w:rsidR="00C93312" w:rsidRPr="006E7CA3" w14:paraId="7948AF58" w14:textId="77777777" w:rsidTr="000B60F2">
        <w:trPr>
          <w:jc w:val="center"/>
        </w:trPr>
        <w:tc>
          <w:tcPr>
            <w:tcW w:w="2227" w:type="dxa"/>
            <w:tcPrChange w:id="300" w:author="Mercy Kemei" w:date="2017-12-13T15:49:00Z">
              <w:tcPr>
                <w:tcW w:w="2227" w:type="dxa"/>
              </w:tcPr>
            </w:tcPrChange>
          </w:tcPr>
          <w:p w14:paraId="341A972C" w14:textId="1D83129B" w:rsidR="00C93312" w:rsidRPr="00F91632" w:rsidRDefault="00C93312" w:rsidP="00C93312">
            <w:pPr>
              <w:spacing w:after="200" w:line="360" w:lineRule="auto"/>
              <w:contextualSpacing/>
              <w:jc w:val="both"/>
              <w:rPr>
                <w:rFonts w:ascii="Century Gothic" w:hAnsi="Century Gothic"/>
              </w:rPr>
            </w:pPr>
            <w:r w:rsidRPr="00F91632">
              <w:rPr>
                <w:rFonts w:ascii="Century Gothic" w:hAnsi="Century Gothic"/>
              </w:rPr>
              <w:lastRenderedPageBreak/>
              <w:t>Back office processes on NAV</w:t>
            </w:r>
            <w:r w:rsidR="00284199" w:rsidRPr="00BD1FAC">
              <w:rPr>
                <w:rFonts w:ascii="Century Gothic" w:hAnsi="Century Gothic"/>
              </w:rPr>
              <w:t>(Board Approvals)</w:t>
            </w:r>
          </w:p>
        </w:tc>
        <w:tc>
          <w:tcPr>
            <w:tcW w:w="6789" w:type="dxa"/>
            <w:tcPrChange w:id="301" w:author="Mercy Kemei" w:date="2017-12-13T15:49:00Z">
              <w:tcPr>
                <w:tcW w:w="6789" w:type="dxa"/>
              </w:tcPr>
            </w:tcPrChange>
          </w:tcPr>
          <w:p w14:paraId="7B263A8A" w14:textId="77777777" w:rsidR="00C93312" w:rsidRPr="00F91632" w:rsidRDefault="00C93312">
            <w:pPr>
              <w:pStyle w:val="ListParagraph"/>
              <w:numPr>
                <w:ilvl w:val="0"/>
                <w:numId w:val="120"/>
              </w:numPr>
              <w:spacing w:line="360" w:lineRule="auto"/>
              <w:jc w:val="both"/>
              <w:rPr>
                <w:rFonts w:ascii="Century Gothic" w:hAnsi="Century Gothic"/>
                <w:b/>
                <w:sz w:val="20"/>
                <w:szCs w:val="20"/>
              </w:rPr>
              <w:pPrChange w:id="302" w:author="Mercy Kemei" w:date="2017-12-13T15:49:00Z">
                <w:pPr>
                  <w:pStyle w:val="ListParagraph"/>
                  <w:numPr>
                    <w:numId w:val="120"/>
                  </w:numPr>
                  <w:spacing w:line="360" w:lineRule="auto"/>
                  <w:ind w:left="720" w:hanging="360"/>
                </w:pPr>
              </w:pPrChange>
            </w:pPr>
            <w:r>
              <w:rPr>
                <w:rFonts w:ascii="Century Gothic" w:hAnsi="Century Gothic"/>
                <w:sz w:val="20"/>
                <w:szCs w:val="20"/>
              </w:rPr>
              <w:t>Accreditation</w:t>
            </w:r>
            <w:r w:rsidRPr="00F91632">
              <w:rPr>
                <w:rFonts w:ascii="Century Gothic" w:hAnsi="Century Gothic"/>
                <w:sz w:val="20"/>
                <w:szCs w:val="20"/>
              </w:rPr>
              <w:t xml:space="preserve"> Decision table: Accreditation no., Type(Committee/</w:t>
            </w:r>
            <w:r>
              <w:rPr>
                <w:rFonts w:ascii="Century Gothic" w:hAnsi="Century Gothic"/>
                <w:sz w:val="20"/>
                <w:szCs w:val="20"/>
              </w:rPr>
              <w:t>B</w:t>
            </w:r>
            <w:r w:rsidRPr="00F91632">
              <w:rPr>
                <w:rFonts w:ascii="Century Gothic" w:hAnsi="Century Gothic"/>
                <w:sz w:val="20"/>
                <w:szCs w:val="20"/>
              </w:rPr>
              <w:t>oard</w:t>
            </w:r>
            <w:r>
              <w:rPr>
                <w:rFonts w:ascii="Century Gothic" w:hAnsi="Century Gothic"/>
                <w:sz w:val="20"/>
                <w:szCs w:val="20"/>
              </w:rPr>
              <w:t>/Secretariat</w:t>
            </w:r>
            <w:r w:rsidRPr="00F91632">
              <w:rPr>
                <w:rFonts w:ascii="Century Gothic" w:hAnsi="Century Gothic"/>
                <w:sz w:val="20"/>
                <w:szCs w:val="20"/>
              </w:rPr>
              <w:t>), Decision(BLOB), Status(Approved/Rejected), Date, Accreditation stage (Application, Renewal).</w:t>
            </w:r>
          </w:p>
          <w:p w14:paraId="04A0ABE2" w14:textId="77777777" w:rsidR="00C93312" w:rsidRPr="00F91632" w:rsidRDefault="00C93312">
            <w:pPr>
              <w:spacing w:line="360" w:lineRule="auto"/>
              <w:jc w:val="both"/>
              <w:rPr>
                <w:rFonts w:ascii="Century Gothic" w:hAnsi="Century Gothic"/>
                <w:b/>
              </w:rPr>
              <w:pPrChange w:id="303" w:author="Mercy Kemei" w:date="2017-12-13T15:49:00Z">
                <w:pPr>
                  <w:spacing w:line="360" w:lineRule="auto"/>
                </w:pPr>
              </w:pPrChange>
            </w:pPr>
            <w:r w:rsidRPr="00F91632">
              <w:rPr>
                <w:rFonts w:ascii="Century Gothic" w:hAnsi="Century Gothic"/>
                <w:b/>
              </w:rPr>
              <w:t xml:space="preserve">Receipting: </w:t>
            </w:r>
          </w:p>
          <w:p w14:paraId="22EEB85F" w14:textId="77777777" w:rsidR="00C93312" w:rsidRPr="00F91632" w:rsidRDefault="00C93312">
            <w:pPr>
              <w:pStyle w:val="ListParagraph"/>
              <w:numPr>
                <w:ilvl w:val="0"/>
                <w:numId w:val="114"/>
              </w:numPr>
              <w:autoSpaceDE w:val="0"/>
              <w:autoSpaceDN w:val="0"/>
              <w:adjustRightInd w:val="0"/>
              <w:spacing w:line="360" w:lineRule="auto"/>
              <w:jc w:val="both"/>
              <w:rPr>
                <w:rFonts w:ascii="Century Gothic" w:hAnsi="Century Gothic"/>
                <w:sz w:val="20"/>
                <w:szCs w:val="20"/>
              </w:rPr>
              <w:pPrChange w:id="304" w:author="Mercy Kemei" w:date="2017-12-13T15:49:00Z">
                <w:pPr>
                  <w:pStyle w:val="ListParagraph"/>
                  <w:numPr>
                    <w:numId w:val="114"/>
                  </w:numPr>
                  <w:autoSpaceDE w:val="0"/>
                  <w:autoSpaceDN w:val="0"/>
                  <w:adjustRightInd w:val="0"/>
                  <w:spacing w:line="360" w:lineRule="auto"/>
                  <w:ind w:left="643" w:hanging="360"/>
                </w:pPr>
              </w:pPrChange>
            </w:pPr>
            <w:r w:rsidRPr="00F91632">
              <w:rPr>
                <w:rFonts w:ascii="Century Gothic" w:hAnsi="Century Gothic"/>
                <w:sz w:val="20"/>
                <w:szCs w:val="20"/>
              </w:rPr>
              <w:t xml:space="preserve">The </w:t>
            </w:r>
            <w:r>
              <w:rPr>
                <w:rFonts w:ascii="Century Gothic" w:hAnsi="Century Gothic"/>
                <w:sz w:val="20"/>
                <w:szCs w:val="20"/>
              </w:rPr>
              <w:t>accounts</w:t>
            </w:r>
            <w:r w:rsidRPr="00F91632">
              <w:rPr>
                <w:rFonts w:ascii="Century Gothic" w:hAnsi="Century Gothic"/>
                <w:sz w:val="20"/>
                <w:szCs w:val="20"/>
              </w:rPr>
              <w:t xml:space="preserve"> team should receipt the non-refundable application fees. Key details to track on the receipt include Bank (Mapped to Bank listing), Receipt Date (Mapped to Application date), External Doc No (Payment Reference No), Customer Account (Mapped to Applicant A/C), Description (Application No) etc. </w:t>
            </w:r>
          </w:p>
          <w:p w14:paraId="3B23E1FD" w14:textId="77777777" w:rsidR="00C93312" w:rsidRPr="00F91632" w:rsidRDefault="00C93312">
            <w:pPr>
              <w:pStyle w:val="ListParagraph"/>
              <w:numPr>
                <w:ilvl w:val="0"/>
                <w:numId w:val="114"/>
              </w:numPr>
              <w:autoSpaceDE w:val="0"/>
              <w:autoSpaceDN w:val="0"/>
              <w:adjustRightInd w:val="0"/>
              <w:spacing w:line="360" w:lineRule="auto"/>
              <w:jc w:val="both"/>
              <w:rPr>
                <w:rFonts w:ascii="Century Gothic" w:hAnsi="Century Gothic"/>
                <w:sz w:val="20"/>
                <w:szCs w:val="20"/>
              </w:rPr>
              <w:pPrChange w:id="305" w:author="Mercy Kemei" w:date="2017-12-13T15:49:00Z">
                <w:pPr>
                  <w:pStyle w:val="ListParagraph"/>
                  <w:numPr>
                    <w:numId w:val="114"/>
                  </w:numPr>
                  <w:autoSpaceDE w:val="0"/>
                  <w:autoSpaceDN w:val="0"/>
                  <w:adjustRightInd w:val="0"/>
                  <w:spacing w:line="360" w:lineRule="auto"/>
                  <w:ind w:left="643" w:hanging="360"/>
                </w:pPr>
              </w:pPrChange>
            </w:pPr>
            <w:r w:rsidRPr="00F91632">
              <w:rPr>
                <w:rFonts w:ascii="Century Gothic" w:hAnsi="Century Gothic"/>
                <w:sz w:val="20"/>
                <w:szCs w:val="20"/>
              </w:rPr>
              <w:t xml:space="preserve">The double entry summary on receipting is as follows: </w:t>
            </w:r>
          </w:p>
          <w:p w14:paraId="6AA179B4" w14:textId="77777777" w:rsidR="00C93312" w:rsidRPr="00F91632" w:rsidRDefault="00C93312">
            <w:pPr>
              <w:pStyle w:val="ListParagraph"/>
              <w:autoSpaceDE w:val="0"/>
              <w:autoSpaceDN w:val="0"/>
              <w:adjustRightInd w:val="0"/>
              <w:spacing w:line="360" w:lineRule="auto"/>
              <w:ind w:left="720"/>
              <w:jc w:val="both"/>
              <w:rPr>
                <w:rFonts w:ascii="Century Gothic" w:hAnsi="Century Gothic"/>
                <w:sz w:val="20"/>
                <w:szCs w:val="20"/>
              </w:rPr>
              <w:pPrChange w:id="306" w:author="Mercy Kemei" w:date="2017-12-13T15:49:00Z">
                <w:pPr>
                  <w:pStyle w:val="ListParagraph"/>
                  <w:autoSpaceDE w:val="0"/>
                  <w:autoSpaceDN w:val="0"/>
                  <w:adjustRightInd w:val="0"/>
                  <w:spacing w:line="360" w:lineRule="auto"/>
                  <w:ind w:left="720"/>
                </w:pPr>
              </w:pPrChange>
            </w:pPr>
            <w:r w:rsidRPr="00F91632">
              <w:rPr>
                <w:rFonts w:ascii="Century Gothic" w:hAnsi="Century Gothic"/>
                <w:b/>
                <w:sz w:val="20"/>
                <w:szCs w:val="20"/>
              </w:rPr>
              <w:t xml:space="preserve">      DR: </w:t>
            </w:r>
            <w:r w:rsidRPr="00F91632">
              <w:rPr>
                <w:rFonts w:ascii="Century Gothic" w:hAnsi="Century Gothic"/>
                <w:sz w:val="20"/>
                <w:szCs w:val="20"/>
              </w:rPr>
              <w:t xml:space="preserve">Bank </w:t>
            </w:r>
            <w:r w:rsidRPr="00F91632">
              <w:rPr>
                <w:rFonts w:ascii="Century Gothic" w:hAnsi="Century Gothic"/>
                <w:b/>
                <w:sz w:val="20"/>
                <w:szCs w:val="20"/>
              </w:rPr>
              <w:t>CR:</w:t>
            </w:r>
            <w:r w:rsidRPr="00F91632">
              <w:rPr>
                <w:rFonts w:ascii="Century Gothic" w:hAnsi="Century Gothic"/>
                <w:sz w:val="20"/>
                <w:szCs w:val="20"/>
              </w:rPr>
              <w:t xml:space="preserve"> Applicant A/C</w:t>
            </w:r>
          </w:p>
          <w:p w14:paraId="4FC6E394" w14:textId="77777777" w:rsidR="00C93312" w:rsidRPr="00F91632" w:rsidRDefault="00C93312">
            <w:pPr>
              <w:pStyle w:val="ListParagraph"/>
              <w:numPr>
                <w:ilvl w:val="0"/>
                <w:numId w:val="114"/>
              </w:numPr>
              <w:autoSpaceDE w:val="0"/>
              <w:autoSpaceDN w:val="0"/>
              <w:adjustRightInd w:val="0"/>
              <w:spacing w:line="360" w:lineRule="auto"/>
              <w:jc w:val="both"/>
              <w:rPr>
                <w:rFonts w:ascii="Century Gothic" w:hAnsi="Century Gothic"/>
                <w:sz w:val="20"/>
                <w:szCs w:val="20"/>
              </w:rPr>
              <w:pPrChange w:id="307" w:author="Mercy Kemei" w:date="2017-12-13T15:49:00Z">
                <w:pPr>
                  <w:pStyle w:val="ListParagraph"/>
                  <w:numPr>
                    <w:numId w:val="114"/>
                  </w:numPr>
                  <w:autoSpaceDE w:val="0"/>
                  <w:autoSpaceDN w:val="0"/>
                  <w:adjustRightInd w:val="0"/>
                  <w:spacing w:line="360" w:lineRule="auto"/>
                  <w:ind w:left="643" w:hanging="360"/>
                </w:pPr>
              </w:pPrChange>
            </w:pPr>
            <w:r w:rsidRPr="00F91632">
              <w:rPr>
                <w:rFonts w:ascii="Century Gothic" w:hAnsi="Century Gothic"/>
                <w:sz w:val="20"/>
                <w:szCs w:val="20"/>
              </w:rPr>
              <w:t xml:space="preserve">Ability to generate automatic email receipts (Sent to applicant once posted) </w:t>
            </w:r>
          </w:p>
          <w:p w14:paraId="1C1581E7" w14:textId="77777777" w:rsidR="00C93312" w:rsidRPr="00F91632" w:rsidRDefault="00C93312">
            <w:pPr>
              <w:pStyle w:val="ListParagraph"/>
              <w:numPr>
                <w:ilvl w:val="0"/>
                <w:numId w:val="114"/>
              </w:numPr>
              <w:autoSpaceDE w:val="0"/>
              <w:autoSpaceDN w:val="0"/>
              <w:adjustRightInd w:val="0"/>
              <w:spacing w:line="360" w:lineRule="auto"/>
              <w:jc w:val="both"/>
              <w:rPr>
                <w:rFonts w:ascii="Century Gothic" w:hAnsi="Century Gothic"/>
                <w:sz w:val="20"/>
                <w:szCs w:val="20"/>
              </w:rPr>
              <w:pPrChange w:id="308" w:author="Mercy Kemei" w:date="2017-12-13T15:49:00Z">
                <w:pPr>
                  <w:pStyle w:val="ListParagraph"/>
                  <w:numPr>
                    <w:numId w:val="114"/>
                  </w:numPr>
                  <w:autoSpaceDE w:val="0"/>
                  <w:autoSpaceDN w:val="0"/>
                  <w:adjustRightInd w:val="0"/>
                  <w:spacing w:line="360" w:lineRule="auto"/>
                  <w:ind w:left="643" w:hanging="360"/>
                </w:pPr>
              </w:pPrChange>
            </w:pPr>
            <w:r w:rsidRPr="00F91632">
              <w:rPr>
                <w:rFonts w:ascii="Century Gothic" w:hAnsi="Century Gothic"/>
                <w:sz w:val="20"/>
                <w:szCs w:val="20"/>
              </w:rPr>
              <w:t xml:space="preserve">Ability to link the posted receipt to the accreditation application (System populates the receipted amount). </w:t>
            </w:r>
          </w:p>
          <w:p w14:paraId="2E326DC2" w14:textId="77777777" w:rsidR="00BB1967" w:rsidRDefault="00C93312">
            <w:pPr>
              <w:spacing w:line="360" w:lineRule="auto"/>
              <w:jc w:val="both"/>
              <w:rPr>
                <w:rFonts w:ascii="Century Gothic" w:hAnsi="Century Gothic"/>
                <w:b/>
              </w:rPr>
              <w:pPrChange w:id="309" w:author="Mercy Kemei" w:date="2017-12-13T15:49:00Z">
                <w:pPr>
                  <w:pStyle w:val="ListParagraph"/>
                  <w:numPr>
                    <w:numId w:val="115"/>
                  </w:numPr>
                  <w:spacing w:line="360" w:lineRule="auto"/>
                  <w:ind w:left="720" w:hanging="360"/>
                </w:pPr>
              </w:pPrChange>
            </w:pPr>
            <w:r w:rsidRPr="00F91632">
              <w:rPr>
                <w:rFonts w:ascii="Century Gothic" w:hAnsi="Century Gothic"/>
                <w:b/>
              </w:rPr>
              <w:t xml:space="preserve">Approval/Workflows and accreditation process </w:t>
            </w:r>
          </w:p>
          <w:p w14:paraId="31EC96C3" w14:textId="40244983" w:rsidR="00C93312" w:rsidRPr="00F91632" w:rsidRDefault="00C93312" w:rsidP="00BB1967">
            <w:pPr>
              <w:spacing w:line="360" w:lineRule="auto"/>
              <w:jc w:val="both"/>
              <w:rPr>
                <w:rFonts w:ascii="Century Gothic" w:hAnsi="Century Gothic"/>
              </w:rPr>
            </w:pPr>
            <w:r w:rsidRPr="00F91632">
              <w:rPr>
                <w:rFonts w:ascii="Century Gothic" w:hAnsi="Century Gothic"/>
              </w:rPr>
              <w:t>Standard NAV workflows to be activated to support approvals (Status changes from Open to Released) Once the application is fully approved, authorized users can run the score checklist report which is:</w:t>
            </w:r>
          </w:p>
          <w:p w14:paraId="5C60958D" w14:textId="77777777" w:rsidR="00C93312" w:rsidRPr="00F91632" w:rsidRDefault="00C93312">
            <w:pPr>
              <w:pStyle w:val="ListParagraph"/>
              <w:numPr>
                <w:ilvl w:val="1"/>
                <w:numId w:val="116"/>
              </w:numPr>
              <w:spacing w:line="360" w:lineRule="auto"/>
              <w:jc w:val="both"/>
              <w:rPr>
                <w:rFonts w:ascii="Century Gothic" w:hAnsi="Century Gothic"/>
                <w:sz w:val="20"/>
                <w:szCs w:val="20"/>
              </w:rPr>
              <w:pPrChange w:id="310" w:author="Mercy Kemei" w:date="2017-12-13T15:49:00Z">
                <w:pPr>
                  <w:pStyle w:val="ListParagraph"/>
                  <w:numPr>
                    <w:ilvl w:val="1"/>
                    <w:numId w:val="116"/>
                  </w:numPr>
                  <w:spacing w:line="360" w:lineRule="auto"/>
                  <w:ind w:left="1440" w:hanging="360"/>
                </w:pPr>
              </w:pPrChange>
            </w:pPr>
            <w:r w:rsidRPr="00F91632">
              <w:rPr>
                <w:rFonts w:ascii="Century Gothic" w:hAnsi="Century Gothic"/>
                <w:sz w:val="20"/>
                <w:szCs w:val="20"/>
              </w:rPr>
              <w:t xml:space="preserve">Sent to committee and board for final decision. </w:t>
            </w:r>
          </w:p>
          <w:p w14:paraId="00561ADE" w14:textId="77777777" w:rsidR="00C93312" w:rsidRPr="00F91632" w:rsidRDefault="00C93312">
            <w:pPr>
              <w:pStyle w:val="ListParagraph"/>
              <w:numPr>
                <w:ilvl w:val="1"/>
                <w:numId w:val="116"/>
              </w:numPr>
              <w:spacing w:line="360" w:lineRule="auto"/>
              <w:jc w:val="both"/>
              <w:rPr>
                <w:rFonts w:ascii="Century Gothic" w:hAnsi="Century Gothic"/>
                <w:sz w:val="20"/>
                <w:szCs w:val="20"/>
              </w:rPr>
              <w:pPrChange w:id="311" w:author="Mercy Kemei" w:date="2017-12-13T15:49:00Z">
                <w:pPr>
                  <w:pStyle w:val="ListParagraph"/>
                  <w:numPr>
                    <w:ilvl w:val="1"/>
                    <w:numId w:val="116"/>
                  </w:numPr>
                  <w:spacing w:line="360" w:lineRule="auto"/>
                  <w:ind w:left="1440" w:hanging="360"/>
                </w:pPr>
              </w:pPrChange>
            </w:pPr>
            <w:r w:rsidRPr="00F91632">
              <w:rPr>
                <w:rFonts w:ascii="Century Gothic" w:hAnsi="Century Gothic"/>
                <w:sz w:val="20"/>
                <w:szCs w:val="20"/>
              </w:rPr>
              <w:t>Application status changes to awaiting committee decision.</w:t>
            </w:r>
          </w:p>
          <w:p w14:paraId="07B1C731" w14:textId="77777777" w:rsidR="00C93312" w:rsidRDefault="00C93312">
            <w:pPr>
              <w:pStyle w:val="ListParagraph"/>
              <w:numPr>
                <w:ilvl w:val="1"/>
                <w:numId w:val="116"/>
              </w:numPr>
              <w:spacing w:line="360" w:lineRule="auto"/>
              <w:jc w:val="both"/>
              <w:rPr>
                <w:rFonts w:ascii="Century Gothic" w:hAnsi="Century Gothic"/>
                <w:sz w:val="20"/>
                <w:szCs w:val="20"/>
              </w:rPr>
              <w:pPrChange w:id="312" w:author="Mercy Kemei" w:date="2017-12-13T15:49:00Z">
                <w:pPr>
                  <w:pStyle w:val="ListParagraph"/>
                  <w:numPr>
                    <w:ilvl w:val="1"/>
                    <w:numId w:val="116"/>
                  </w:numPr>
                  <w:spacing w:line="360" w:lineRule="auto"/>
                  <w:ind w:left="1440" w:hanging="360"/>
                </w:pPr>
              </w:pPrChange>
            </w:pPr>
            <w:r w:rsidRPr="00F91632">
              <w:rPr>
                <w:rFonts w:ascii="Century Gothic" w:hAnsi="Century Gothic"/>
                <w:sz w:val="20"/>
                <w:szCs w:val="20"/>
              </w:rPr>
              <w:t>Upon payment of registration fee, system should automatically create a membership service contract.</w:t>
            </w:r>
          </w:p>
          <w:p w14:paraId="4A33530B" w14:textId="3A43CFC5" w:rsidR="00C93312" w:rsidRPr="00F91632" w:rsidRDefault="00C93312">
            <w:pPr>
              <w:pStyle w:val="ListParagraph"/>
              <w:numPr>
                <w:ilvl w:val="1"/>
                <w:numId w:val="116"/>
              </w:numPr>
              <w:spacing w:line="360" w:lineRule="auto"/>
              <w:jc w:val="both"/>
              <w:rPr>
                <w:rFonts w:ascii="Century Gothic" w:hAnsi="Century Gothic"/>
                <w:sz w:val="20"/>
                <w:szCs w:val="20"/>
              </w:rPr>
              <w:pPrChange w:id="313" w:author="Mercy Kemei" w:date="2017-12-13T15:49:00Z">
                <w:pPr>
                  <w:pStyle w:val="ListParagraph"/>
                  <w:numPr>
                    <w:ilvl w:val="1"/>
                    <w:numId w:val="116"/>
                  </w:numPr>
                  <w:spacing w:line="360" w:lineRule="auto"/>
                  <w:ind w:left="1440" w:hanging="360"/>
                </w:pPr>
              </w:pPrChange>
            </w:pPr>
            <w:r>
              <w:rPr>
                <w:rFonts w:ascii="Century Gothic" w:hAnsi="Century Gothic"/>
                <w:sz w:val="20"/>
                <w:szCs w:val="20"/>
              </w:rPr>
              <w:t>In case of unsuccessful application, the system updates the unsuccessful accreditation register</w:t>
            </w:r>
            <w:r w:rsidR="00BB1967">
              <w:rPr>
                <w:rFonts w:ascii="Century Gothic" w:hAnsi="Century Gothic"/>
                <w:sz w:val="20"/>
                <w:szCs w:val="20"/>
              </w:rPr>
              <w:t xml:space="preserve"> </w:t>
            </w:r>
            <w:r>
              <w:rPr>
                <w:rFonts w:ascii="Century Gothic" w:hAnsi="Century Gothic"/>
                <w:sz w:val="20"/>
                <w:szCs w:val="20"/>
              </w:rPr>
              <w:t xml:space="preserve">(Ability to select rejection reason from the </w:t>
            </w:r>
            <w:r>
              <w:rPr>
                <w:rFonts w:ascii="Century Gothic" w:hAnsi="Century Gothic"/>
                <w:sz w:val="20"/>
                <w:szCs w:val="20"/>
              </w:rPr>
              <w:lastRenderedPageBreak/>
              <w:t>Accreditation rejection reason setup table) and notifies the applicant.</w:t>
            </w:r>
          </w:p>
          <w:p w14:paraId="2E05A60D" w14:textId="77777777" w:rsidR="00C93312" w:rsidRPr="00F91632" w:rsidRDefault="00C93312" w:rsidP="00C93312">
            <w:pPr>
              <w:spacing w:after="200" w:line="360" w:lineRule="auto"/>
              <w:contextualSpacing/>
              <w:jc w:val="both"/>
              <w:rPr>
                <w:rFonts w:ascii="Century Gothic" w:hAnsi="Century Gothic"/>
                <w:b/>
                <w:lang w:val="x-none"/>
              </w:rPr>
            </w:pPr>
            <w:r w:rsidRPr="00F91632">
              <w:rPr>
                <w:rFonts w:ascii="Century Gothic" w:hAnsi="Century Gothic"/>
                <w:b/>
              </w:rPr>
              <w:t xml:space="preserve">Key reports: </w:t>
            </w:r>
          </w:p>
          <w:p w14:paraId="29C002D0" w14:textId="77777777" w:rsidR="00C93312" w:rsidRPr="00F91632" w:rsidRDefault="00C93312" w:rsidP="00C93312">
            <w:pPr>
              <w:pStyle w:val="ListParagraph"/>
              <w:numPr>
                <w:ilvl w:val="1"/>
                <w:numId w:val="113"/>
              </w:numPr>
              <w:spacing w:after="200" w:line="360" w:lineRule="auto"/>
              <w:contextualSpacing/>
              <w:jc w:val="both"/>
              <w:rPr>
                <w:rFonts w:ascii="Century Gothic" w:hAnsi="Century Gothic"/>
                <w:b/>
                <w:sz w:val="20"/>
                <w:szCs w:val="20"/>
                <w:lang w:val="x-none"/>
              </w:rPr>
            </w:pPr>
            <w:r w:rsidRPr="00F91632">
              <w:rPr>
                <w:rFonts w:ascii="Century Gothic" w:hAnsi="Century Gothic"/>
                <w:sz w:val="20"/>
                <w:szCs w:val="20"/>
              </w:rPr>
              <w:t>Application form</w:t>
            </w:r>
          </w:p>
          <w:p w14:paraId="4638A0FB" w14:textId="77777777" w:rsidR="00C93312" w:rsidRPr="00F91632" w:rsidRDefault="00C93312" w:rsidP="00C93312">
            <w:pPr>
              <w:pStyle w:val="ListParagraph"/>
              <w:numPr>
                <w:ilvl w:val="1"/>
                <w:numId w:val="113"/>
              </w:numPr>
              <w:spacing w:after="200" w:line="360" w:lineRule="auto"/>
              <w:contextualSpacing/>
              <w:jc w:val="both"/>
              <w:rPr>
                <w:rFonts w:ascii="Century Gothic" w:hAnsi="Century Gothic"/>
                <w:b/>
                <w:sz w:val="20"/>
                <w:szCs w:val="20"/>
                <w:lang w:val="x-none"/>
              </w:rPr>
            </w:pPr>
            <w:r w:rsidRPr="00F91632">
              <w:rPr>
                <w:rFonts w:ascii="Century Gothic" w:hAnsi="Century Gothic"/>
                <w:sz w:val="20"/>
                <w:szCs w:val="20"/>
              </w:rPr>
              <w:t xml:space="preserve">Payment listing </w:t>
            </w:r>
          </w:p>
          <w:p w14:paraId="0584989A" w14:textId="77777777" w:rsidR="00C93312" w:rsidRPr="00F91632" w:rsidRDefault="00C93312" w:rsidP="00C93312">
            <w:pPr>
              <w:pStyle w:val="ListParagraph"/>
              <w:numPr>
                <w:ilvl w:val="1"/>
                <w:numId w:val="113"/>
              </w:numPr>
              <w:spacing w:after="200" w:line="360" w:lineRule="auto"/>
              <w:contextualSpacing/>
              <w:jc w:val="both"/>
              <w:rPr>
                <w:rFonts w:ascii="Century Gothic" w:hAnsi="Century Gothic"/>
                <w:b/>
                <w:sz w:val="20"/>
                <w:szCs w:val="20"/>
                <w:lang w:val="x-none"/>
              </w:rPr>
            </w:pPr>
            <w:r w:rsidRPr="00F91632">
              <w:rPr>
                <w:rFonts w:ascii="Century Gothic" w:hAnsi="Century Gothic"/>
                <w:sz w:val="20"/>
                <w:szCs w:val="20"/>
              </w:rPr>
              <w:t>Payment receipt</w:t>
            </w:r>
          </w:p>
          <w:p w14:paraId="0EF572FB" w14:textId="02EDF85C" w:rsidR="00C93312" w:rsidRPr="00F91632" w:rsidRDefault="00C93312" w:rsidP="00C93312">
            <w:pPr>
              <w:pStyle w:val="ListParagraph"/>
              <w:numPr>
                <w:ilvl w:val="1"/>
                <w:numId w:val="113"/>
              </w:numPr>
              <w:spacing w:after="200" w:line="360" w:lineRule="auto"/>
              <w:contextualSpacing/>
              <w:jc w:val="both"/>
              <w:rPr>
                <w:rFonts w:ascii="Century Gothic" w:hAnsi="Century Gothic"/>
                <w:b/>
                <w:sz w:val="20"/>
                <w:szCs w:val="20"/>
                <w:lang w:val="x-none"/>
              </w:rPr>
            </w:pPr>
            <w:r>
              <w:rPr>
                <w:rFonts w:ascii="Century Gothic" w:hAnsi="Century Gothic"/>
                <w:sz w:val="20"/>
                <w:szCs w:val="20"/>
              </w:rPr>
              <w:t>L</w:t>
            </w:r>
            <w:r w:rsidR="006442C6">
              <w:rPr>
                <w:rFonts w:ascii="Century Gothic" w:hAnsi="Century Gothic"/>
                <w:sz w:val="20"/>
                <w:szCs w:val="20"/>
              </w:rPr>
              <w:t>isting of accredited institutions</w:t>
            </w:r>
          </w:p>
        </w:tc>
      </w:tr>
    </w:tbl>
    <w:p w14:paraId="5251AA38" w14:textId="4319764A" w:rsidR="00AE6BE0" w:rsidRDefault="00AE6BE0" w:rsidP="00AD0274">
      <w:pPr>
        <w:pStyle w:val="NormalWeb"/>
        <w:numPr>
          <w:ilvl w:val="1"/>
          <w:numId w:val="98"/>
        </w:numPr>
        <w:tabs>
          <w:tab w:val="left" w:pos="405"/>
          <w:tab w:val="center" w:pos="4680"/>
        </w:tabs>
        <w:outlineLvl w:val="0"/>
        <w:rPr>
          <w:rFonts w:ascii="Century Gothic" w:hAnsi="Century Gothic"/>
          <w:b/>
          <w:bCs/>
          <w:noProof/>
          <w:lang w:val="sw-KE" w:eastAsia="sw-KE"/>
        </w:rPr>
      </w:pPr>
      <w:bookmarkStart w:id="314" w:name="_Toc535316434"/>
      <w:r>
        <w:rPr>
          <w:rFonts w:ascii="Century Gothic" w:hAnsi="Century Gothic"/>
          <w:b/>
          <w:bCs/>
          <w:noProof/>
          <w:lang w:val="sw-KE" w:eastAsia="sw-KE"/>
        </w:rPr>
        <w:lastRenderedPageBreak/>
        <w:t>System Process Description(program)</w:t>
      </w:r>
      <w:bookmarkEnd w:id="314"/>
    </w:p>
    <w:p w14:paraId="19ED0BCC" w14:textId="77777777" w:rsidR="0037658C" w:rsidRPr="003E3E30" w:rsidRDefault="0037658C" w:rsidP="00125DE4">
      <w:pPr>
        <w:pStyle w:val="ListParagraph"/>
        <w:numPr>
          <w:ilvl w:val="0"/>
          <w:numId w:val="189"/>
        </w:numPr>
        <w:tabs>
          <w:tab w:val="left" w:pos="2169"/>
        </w:tabs>
        <w:spacing w:line="360" w:lineRule="auto"/>
        <w:contextualSpacing/>
        <w:jc w:val="both"/>
        <w:rPr>
          <w:rFonts w:ascii="Century Gothic" w:eastAsia="Calibri" w:hAnsi="Century Gothic"/>
          <w:sz w:val="20"/>
          <w:szCs w:val="20"/>
          <w:lang w:val="en-GB"/>
        </w:rPr>
      </w:pPr>
      <w:r w:rsidRPr="003E3E30">
        <w:rPr>
          <w:rFonts w:ascii="Century Gothic" w:eastAsia="Calibri" w:hAnsi="Century Gothic"/>
          <w:sz w:val="20"/>
          <w:szCs w:val="20"/>
          <w:lang w:val="en-GB"/>
        </w:rPr>
        <w:t>The process is initiated by the institutions sponsor.</w:t>
      </w:r>
    </w:p>
    <w:p w14:paraId="35EA554C" w14:textId="77777777" w:rsidR="0037658C" w:rsidRPr="003E3E30" w:rsidRDefault="0037658C" w:rsidP="00125DE4">
      <w:pPr>
        <w:pStyle w:val="ListParagraph"/>
        <w:numPr>
          <w:ilvl w:val="0"/>
          <w:numId w:val="189"/>
        </w:numPr>
        <w:tabs>
          <w:tab w:val="left" w:pos="2169"/>
        </w:tabs>
        <w:spacing w:line="360" w:lineRule="auto"/>
        <w:contextualSpacing/>
        <w:jc w:val="both"/>
        <w:rPr>
          <w:rFonts w:ascii="Century Gothic" w:eastAsia="Calibri" w:hAnsi="Century Gothic"/>
          <w:sz w:val="20"/>
          <w:szCs w:val="20"/>
          <w:lang w:val="en-GB"/>
        </w:rPr>
      </w:pPr>
      <w:r w:rsidRPr="003E3E30">
        <w:rPr>
          <w:rFonts w:ascii="Century Gothic" w:eastAsia="Calibri" w:hAnsi="Century Gothic"/>
          <w:sz w:val="20"/>
          <w:szCs w:val="20"/>
          <w:lang w:val="en-GB"/>
        </w:rPr>
        <w:t xml:space="preserve">The university pays to the commission a charge of Kshs. </w:t>
      </w:r>
      <w:r w:rsidRPr="003E3E30">
        <w:rPr>
          <w:rFonts w:ascii="Century Gothic" w:eastAsia="Calibri" w:hAnsi="Century Gothic"/>
          <w:b/>
          <w:sz w:val="20"/>
          <w:szCs w:val="20"/>
          <w:lang w:val="en-GB"/>
        </w:rPr>
        <w:t>320,000.</w:t>
      </w:r>
    </w:p>
    <w:p w14:paraId="79D70352" w14:textId="77777777" w:rsidR="0037658C" w:rsidRPr="003E3E30" w:rsidRDefault="0037658C" w:rsidP="00125DE4">
      <w:pPr>
        <w:pStyle w:val="ListParagraph"/>
        <w:numPr>
          <w:ilvl w:val="0"/>
          <w:numId w:val="189"/>
        </w:numPr>
        <w:spacing w:line="360" w:lineRule="auto"/>
        <w:rPr>
          <w:rFonts w:ascii="Century Gothic" w:eastAsia="Calibri" w:hAnsi="Century Gothic"/>
          <w:sz w:val="20"/>
          <w:szCs w:val="20"/>
          <w:lang w:val="en-GB"/>
        </w:rPr>
      </w:pPr>
      <w:r w:rsidRPr="003E3E30">
        <w:rPr>
          <w:rFonts w:ascii="Century Gothic" w:eastAsia="Calibri" w:hAnsi="Century Gothic"/>
          <w:sz w:val="20"/>
          <w:szCs w:val="20"/>
          <w:lang w:val="en-GB"/>
        </w:rPr>
        <w:t>The university attaches the curriculum document.</w:t>
      </w:r>
    </w:p>
    <w:p w14:paraId="48A76244" w14:textId="77777777" w:rsidR="0037658C" w:rsidRPr="003E3E30" w:rsidRDefault="0037658C" w:rsidP="00125DE4">
      <w:pPr>
        <w:pStyle w:val="ListParagraph"/>
        <w:numPr>
          <w:ilvl w:val="0"/>
          <w:numId w:val="189"/>
        </w:numPr>
        <w:tabs>
          <w:tab w:val="left" w:pos="2169"/>
        </w:tabs>
        <w:spacing w:line="360" w:lineRule="auto"/>
        <w:contextualSpacing/>
        <w:jc w:val="both"/>
        <w:rPr>
          <w:rFonts w:ascii="Century Gothic" w:eastAsia="Calibri" w:hAnsi="Century Gothic"/>
          <w:sz w:val="20"/>
          <w:szCs w:val="20"/>
          <w:lang w:val="en-GB"/>
        </w:rPr>
      </w:pPr>
      <w:r w:rsidRPr="003E3E30">
        <w:rPr>
          <w:rFonts w:ascii="Century Gothic" w:eastAsia="Calibri" w:hAnsi="Century Gothic"/>
          <w:sz w:val="20"/>
          <w:szCs w:val="20"/>
          <w:lang w:val="en-GB"/>
        </w:rPr>
        <w:t>Preliminary evaluation is done to check for completeness of the document.</w:t>
      </w:r>
    </w:p>
    <w:p w14:paraId="1E147499" w14:textId="77777777" w:rsidR="009960AC" w:rsidRPr="003E3E30" w:rsidRDefault="0037658C" w:rsidP="00125DE4">
      <w:pPr>
        <w:pStyle w:val="ListParagraph"/>
        <w:numPr>
          <w:ilvl w:val="0"/>
          <w:numId w:val="189"/>
        </w:numPr>
        <w:tabs>
          <w:tab w:val="left" w:pos="2169"/>
        </w:tabs>
        <w:spacing w:line="360" w:lineRule="auto"/>
        <w:contextualSpacing/>
        <w:jc w:val="both"/>
        <w:rPr>
          <w:rFonts w:ascii="Century Gothic" w:eastAsia="Calibri" w:hAnsi="Century Gothic"/>
          <w:sz w:val="20"/>
          <w:szCs w:val="20"/>
          <w:lang w:val="en-GB"/>
        </w:rPr>
      </w:pPr>
      <w:r w:rsidRPr="003E3E30">
        <w:rPr>
          <w:rFonts w:ascii="Century Gothic" w:eastAsia="Calibri" w:hAnsi="Century Gothic"/>
          <w:sz w:val="20"/>
          <w:szCs w:val="20"/>
          <w:lang w:val="en-GB"/>
        </w:rPr>
        <w:t>If the document is complete, the process proceeds to selection of peer reviewers.</w:t>
      </w:r>
    </w:p>
    <w:p w14:paraId="1A0A4273" w14:textId="40086B98" w:rsidR="0037658C" w:rsidRPr="003E3E30" w:rsidRDefault="0037658C" w:rsidP="00125DE4">
      <w:pPr>
        <w:pStyle w:val="ListParagraph"/>
        <w:numPr>
          <w:ilvl w:val="0"/>
          <w:numId w:val="189"/>
        </w:numPr>
        <w:tabs>
          <w:tab w:val="left" w:pos="2169"/>
        </w:tabs>
        <w:spacing w:line="360" w:lineRule="auto"/>
        <w:contextualSpacing/>
        <w:jc w:val="both"/>
        <w:rPr>
          <w:rFonts w:ascii="Century Gothic" w:eastAsia="Calibri" w:hAnsi="Century Gothic"/>
          <w:sz w:val="20"/>
          <w:szCs w:val="20"/>
          <w:lang w:val="en-GB"/>
        </w:rPr>
      </w:pPr>
      <w:r w:rsidRPr="003E3E30">
        <w:rPr>
          <w:rFonts w:ascii="Century Gothic" w:eastAsia="Calibri" w:hAnsi="Century Gothic"/>
          <w:sz w:val="20"/>
          <w:szCs w:val="20"/>
          <w:lang w:val="en-GB"/>
        </w:rPr>
        <w:t>If the document is incomplete, the document is sent back to the institution for correction.</w:t>
      </w:r>
    </w:p>
    <w:p w14:paraId="16A3E403" w14:textId="77777777" w:rsidR="0037658C" w:rsidRPr="003E3E30" w:rsidRDefault="0037658C" w:rsidP="00125DE4">
      <w:pPr>
        <w:pStyle w:val="ListParagraph"/>
        <w:numPr>
          <w:ilvl w:val="0"/>
          <w:numId w:val="189"/>
        </w:numPr>
        <w:tabs>
          <w:tab w:val="left" w:pos="2169"/>
        </w:tabs>
        <w:spacing w:line="360" w:lineRule="auto"/>
        <w:contextualSpacing/>
        <w:jc w:val="both"/>
        <w:rPr>
          <w:rFonts w:ascii="Century Gothic" w:eastAsia="Calibri" w:hAnsi="Century Gothic"/>
          <w:sz w:val="20"/>
          <w:szCs w:val="20"/>
          <w:lang w:val="en-GB"/>
        </w:rPr>
      </w:pPr>
      <w:r w:rsidRPr="003E3E30">
        <w:rPr>
          <w:rFonts w:ascii="Century Gothic" w:eastAsia="Calibri" w:hAnsi="Century Gothic"/>
          <w:sz w:val="20"/>
          <w:szCs w:val="20"/>
          <w:lang w:val="en-GB"/>
        </w:rPr>
        <w:t>Depending on the program,3 peer reviewers are selected within the discipline.</w:t>
      </w:r>
    </w:p>
    <w:p w14:paraId="286EFD57" w14:textId="77777777" w:rsidR="0037658C" w:rsidRPr="003E3E30" w:rsidRDefault="0037658C" w:rsidP="00125DE4">
      <w:pPr>
        <w:pStyle w:val="ListParagraph"/>
        <w:numPr>
          <w:ilvl w:val="0"/>
          <w:numId w:val="189"/>
        </w:numPr>
        <w:tabs>
          <w:tab w:val="left" w:pos="2169"/>
        </w:tabs>
        <w:spacing w:line="360" w:lineRule="auto"/>
        <w:contextualSpacing/>
        <w:jc w:val="both"/>
        <w:rPr>
          <w:rFonts w:ascii="Century Gothic" w:eastAsia="Calibri" w:hAnsi="Century Gothic"/>
          <w:sz w:val="20"/>
          <w:szCs w:val="20"/>
          <w:lang w:val="en-GB"/>
        </w:rPr>
      </w:pPr>
      <w:r w:rsidRPr="003E3E30">
        <w:rPr>
          <w:rFonts w:ascii="Century Gothic" w:eastAsia="Calibri" w:hAnsi="Century Gothic"/>
          <w:sz w:val="20"/>
          <w:szCs w:val="20"/>
          <w:lang w:val="en-GB"/>
        </w:rPr>
        <w:t>On selection, two documents are sent to the review team:</w:t>
      </w:r>
    </w:p>
    <w:p w14:paraId="44F9B990" w14:textId="77777777" w:rsidR="0037658C" w:rsidRPr="003E3E30" w:rsidRDefault="0037658C" w:rsidP="00125DE4">
      <w:pPr>
        <w:pStyle w:val="ListParagraph"/>
        <w:numPr>
          <w:ilvl w:val="0"/>
          <w:numId w:val="189"/>
        </w:numPr>
        <w:tabs>
          <w:tab w:val="left" w:pos="2169"/>
        </w:tabs>
        <w:spacing w:line="360" w:lineRule="auto"/>
        <w:contextualSpacing/>
        <w:jc w:val="both"/>
        <w:rPr>
          <w:rFonts w:ascii="Century Gothic" w:eastAsia="Calibri" w:hAnsi="Century Gothic"/>
          <w:sz w:val="20"/>
          <w:szCs w:val="20"/>
          <w:lang w:val="en-GB"/>
        </w:rPr>
      </w:pPr>
      <w:r w:rsidRPr="003E3E30">
        <w:rPr>
          <w:rFonts w:ascii="Century Gothic" w:eastAsia="Calibri" w:hAnsi="Century Gothic"/>
          <w:sz w:val="20"/>
          <w:szCs w:val="20"/>
          <w:lang w:val="en-GB"/>
        </w:rPr>
        <w:t>Commissioning letter, with the terms and conditions for the contract.</w:t>
      </w:r>
    </w:p>
    <w:p w14:paraId="3B50A3AD" w14:textId="77777777" w:rsidR="0037658C" w:rsidRPr="003E3E30" w:rsidRDefault="0037658C" w:rsidP="00125DE4">
      <w:pPr>
        <w:pStyle w:val="ListParagraph"/>
        <w:numPr>
          <w:ilvl w:val="0"/>
          <w:numId w:val="189"/>
        </w:numPr>
        <w:tabs>
          <w:tab w:val="left" w:pos="2169"/>
        </w:tabs>
        <w:spacing w:line="360" w:lineRule="auto"/>
        <w:contextualSpacing/>
        <w:jc w:val="both"/>
        <w:rPr>
          <w:rFonts w:ascii="Century Gothic" w:eastAsia="Calibri" w:hAnsi="Century Gothic"/>
          <w:sz w:val="20"/>
          <w:szCs w:val="20"/>
          <w:lang w:val="en-GB"/>
        </w:rPr>
      </w:pPr>
      <w:r w:rsidRPr="003E3E30">
        <w:rPr>
          <w:rFonts w:ascii="Century Gothic" w:eastAsia="Calibri" w:hAnsi="Century Gothic"/>
          <w:sz w:val="20"/>
          <w:szCs w:val="20"/>
          <w:lang w:val="en-GB"/>
        </w:rPr>
        <w:t>Curriculum document, which does not reveal the details of the institution.</w:t>
      </w:r>
    </w:p>
    <w:p w14:paraId="1FA3FFF0" w14:textId="77777777" w:rsidR="0037658C" w:rsidRPr="003E3E30" w:rsidRDefault="0037658C" w:rsidP="00125DE4">
      <w:pPr>
        <w:pStyle w:val="ListParagraph"/>
        <w:numPr>
          <w:ilvl w:val="0"/>
          <w:numId w:val="189"/>
        </w:numPr>
        <w:tabs>
          <w:tab w:val="left" w:pos="2169"/>
        </w:tabs>
        <w:spacing w:line="360" w:lineRule="auto"/>
        <w:contextualSpacing/>
        <w:jc w:val="both"/>
        <w:rPr>
          <w:rFonts w:ascii="Century Gothic" w:eastAsia="Calibri" w:hAnsi="Century Gothic"/>
          <w:sz w:val="20"/>
          <w:szCs w:val="20"/>
          <w:lang w:val="en-GB"/>
        </w:rPr>
      </w:pPr>
      <w:r w:rsidRPr="003E3E30">
        <w:rPr>
          <w:rFonts w:ascii="Century Gothic" w:eastAsia="Calibri" w:hAnsi="Century Gothic"/>
          <w:sz w:val="20"/>
          <w:szCs w:val="20"/>
          <w:lang w:val="en-GB"/>
        </w:rPr>
        <w:t>The three peer reviewers send individual responses and a scoring within a period of two weeks.</w:t>
      </w:r>
    </w:p>
    <w:p w14:paraId="719E56BA" w14:textId="77777777" w:rsidR="0037658C" w:rsidRPr="003E3E30" w:rsidRDefault="0037658C" w:rsidP="00125DE4">
      <w:pPr>
        <w:pStyle w:val="ListParagraph"/>
        <w:numPr>
          <w:ilvl w:val="0"/>
          <w:numId w:val="189"/>
        </w:numPr>
        <w:tabs>
          <w:tab w:val="left" w:pos="2169"/>
        </w:tabs>
        <w:spacing w:line="360" w:lineRule="auto"/>
        <w:contextualSpacing/>
        <w:jc w:val="both"/>
        <w:rPr>
          <w:rFonts w:ascii="Century Gothic" w:eastAsia="Calibri" w:hAnsi="Century Gothic"/>
          <w:sz w:val="20"/>
          <w:szCs w:val="20"/>
          <w:lang w:val="en-GB"/>
        </w:rPr>
      </w:pPr>
      <w:r w:rsidRPr="003E3E30">
        <w:rPr>
          <w:rFonts w:ascii="Century Gothic" w:eastAsia="Calibri" w:hAnsi="Century Gothic"/>
          <w:sz w:val="20"/>
          <w:szCs w:val="20"/>
          <w:lang w:val="en-GB"/>
        </w:rPr>
        <w:t>A consolidated final review is done from the peer review panel meeting which forms the final verdict.</w:t>
      </w:r>
    </w:p>
    <w:p w14:paraId="6405B6AF" w14:textId="77777777" w:rsidR="00B63562" w:rsidRPr="00AD0274" w:rsidRDefault="0037658C" w:rsidP="00B63562">
      <w:pPr>
        <w:pStyle w:val="ListParagraph"/>
        <w:numPr>
          <w:ilvl w:val="0"/>
          <w:numId w:val="217"/>
        </w:numPr>
        <w:tabs>
          <w:tab w:val="left" w:pos="2169"/>
        </w:tabs>
        <w:spacing w:line="360" w:lineRule="auto"/>
        <w:contextualSpacing/>
        <w:rPr>
          <w:rFonts w:ascii="Century Gothic" w:eastAsia="Calibri" w:hAnsi="Century Gothic"/>
          <w:sz w:val="20"/>
          <w:szCs w:val="20"/>
          <w:lang w:val="en-GB"/>
        </w:rPr>
      </w:pPr>
      <w:r w:rsidRPr="00AD0274">
        <w:rPr>
          <w:rFonts w:ascii="Century Gothic" w:eastAsia="Calibri" w:hAnsi="Century Gothic"/>
          <w:b/>
          <w:sz w:val="20"/>
          <w:szCs w:val="20"/>
          <w:lang w:val="en-GB"/>
        </w:rPr>
        <w:t>Below 50%:</w:t>
      </w:r>
      <w:r w:rsidRPr="00AD0274">
        <w:rPr>
          <w:rFonts w:ascii="Century Gothic" w:eastAsia="Calibri" w:hAnsi="Century Gothic"/>
          <w:sz w:val="20"/>
          <w:szCs w:val="20"/>
          <w:lang w:val="en-GB"/>
        </w:rPr>
        <w:t xml:space="preserve"> Re-design the curriculum document</w:t>
      </w:r>
    </w:p>
    <w:p w14:paraId="4BC7D1D8" w14:textId="77777777" w:rsidR="00B63562" w:rsidRPr="00AD0274" w:rsidRDefault="0037658C" w:rsidP="00B63562">
      <w:pPr>
        <w:pStyle w:val="ListParagraph"/>
        <w:tabs>
          <w:tab w:val="left" w:pos="2169"/>
        </w:tabs>
        <w:spacing w:line="360" w:lineRule="auto"/>
        <w:ind w:left="2340"/>
        <w:contextualSpacing/>
        <w:rPr>
          <w:rFonts w:ascii="Century Gothic" w:eastAsia="Calibri" w:hAnsi="Century Gothic"/>
          <w:sz w:val="20"/>
          <w:szCs w:val="20"/>
          <w:lang w:val="en-GB"/>
        </w:rPr>
      </w:pPr>
      <w:r w:rsidRPr="00AD0274">
        <w:rPr>
          <w:rFonts w:ascii="Century Gothic" w:eastAsia="Calibri" w:hAnsi="Century Gothic"/>
          <w:sz w:val="20"/>
          <w:szCs w:val="20"/>
          <w:lang w:val="en-GB"/>
        </w:rPr>
        <w:t>Goes back to step 3(3 peer reviewers)</w:t>
      </w:r>
    </w:p>
    <w:p w14:paraId="3B01758E" w14:textId="77777777" w:rsidR="00B63562" w:rsidRPr="00AD0274" w:rsidRDefault="0037658C" w:rsidP="00B63562">
      <w:pPr>
        <w:pStyle w:val="ListParagraph"/>
        <w:numPr>
          <w:ilvl w:val="0"/>
          <w:numId w:val="217"/>
        </w:numPr>
        <w:tabs>
          <w:tab w:val="left" w:pos="2169"/>
        </w:tabs>
        <w:spacing w:line="360" w:lineRule="auto"/>
        <w:contextualSpacing/>
        <w:rPr>
          <w:rFonts w:ascii="Century Gothic" w:eastAsia="Calibri" w:hAnsi="Century Gothic"/>
          <w:sz w:val="20"/>
          <w:szCs w:val="20"/>
          <w:lang w:val="en-GB"/>
        </w:rPr>
      </w:pPr>
      <w:r w:rsidRPr="00AD0274">
        <w:rPr>
          <w:rFonts w:ascii="Century Gothic" w:eastAsia="Calibri" w:hAnsi="Century Gothic"/>
          <w:b/>
          <w:sz w:val="20"/>
          <w:szCs w:val="20"/>
          <w:lang w:val="en-GB"/>
        </w:rPr>
        <w:t>50-69%:</w:t>
      </w:r>
      <w:r w:rsidRPr="00AD0274">
        <w:rPr>
          <w:rFonts w:ascii="Century Gothic" w:eastAsia="Calibri" w:hAnsi="Century Gothic"/>
          <w:sz w:val="20"/>
          <w:szCs w:val="20"/>
          <w:lang w:val="en-GB"/>
        </w:rPr>
        <w:t xml:space="preserve"> Major Re-vamp-improve on the content</w:t>
      </w:r>
    </w:p>
    <w:p w14:paraId="0F30B086" w14:textId="77777777" w:rsidR="00B63562" w:rsidRPr="00AD0274" w:rsidRDefault="0037658C" w:rsidP="00B63562">
      <w:pPr>
        <w:pStyle w:val="ListParagraph"/>
        <w:tabs>
          <w:tab w:val="left" w:pos="2169"/>
        </w:tabs>
        <w:spacing w:line="360" w:lineRule="auto"/>
        <w:ind w:left="2340"/>
        <w:contextualSpacing/>
        <w:rPr>
          <w:rFonts w:ascii="Century Gothic" w:eastAsia="Calibri" w:hAnsi="Century Gothic"/>
          <w:sz w:val="20"/>
          <w:szCs w:val="20"/>
          <w:lang w:val="en-GB"/>
        </w:rPr>
      </w:pPr>
      <w:r w:rsidRPr="00AD0274">
        <w:rPr>
          <w:rFonts w:ascii="Century Gothic" w:eastAsia="Calibri" w:hAnsi="Century Gothic"/>
          <w:sz w:val="20"/>
          <w:szCs w:val="20"/>
          <w:lang w:val="en-GB"/>
        </w:rPr>
        <w:t>One peer reviewer</w:t>
      </w:r>
    </w:p>
    <w:p w14:paraId="08C071B7" w14:textId="77777777" w:rsidR="00B63562" w:rsidRPr="00AD0274" w:rsidRDefault="0037658C" w:rsidP="00B63562">
      <w:pPr>
        <w:pStyle w:val="ListParagraph"/>
        <w:numPr>
          <w:ilvl w:val="0"/>
          <w:numId w:val="217"/>
        </w:numPr>
        <w:tabs>
          <w:tab w:val="left" w:pos="2169"/>
        </w:tabs>
        <w:spacing w:line="360" w:lineRule="auto"/>
        <w:contextualSpacing/>
        <w:rPr>
          <w:rFonts w:ascii="Century Gothic" w:eastAsia="Calibri" w:hAnsi="Century Gothic"/>
          <w:sz w:val="20"/>
          <w:szCs w:val="20"/>
          <w:lang w:val="en-GB"/>
        </w:rPr>
      </w:pPr>
      <w:r w:rsidRPr="00AD0274">
        <w:rPr>
          <w:rFonts w:ascii="Century Gothic" w:eastAsia="Calibri" w:hAnsi="Century Gothic"/>
          <w:b/>
          <w:sz w:val="20"/>
          <w:szCs w:val="20"/>
          <w:lang w:val="en-GB"/>
        </w:rPr>
        <w:t>70-%:</w:t>
      </w:r>
      <w:r w:rsidRPr="00AD0274">
        <w:rPr>
          <w:rFonts w:ascii="Century Gothic" w:eastAsia="Calibri" w:hAnsi="Century Gothic"/>
          <w:sz w:val="20"/>
          <w:szCs w:val="20"/>
          <w:lang w:val="en-GB"/>
        </w:rPr>
        <w:t xml:space="preserve"> Minor Re-vamp-small mistakes, correct and move on</w:t>
      </w:r>
    </w:p>
    <w:p w14:paraId="682467E7" w14:textId="7E9DD9FB" w:rsidR="0037658C" w:rsidRPr="00AD0274" w:rsidRDefault="0037658C" w:rsidP="00B63562">
      <w:pPr>
        <w:pStyle w:val="ListParagraph"/>
        <w:tabs>
          <w:tab w:val="left" w:pos="2169"/>
        </w:tabs>
        <w:spacing w:line="360" w:lineRule="auto"/>
        <w:ind w:left="2340"/>
        <w:contextualSpacing/>
        <w:rPr>
          <w:rFonts w:ascii="Century Gothic" w:eastAsia="Calibri" w:hAnsi="Century Gothic"/>
          <w:sz w:val="20"/>
          <w:szCs w:val="20"/>
          <w:lang w:val="en-GB"/>
        </w:rPr>
      </w:pPr>
      <w:r w:rsidRPr="00AD0274">
        <w:rPr>
          <w:rFonts w:ascii="Century Gothic" w:eastAsia="Calibri" w:hAnsi="Century Gothic"/>
          <w:sz w:val="20"/>
          <w:szCs w:val="20"/>
          <w:lang w:val="en-GB"/>
        </w:rPr>
        <w:t>Looked in by the secretariat.</w:t>
      </w:r>
    </w:p>
    <w:p w14:paraId="57B30107" w14:textId="77777777" w:rsidR="0037658C" w:rsidRPr="003E3E30" w:rsidRDefault="0037658C" w:rsidP="00125DE4">
      <w:pPr>
        <w:pStyle w:val="ListParagraph"/>
        <w:numPr>
          <w:ilvl w:val="0"/>
          <w:numId w:val="189"/>
        </w:numPr>
        <w:tabs>
          <w:tab w:val="left" w:pos="2169"/>
        </w:tabs>
        <w:spacing w:line="360" w:lineRule="auto"/>
        <w:contextualSpacing/>
        <w:rPr>
          <w:rFonts w:ascii="Century Gothic" w:eastAsia="Calibri" w:hAnsi="Century Gothic"/>
          <w:sz w:val="20"/>
          <w:szCs w:val="20"/>
          <w:lang w:val="en-GB"/>
        </w:rPr>
      </w:pPr>
      <w:r w:rsidRPr="003E3E30">
        <w:rPr>
          <w:rFonts w:ascii="Century Gothic" w:eastAsia="Calibri" w:hAnsi="Century Gothic"/>
          <w:sz w:val="20"/>
          <w:szCs w:val="20"/>
          <w:lang w:val="en-GB"/>
        </w:rPr>
        <w:t>The curriculum review document verdict is communicated to the institution.</w:t>
      </w:r>
    </w:p>
    <w:p w14:paraId="093B49E8" w14:textId="77777777" w:rsidR="0037658C" w:rsidRPr="003E3E30" w:rsidRDefault="0037658C" w:rsidP="00125DE4">
      <w:pPr>
        <w:pStyle w:val="ListParagraph"/>
        <w:numPr>
          <w:ilvl w:val="0"/>
          <w:numId w:val="189"/>
        </w:numPr>
        <w:tabs>
          <w:tab w:val="left" w:pos="2169"/>
        </w:tabs>
        <w:spacing w:line="360" w:lineRule="auto"/>
        <w:contextualSpacing/>
        <w:rPr>
          <w:rFonts w:ascii="Century Gothic" w:eastAsia="Calibri" w:hAnsi="Century Gothic"/>
          <w:sz w:val="20"/>
          <w:szCs w:val="20"/>
          <w:lang w:val="en-GB"/>
        </w:rPr>
      </w:pPr>
      <w:r w:rsidRPr="003E3E30">
        <w:rPr>
          <w:rFonts w:ascii="Century Gothic" w:eastAsia="Calibri" w:hAnsi="Century Gothic"/>
          <w:sz w:val="20"/>
          <w:szCs w:val="20"/>
          <w:lang w:val="en-GB"/>
        </w:rPr>
        <w:t xml:space="preserve">On </w:t>
      </w:r>
      <w:r w:rsidRPr="003E3E30">
        <w:rPr>
          <w:rFonts w:ascii="Century Gothic" w:eastAsia="Calibri" w:hAnsi="Century Gothic"/>
          <w:b/>
          <w:sz w:val="20"/>
          <w:szCs w:val="20"/>
          <w:lang w:val="en-GB"/>
        </w:rPr>
        <w:t xml:space="preserve">Minor Revamp Verdict </w:t>
      </w:r>
      <w:r w:rsidRPr="003E3E30">
        <w:rPr>
          <w:rFonts w:ascii="Century Gothic" w:eastAsia="Calibri" w:hAnsi="Century Gothic"/>
          <w:sz w:val="20"/>
          <w:szCs w:val="20"/>
          <w:lang w:val="en-GB"/>
        </w:rPr>
        <w:t>of the curriculum:</w:t>
      </w:r>
    </w:p>
    <w:p w14:paraId="428EED06" w14:textId="77777777" w:rsidR="0037658C" w:rsidRPr="003E3E30" w:rsidRDefault="0037658C" w:rsidP="00125DE4">
      <w:pPr>
        <w:pStyle w:val="ListParagraph"/>
        <w:numPr>
          <w:ilvl w:val="0"/>
          <w:numId w:val="189"/>
        </w:numPr>
        <w:tabs>
          <w:tab w:val="left" w:pos="2169"/>
        </w:tabs>
        <w:spacing w:line="360" w:lineRule="auto"/>
        <w:contextualSpacing/>
        <w:jc w:val="both"/>
        <w:rPr>
          <w:rFonts w:ascii="Century Gothic" w:eastAsia="Calibri" w:hAnsi="Century Gothic"/>
          <w:sz w:val="20"/>
          <w:szCs w:val="20"/>
          <w:lang w:val="en-GB"/>
        </w:rPr>
      </w:pPr>
      <w:r w:rsidRPr="003E3E30">
        <w:rPr>
          <w:rFonts w:ascii="Century Gothic" w:eastAsia="Calibri" w:hAnsi="Century Gothic"/>
          <w:sz w:val="20"/>
          <w:szCs w:val="20"/>
          <w:lang w:val="en-GB"/>
        </w:rPr>
        <w:t>Resources evaluation on ground [site inspection]</w:t>
      </w:r>
    </w:p>
    <w:p w14:paraId="0027CB50" w14:textId="31B026FF" w:rsidR="0037658C" w:rsidRPr="003E3E30" w:rsidRDefault="0037658C" w:rsidP="00125DE4">
      <w:pPr>
        <w:pStyle w:val="ListParagraph"/>
        <w:numPr>
          <w:ilvl w:val="0"/>
          <w:numId w:val="189"/>
        </w:numPr>
        <w:tabs>
          <w:tab w:val="left" w:pos="2169"/>
        </w:tabs>
        <w:spacing w:line="360" w:lineRule="auto"/>
        <w:contextualSpacing/>
        <w:jc w:val="both"/>
        <w:rPr>
          <w:rFonts w:ascii="Century Gothic" w:eastAsia="Calibri" w:hAnsi="Century Gothic"/>
          <w:sz w:val="20"/>
          <w:szCs w:val="20"/>
          <w:lang w:val="en-GB"/>
        </w:rPr>
      </w:pPr>
      <w:r w:rsidRPr="003E3E30">
        <w:rPr>
          <w:rFonts w:ascii="Century Gothic" w:eastAsia="Calibri" w:hAnsi="Century Gothic"/>
          <w:sz w:val="20"/>
          <w:szCs w:val="20"/>
          <w:lang w:val="en-GB"/>
        </w:rPr>
        <w:t>panellists will go and make a report that determines whether the program can be accredited.</w:t>
      </w:r>
    </w:p>
    <w:p w14:paraId="11AF5E28" w14:textId="77777777" w:rsidR="0037658C" w:rsidRPr="003E3E30" w:rsidRDefault="0037658C" w:rsidP="00125DE4">
      <w:pPr>
        <w:pStyle w:val="ListParagraph"/>
        <w:numPr>
          <w:ilvl w:val="0"/>
          <w:numId w:val="189"/>
        </w:numPr>
        <w:tabs>
          <w:tab w:val="left" w:pos="2169"/>
        </w:tabs>
        <w:spacing w:line="360" w:lineRule="auto"/>
        <w:contextualSpacing/>
        <w:jc w:val="both"/>
        <w:rPr>
          <w:rFonts w:ascii="Century Gothic" w:eastAsia="Calibri" w:hAnsi="Century Gothic"/>
          <w:sz w:val="20"/>
          <w:szCs w:val="20"/>
          <w:lang w:val="en-GB"/>
        </w:rPr>
      </w:pPr>
      <w:r w:rsidRPr="003E3E30">
        <w:rPr>
          <w:rFonts w:ascii="Century Gothic" w:eastAsia="Calibri" w:hAnsi="Century Gothic"/>
          <w:sz w:val="20"/>
          <w:szCs w:val="20"/>
          <w:lang w:val="en-GB"/>
        </w:rPr>
        <w:lastRenderedPageBreak/>
        <w:t>Board committee’s approval is done (program adoption report)</w:t>
      </w:r>
    </w:p>
    <w:p w14:paraId="0FBBF0D0" w14:textId="77777777" w:rsidR="0037658C" w:rsidRPr="003E3E30" w:rsidRDefault="0037658C" w:rsidP="00125DE4">
      <w:pPr>
        <w:pStyle w:val="ListParagraph"/>
        <w:numPr>
          <w:ilvl w:val="0"/>
          <w:numId w:val="189"/>
        </w:numPr>
        <w:tabs>
          <w:tab w:val="left" w:pos="2169"/>
        </w:tabs>
        <w:spacing w:line="360" w:lineRule="auto"/>
        <w:contextualSpacing/>
        <w:jc w:val="both"/>
        <w:rPr>
          <w:rFonts w:ascii="Century Gothic" w:eastAsia="Calibri" w:hAnsi="Century Gothic"/>
          <w:sz w:val="20"/>
          <w:szCs w:val="20"/>
          <w:lang w:val="en-GB"/>
        </w:rPr>
      </w:pPr>
      <w:r w:rsidRPr="003E3E30">
        <w:rPr>
          <w:rFonts w:ascii="Century Gothic" w:eastAsia="Calibri" w:hAnsi="Century Gothic"/>
          <w:sz w:val="20"/>
          <w:szCs w:val="20"/>
          <w:lang w:val="en-GB"/>
        </w:rPr>
        <w:t>Full-Board approval is handed over the program to be accredited, on approval:</w:t>
      </w:r>
    </w:p>
    <w:p w14:paraId="381219F6" w14:textId="77777777" w:rsidR="0037658C" w:rsidRPr="003E3E30" w:rsidRDefault="0037658C" w:rsidP="00125DE4">
      <w:pPr>
        <w:pStyle w:val="ListParagraph"/>
        <w:numPr>
          <w:ilvl w:val="0"/>
          <w:numId w:val="189"/>
        </w:numPr>
        <w:tabs>
          <w:tab w:val="left" w:pos="2169"/>
        </w:tabs>
        <w:spacing w:line="360" w:lineRule="auto"/>
        <w:contextualSpacing/>
        <w:jc w:val="both"/>
        <w:rPr>
          <w:rFonts w:ascii="Century Gothic" w:eastAsia="Calibri" w:hAnsi="Century Gothic"/>
          <w:sz w:val="20"/>
          <w:szCs w:val="20"/>
          <w:lang w:val="en-GB"/>
        </w:rPr>
      </w:pPr>
      <w:r w:rsidRPr="003E3E30">
        <w:rPr>
          <w:rFonts w:ascii="Century Gothic" w:eastAsia="Calibri" w:hAnsi="Century Gothic"/>
          <w:sz w:val="20"/>
          <w:szCs w:val="20"/>
          <w:lang w:val="en-GB"/>
        </w:rPr>
        <w:t>Communication on approval of the program</w:t>
      </w:r>
    </w:p>
    <w:p w14:paraId="297AB975" w14:textId="615A1AFB" w:rsidR="0037658C" w:rsidRDefault="0037658C" w:rsidP="00125DE4">
      <w:pPr>
        <w:pStyle w:val="ListParagraph"/>
        <w:numPr>
          <w:ilvl w:val="0"/>
          <w:numId w:val="189"/>
        </w:numPr>
        <w:tabs>
          <w:tab w:val="left" w:pos="2169"/>
        </w:tabs>
        <w:spacing w:line="360" w:lineRule="auto"/>
        <w:contextualSpacing/>
        <w:jc w:val="both"/>
        <w:rPr>
          <w:rFonts w:ascii="Century Gothic" w:eastAsia="Calibri" w:hAnsi="Century Gothic"/>
          <w:sz w:val="20"/>
          <w:szCs w:val="20"/>
          <w:lang w:val="en-GB"/>
        </w:rPr>
      </w:pPr>
      <w:r w:rsidRPr="003E3E30">
        <w:rPr>
          <w:rFonts w:ascii="Century Gothic" w:eastAsia="Calibri" w:hAnsi="Century Gothic"/>
          <w:sz w:val="20"/>
          <w:szCs w:val="20"/>
          <w:lang w:val="en-GB"/>
        </w:rPr>
        <w:t>An accreditation letter Is given to the institution.</w:t>
      </w:r>
    </w:p>
    <w:p w14:paraId="72B9CC12" w14:textId="77777777" w:rsidR="00E05ACC" w:rsidRDefault="00E05ACC" w:rsidP="00E05ACC">
      <w:pPr>
        <w:pStyle w:val="ListParagraph"/>
        <w:tabs>
          <w:tab w:val="left" w:pos="2169"/>
        </w:tabs>
        <w:spacing w:line="276" w:lineRule="auto"/>
        <w:ind w:left="720"/>
        <w:contextualSpacing/>
        <w:jc w:val="both"/>
        <w:rPr>
          <w:rFonts w:ascii="Century Gothic" w:eastAsia="Calibri" w:hAnsi="Century Gothic"/>
          <w:b/>
          <w:lang w:val="en-GB"/>
        </w:rPr>
      </w:pPr>
    </w:p>
    <w:p w14:paraId="58C9F409" w14:textId="49DB0774" w:rsidR="003E3E30" w:rsidRPr="007E0AF6" w:rsidRDefault="008C781D" w:rsidP="00E05ACC">
      <w:pPr>
        <w:pStyle w:val="ListParagraph"/>
        <w:numPr>
          <w:ilvl w:val="1"/>
          <w:numId w:val="98"/>
        </w:numPr>
        <w:tabs>
          <w:tab w:val="left" w:pos="2169"/>
        </w:tabs>
        <w:spacing w:line="276" w:lineRule="auto"/>
        <w:contextualSpacing/>
        <w:rPr>
          <w:rFonts w:ascii="Century Gothic" w:eastAsia="Calibri" w:hAnsi="Century Gothic"/>
          <w:b/>
          <w:lang w:val="en-GB"/>
        </w:rPr>
      </w:pPr>
      <w:r w:rsidRPr="007E0AF6">
        <w:rPr>
          <w:rFonts w:ascii="Century Gothic" w:eastAsia="Calibri" w:hAnsi="Century Gothic"/>
          <w:b/>
          <w:lang w:val="en-GB"/>
        </w:rPr>
        <w:t>System Process map</w:t>
      </w:r>
    </w:p>
    <w:p w14:paraId="498BA580" w14:textId="77777777" w:rsidR="00EE1347" w:rsidRPr="00B52FB9" w:rsidRDefault="006F4895" w:rsidP="00B52FB9">
      <w:pPr>
        <w:tabs>
          <w:tab w:val="left" w:pos="2169"/>
        </w:tabs>
        <w:spacing w:line="276" w:lineRule="auto"/>
        <w:ind w:left="360"/>
        <w:contextualSpacing/>
        <w:jc w:val="both"/>
        <w:rPr>
          <w:rFonts w:ascii="Century Gothic" w:eastAsia="Calibri" w:hAnsi="Century Gothic"/>
          <w:lang w:val="en-GB"/>
        </w:rPr>
      </w:pPr>
      <w:r>
        <w:rPr>
          <w:rFonts w:eastAsia="Calibri"/>
          <w:lang w:val="en-GB"/>
        </w:rPr>
        <w:lastRenderedPageBreak/>
        <w:pict w14:anchorId="4387163B">
          <v:shape id="_x0000_i1027" type="#_x0000_t75" style="width:211.5pt;height:9in">
            <v:imagedata r:id="rId32" o:title="prog"/>
          </v:shape>
        </w:pict>
      </w:r>
    </w:p>
    <w:p w14:paraId="38B3A99C" w14:textId="2FE83A3D" w:rsidR="00B52FB9" w:rsidRPr="00B52FB9" w:rsidRDefault="00B52FB9" w:rsidP="00B52FB9">
      <w:pPr>
        <w:pStyle w:val="ListParagraph"/>
        <w:numPr>
          <w:ilvl w:val="1"/>
          <w:numId w:val="98"/>
        </w:numPr>
        <w:spacing w:after="200" w:line="360" w:lineRule="auto"/>
        <w:contextualSpacing/>
        <w:jc w:val="both"/>
        <w:rPr>
          <w:rFonts w:ascii="Century Gothic" w:hAnsi="Century Gothic"/>
          <w:b/>
          <w:sz w:val="22"/>
          <w:szCs w:val="22"/>
        </w:rPr>
      </w:pPr>
      <w:r>
        <w:rPr>
          <w:rFonts w:ascii="Century Gothic" w:hAnsi="Century Gothic"/>
          <w:b/>
          <w:sz w:val="22"/>
          <w:szCs w:val="22"/>
        </w:rPr>
        <w:lastRenderedPageBreak/>
        <w:t>Conceptual System Design</w:t>
      </w:r>
    </w:p>
    <w:p w14:paraId="6B62788C" w14:textId="4D9A6F7B" w:rsidR="00EE1347" w:rsidRPr="00B52FB9" w:rsidRDefault="00EE1347" w:rsidP="00B52FB9">
      <w:pPr>
        <w:spacing w:after="200" w:line="360" w:lineRule="auto"/>
        <w:contextualSpacing/>
        <w:jc w:val="both"/>
        <w:rPr>
          <w:rFonts w:ascii="Century Gothic" w:hAnsi="Century Gothic"/>
          <w:sz w:val="22"/>
          <w:szCs w:val="22"/>
        </w:rPr>
      </w:pPr>
      <w:r w:rsidRPr="00B52FB9">
        <w:rPr>
          <w:rFonts w:ascii="Century Gothic" w:hAnsi="Century Gothic"/>
          <w:sz w:val="22"/>
          <w:szCs w:val="22"/>
        </w:rPr>
        <w:t>This section summarizes the process flow of the accreditation module:</w:t>
      </w:r>
    </w:p>
    <w:tbl>
      <w:tblPr>
        <w:tblStyle w:val="TableGrid"/>
        <w:tblW w:w="9360" w:type="dxa"/>
        <w:jc w:val="center"/>
        <w:tblLook w:val="04A0" w:firstRow="1" w:lastRow="0" w:firstColumn="1" w:lastColumn="0" w:noHBand="0" w:noVBand="1"/>
        <w:tblPrChange w:id="315" w:author="Mercy Kemei" w:date="2017-12-13T15:49:00Z">
          <w:tblPr>
            <w:tblStyle w:val="TableGrid"/>
            <w:tblW w:w="9360" w:type="dxa"/>
            <w:tblInd w:w="-5" w:type="dxa"/>
            <w:tblLook w:val="04A0" w:firstRow="1" w:lastRow="0" w:firstColumn="1" w:lastColumn="0" w:noHBand="0" w:noVBand="1"/>
          </w:tblPr>
        </w:tblPrChange>
      </w:tblPr>
      <w:tblGrid>
        <w:gridCol w:w="2250"/>
        <w:gridCol w:w="7110"/>
        <w:tblGridChange w:id="316">
          <w:tblGrid>
            <w:gridCol w:w="2250"/>
            <w:gridCol w:w="7110"/>
          </w:tblGrid>
        </w:tblGridChange>
      </w:tblGrid>
      <w:tr w:rsidR="00EE1347" w:rsidRPr="00F91632" w14:paraId="04BB7A27" w14:textId="77777777" w:rsidTr="004C0631">
        <w:trPr>
          <w:jc w:val="center"/>
        </w:trPr>
        <w:tc>
          <w:tcPr>
            <w:tcW w:w="2250" w:type="dxa"/>
            <w:tcPrChange w:id="317" w:author="Mercy Kemei" w:date="2017-12-13T15:49:00Z">
              <w:tcPr>
                <w:tcW w:w="2250" w:type="dxa"/>
              </w:tcPr>
            </w:tcPrChange>
          </w:tcPr>
          <w:p w14:paraId="3BB78C52" w14:textId="77777777" w:rsidR="00EE1347" w:rsidRPr="00F91632" w:rsidRDefault="00EE1347" w:rsidP="004C0631">
            <w:pPr>
              <w:pStyle w:val="ListParagraph"/>
              <w:spacing w:after="200" w:line="360" w:lineRule="auto"/>
              <w:ind w:left="0"/>
              <w:contextualSpacing/>
              <w:jc w:val="both"/>
              <w:rPr>
                <w:rFonts w:ascii="Century Gothic" w:hAnsi="Century Gothic"/>
                <w:b/>
                <w:sz w:val="22"/>
                <w:szCs w:val="22"/>
              </w:rPr>
            </w:pPr>
            <w:r w:rsidRPr="00F91632">
              <w:rPr>
                <w:rFonts w:ascii="Century Gothic" w:hAnsi="Century Gothic"/>
                <w:b/>
                <w:sz w:val="22"/>
                <w:szCs w:val="22"/>
              </w:rPr>
              <w:t>Process/Function</w:t>
            </w:r>
          </w:p>
        </w:tc>
        <w:tc>
          <w:tcPr>
            <w:tcW w:w="7110" w:type="dxa"/>
            <w:tcPrChange w:id="318" w:author="Mercy Kemei" w:date="2017-12-13T15:49:00Z">
              <w:tcPr>
                <w:tcW w:w="7110" w:type="dxa"/>
              </w:tcPr>
            </w:tcPrChange>
          </w:tcPr>
          <w:p w14:paraId="0B8EEA34" w14:textId="77777777" w:rsidR="00EE1347" w:rsidRPr="00F91632" w:rsidRDefault="00EE1347">
            <w:pPr>
              <w:pStyle w:val="ListParagraph"/>
              <w:spacing w:after="200" w:line="360" w:lineRule="auto"/>
              <w:ind w:left="0"/>
              <w:contextualSpacing/>
              <w:rPr>
                <w:rFonts w:ascii="Century Gothic" w:hAnsi="Century Gothic"/>
                <w:b/>
                <w:sz w:val="22"/>
                <w:szCs w:val="22"/>
              </w:rPr>
              <w:pPrChange w:id="319" w:author="Mercy Kemei" w:date="2017-12-13T15:49:00Z">
                <w:pPr>
                  <w:pStyle w:val="ListParagraph"/>
                  <w:spacing w:after="200" w:line="360" w:lineRule="auto"/>
                  <w:ind w:left="0"/>
                  <w:contextualSpacing/>
                  <w:jc w:val="both"/>
                </w:pPr>
              </w:pPrChange>
            </w:pPr>
            <w:r w:rsidRPr="00F91632">
              <w:rPr>
                <w:rFonts w:ascii="Century Gothic" w:hAnsi="Century Gothic"/>
                <w:b/>
                <w:sz w:val="22"/>
                <w:szCs w:val="22"/>
              </w:rPr>
              <w:t>Design approach</w:t>
            </w:r>
          </w:p>
        </w:tc>
      </w:tr>
      <w:tr w:rsidR="00EE1347" w:rsidRPr="00A94879" w14:paraId="2B8AA49B" w14:textId="77777777" w:rsidTr="004C0631">
        <w:trPr>
          <w:jc w:val="center"/>
        </w:trPr>
        <w:tc>
          <w:tcPr>
            <w:tcW w:w="2250" w:type="dxa"/>
            <w:tcPrChange w:id="320" w:author="Mercy Kemei" w:date="2017-12-13T15:49:00Z">
              <w:tcPr>
                <w:tcW w:w="2250" w:type="dxa"/>
              </w:tcPr>
            </w:tcPrChange>
          </w:tcPr>
          <w:p w14:paraId="2749D28E" w14:textId="77777777" w:rsidR="00EE1347" w:rsidRPr="00F91632" w:rsidRDefault="00EE1347" w:rsidP="004C0631">
            <w:pPr>
              <w:pStyle w:val="ListParagraph"/>
              <w:spacing w:after="200" w:line="360" w:lineRule="auto"/>
              <w:ind w:left="0"/>
              <w:contextualSpacing/>
              <w:jc w:val="both"/>
              <w:rPr>
                <w:rFonts w:ascii="Century Gothic" w:hAnsi="Century Gothic"/>
                <w:sz w:val="20"/>
                <w:szCs w:val="20"/>
              </w:rPr>
            </w:pPr>
            <w:r w:rsidRPr="00F91632">
              <w:rPr>
                <w:rFonts w:ascii="Century Gothic" w:hAnsi="Century Gothic"/>
                <w:sz w:val="20"/>
                <w:szCs w:val="20"/>
              </w:rPr>
              <w:t xml:space="preserve">Applicant registers through the portal. Completes the online application with details. </w:t>
            </w:r>
          </w:p>
        </w:tc>
        <w:tc>
          <w:tcPr>
            <w:tcW w:w="7110" w:type="dxa"/>
            <w:tcPrChange w:id="321" w:author="Mercy Kemei" w:date="2017-12-13T15:49:00Z">
              <w:tcPr>
                <w:tcW w:w="7110" w:type="dxa"/>
              </w:tcPr>
            </w:tcPrChange>
          </w:tcPr>
          <w:p w14:paraId="561F67C1" w14:textId="77777777" w:rsidR="00EE1347" w:rsidRPr="00F91632" w:rsidRDefault="00EE1347">
            <w:pPr>
              <w:pStyle w:val="ListParagraph"/>
              <w:numPr>
                <w:ilvl w:val="0"/>
                <w:numId w:val="103"/>
              </w:numPr>
              <w:spacing w:after="200" w:line="360" w:lineRule="auto"/>
              <w:contextualSpacing/>
              <w:rPr>
                <w:rFonts w:ascii="Century Gothic" w:hAnsi="Century Gothic"/>
                <w:b/>
                <w:sz w:val="20"/>
                <w:szCs w:val="20"/>
              </w:rPr>
              <w:pPrChange w:id="322" w:author="Mercy Kemei" w:date="2017-12-13T15:49:00Z">
                <w:pPr>
                  <w:pStyle w:val="ListParagraph"/>
                  <w:numPr>
                    <w:numId w:val="103"/>
                  </w:numPr>
                  <w:spacing w:after="200" w:line="360" w:lineRule="auto"/>
                  <w:ind w:left="720" w:hanging="360"/>
                  <w:contextualSpacing/>
                  <w:jc w:val="both"/>
                </w:pPr>
              </w:pPrChange>
            </w:pPr>
            <w:r w:rsidRPr="00F91632">
              <w:rPr>
                <w:rFonts w:ascii="Century Gothic" w:hAnsi="Century Gothic"/>
                <w:sz w:val="20"/>
                <w:szCs w:val="20"/>
              </w:rPr>
              <w:t xml:space="preserve">Categories of accreditation: </w:t>
            </w:r>
            <w:r>
              <w:rPr>
                <w:rFonts w:ascii="Century Gothic" w:hAnsi="Century Gothic" w:cs="MaiandraGD-Regular"/>
                <w:sz w:val="20"/>
                <w:szCs w:val="20"/>
              </w:rPr>
              <w:t>institution, Program</w:t>
            </w:r>
          </w:p>
          <w:p w14:paraId="0DDC2C9C" w14:textId="77777777" w:rsidR="00EE1347" w:rsidRPr="00F91632" w:rsidRDefault="00EE1347">
            <w:pPr>
              <w:pStyle w:val="ListParagraph"/>
              <w:numPr>
                <w:ilvl w:val="0"/>
                <w:numId w:val="103"/>
              </w:numPr>
              <w:spacing w:after="200" w:line="360" w:lineRule="auto"/>
              <w:contextualSpacing/>
              <w:rPr>
                <w:rFonts w:ascii="Century Gothic" w:hAnsi="Century Gothic"/>
                <w:b/>
                <w:sz w:val="20"/>
                <w:szCs w:val="20"/>
              </w:rPr>
              <w:pPrChange w:id="323" w:author="Mercy Kemei" w:date="2017-12-13T15:49:00Z">
                <w:pPr>
                  <w:pStyle w:val="ListParagraph"/>
                  <w:numPr>
                    <w:numId w:val="103"/>
                  </w:numPr>
                  <w:spacing w:after="200" w:line="360" w:lineRule="auto"/>
                  <w:ind w:left="720" w:hanging="360"/>
                  <w:contextualSpacing/>
                  <w:jc w:val="both"/>
                </w:pPr>
              </w:pPrChange>
            </w:pPr>
            <w:r w:rsidRPr="00F91632">
              <w:rPr>
                <w:rFonts w:ascii="Century Gothic" w:hAnsi="Century Gothic" w:cs="MaiandraGD-Regular"/>
                <w:sz w:val="20"/>
                <w:szCs w:val="20"/>
              </w:rPr>
              <w:t>Enforcement of completeness of the form (mandatory fields)</w:t>
            </w:r>
          </w:p>
          <w:p w14:paraId="52A819D0" w14:textId="1010BC5E" w:rsidR="00EE1347" w:rsidRPr="00F91632" w:rsidRDefault="00EE1347">
            <w:pPr>
              <w:pStyle w:val="ListParagraph"/>
              <w:numPr>
                <w:ilvl w:val="0"/>
                <w:numId w:val="103"/>
              </w:numPr>
              <w:spacing w:after="200" w:line="360" w:lineRule="auto"/>
              <w:contextualSpacing/>
              <w:rPr>
                <w:rFonts w:ascii="Century Gothic" w:hAnsi="Century Gothic"/>
                <w:b/>
                <w:sz w:val="20"/>
                <w:szCs w:val="20"/>
              </w:rPr>
              <w:pPrChange w:id="324" w:author="Mercy Kemei" w:date="2017-12-13T15:49:00Z">
                <w:pPr>
                  <w:pStyle w:val="ListParagraph"/>
                  <w:numPr>
                    <w:numId w:val="103"/>
                  </w:numPr>
                  <w:spacing w:after="200" w:line="360" w:lineRule="auto"/>
                  <w:ind w:left="720" w:hanging="360"/>
                  <w:contextualSpacing/>
                  <w:jc w:val="both"/>
                </w:pPr>
              </w:pPrChange>
            </w:pPr>
            <w:r w:rsidRPr="00F91632">
              <w:rPr>
                <w:rFonts w:ascii="Century Gothic" w:hAnsi="Century Gothic" w:cs="MaiandraGD-Regular"/>
                <w:sz w:val="20"/>
                <w:szCs w:val="20"/>
              </w:rPr>
              <w:t xml:space="preserve">On application the system should have the ability to save the online application for completion </w:t>
            </w:r>
            <w:r w:rsidR="004550D4" w:rsidRPr="00F91632">
              <w:rPr>
                <w:rFonts w:ascii="Century Gothic" w:hAnsi="Century Gothic" w:cs="MaiandraGD-Regular"/>
                <w:sz w:val="20"/>
                <w:szCs w:val="20"/>
              </w:rPr>
              <w:t>later</w:t>
            </w:r>
            <w:r w:rsidRPr="00F91632">
              <w:rPr>
                <w:rFonts w:ascii="Century Gothic" w:hAnsi="Century Gothic" w:cs="MaiandraGD-Regular"/>
                <w:sz w:val="20"/>
                <w:szCs w:val="20"/>
              </w:rPr>
              <w:t>. (drafting).</w:t>
            </w:r>
          </w:p>
          <w:p w14:paraId="15F322CC" w14:textId="35E86645" w:rsidR="00EE1347" w:rsidRPr="00F91632" w:rsidRDefault="00EE1347">
            <w:pPr>
              <w:pStyle w:val="ListParagraph"/>
              <w:spacing w:after="200" w:line="360" w:lineRule="auto"/>
              <w:ind w:left="720"/>
              <w:contextualSpacing/>
              <w:rPr>
                <w:rFonts w:ascii="Century Gothic" w:hAnsi="Century Gothic"/>
                <w:b/>
                <w:sz w:val="20"/>
                <w:szCs w:val="20"/>
              </w:rPr>
              <w:pPrChange w:id="325" w:author="Mercy Kemei" w:date="2017-12-13T15:49:00Z">
                <w:pPr>
                  <w:pStyle w:val="ListParagraph"/>
                  <w:numPr>
                    <w:numId w:val="103"/>
                  </w:numPr>
                  <w:spacing w:after="200" w:line="360" w:lineRule="auto"/>
                  <w:ind w:left="720" w:hanging="360"/>
                  <w:contextualSpacing/>
                  <w:jc w:val="both"/>
                </w:pPr>
              </w:pPrChange>
            </w:pPr>
          </w:p>
        </w:tc>
      </w:tr>
      <w:tr w:rsidR="00EE1347" w:rsidRPr="00A94879" w14:paraId="1D7811AB" w14:textId="77777777" w:rsidTr="004C0631">
        <w:trPr>
          <w:jc w:val="center"/>
        </w:trPr>
        <w:tc>
          <w:tcPr>
            <w:tcW w:w="2250" w:type="dxa"/>
            <w:tcPrChange w:id="326" w:author="Mercy Kemei" w:date="2017-12-13T15:49:00Z">
              <w:tcPr>
                <w:tcW w:w="2250" w:type="dxa"/>
              </w:tcPr>
            </w:tcPrChange>
          </w:tcPr>
          <w:p w14:paraId="00D9A681" w14:textId="77777777" w:rsidR="00EE1347" w:rsidRPr="00F91632" w:rsidRDefault="00EE1347" w:rsidP="004C0631">
            <w:pPr>
              <w:pStyle w:val="ListParagraph"/>
              <w:spacing w:after="200" w:line="360" w:lineRule="auto"/>
              <w:ind w:left="0"/>
              <w:contextualSpacing/>
              <w:jc w:val="both"/>
              <w:rPr>
                <w:rFonts w:ascii="Century Gothic" w:hAnsi="Century Gothic"/>
                <w:sz w:val="20"/>
                <w:szCs w:val="20"/>
              </w:rPr>
            </w:pPr>
            <w:r w:rsidRPr="00F91632">
              <w:rPr>
                <w:rFonts w:ascii="Century Gothic" w:hAnsi="Century Gothic"/>
                <w:sz w:val="20"/>
                <w:szCs w:val="20"/>
              </w:rPr>
              <w:t>Applicant pays the application fees as per the application fee schedule.</w:t>
            </w:r>
          </w:p>
        </w:tc>
        <w:tc>
          <w:tcPr>
            <w:tcW w:w="7110" w:type="dxa"/>
            <w:tcPrChange w:id="327" w:author="Mercy Kemei" w:date="2017-12-13T15:49:00Z">
              <w:tcPr>
                <w:tcW w:w="7110" w:type="dxa"/>
              </w:tcPr>
            </w:tcPrChange>
          </w:tcPr>
          <w:p w14:paraId="38D54E53" w14:textId="77777777" w:rsidR="00EE1347" w:rsidRPr="00F91632" w:rsidRDefault="00EE1347">
            <w:pPr>
              <w:pStyle w:val="ListParagraph"/>
              <w:numPr>
                <w:ilvl w:val="0"/>
                <w:numId w:val="102"/>
              </w:numPr>
              <w:spacing w:after="200" w:line="360" w:lineRule="auto"/>
              <w:contextualSpacing/>
              <w:rPr>
                <w:rFonts w:ascii="Century Gothic" w:hAnsi="Century Gothic"/>
                <w:sz w:val="20"/>
                <w:szCs w:val="20"/>
              </w:rPr>
              <w:pPrChange w:id="328" w:author="Mercy Kemei" w:date="2017-12-13T15:49:00Z">
                <w:pPr>
                  <w:pStyle w:val="ListParagraph"/>
                  <w:numPr>
                    <w:numId w:val="102"/>
                  </w:numPr>
                  <w:spacing w:after="200" w:line="360" w:lineRule="auto"/>
                  <w:ind w:left="720" w:hanging="360"/>
                  <w:contextualSpacing/>
                  <w:jc w:val="both"/>
                </w:pPr>
              </w:pPrChange>
            </w:pPr>
            <w:r>
              <w:rPr>
                <w:rFonts w:ascii="Century Gothic" w:hAnsi="Century Gothic"/>
                <w:sz w:val="20"/>
                <w:szCs w:val="20"/>
              </w:rPr>
              <w:t>Upon selection of the accreditation</w:t>
            </w:r>
            <w:r w:rsidRPr="00F91632">
              <w:rPr>
                <w:rFonts w:ascii="Century Gothic" w:hAnsi="Century Gothic"/>
                <w:sz w:val="20"/>
                <w:szCs w:val="20"/>
              </w:rPr>
              <w:t xml:space="preserve"> type, the system should display the amount of fee to be paid.</w:t>
            </w:r>
          </w:p>
          <w:p w14:paraId="6A2A871D" w14:textId="77777777" w:rsidR="00EE1347" w:rsidRPr="00F91632" w:rsidRDefault="00EE1347">
            <w:pPr>
              <w:pStyle w:val="ListParagraph"/>
              <w:numPr>
                <w:ilvl w:val="0"/>
                <w:numId w:val="102"/>
              </w:numPr>
              <w:spacing w:after="200" w:line="360" w:lineRule="auto"/>
              <w:contextualSpacing/>
              <w:rPr>
                <w:rFonts w:ascii="Century Gothic" w:hAnsi="Century Gothic"/>
                <w:sz w:val="20"/>
                <w:szCs w:val="20"/>
              </w:rPr>
              <w:pPrChange w:id="329" w:author="Mercy Kemei" w:date="2017-12-13T15:49:00Z">
                <w:pPr>
                  <w:pStyle w:val="ListParagraph"/>
                  <w:numPr>
                    <w:numId w:val="102"/>
                  </w:numPr>
                  <w:spacing w:after="200" w:line="360" w:lineRule="auto"/>
                  <w:ind w:left="720" w:hanging="360"/>
                  <w:contextualSpacing/>
                  <w:jc w:val="both"/>
                </w:pPr>
              </w:pPrChange>
            </w:pPr>
            <w:r w:rsidRPr="00F91632">
              <w:rPr>
                <w:rFonts w:ascii="Century Gothic" w:hAnsi="Century Gothic"/>
                <w:sz w:val="20"/>
                <w:szCs w:val="20"/>
              </w:rPr>
              <w:t>System should validate payment method</w:t>
            </w:r>
          </w:p>
          <w:p w14:paraId="7C8E5B58" w14:textId="77777777" w:rsidR="00EE1347" w:rsidRPr="00F91632" w:rsidRDefault="00EE1347">
            <w:pPr>
              <w:pStyle w:val="ListParagraph"/>
              <w:numPr>
                <w:ilvl w:val="0"/>
                <w:numId w:val="102"/>
              </w:numPr>
              <w:spacing w:after="200" w:line="360" w:lineRule="auto"/>
              <w:contextualSpacing/>
              <w:rPr>
                <w:rFonts w:ascii="Century Gothic" w:hAnsi="Century Gothic"/>
                <w:sz w:val="20"/>
                <w:szCs w:val="20"/>
              </w:rPr>
              <w:pPrChange w:id="330" w:author="Mercy Kemei" w:date="2017-12-13T15:49:00Z">
                <w:pPr>
                  <w:pStyle w:val="ListParagraph"/>
                  <w:numPr>
                    <w:numId w:val="102"/>
                  </w:numPr>
                  <w:spacing w:after="200" w:line="360" w:lineRule="auto"/>
                  <w:ind w:left="720" w:hanging="360"/>
                  <w:contextualSpacing/>
                  <w:jc w:val="both"/>
                </w:pPr>
              </w:pPrChange>
            </w:pPr>
            <w:r w:rsidRPr="00F91632">
              <w:rPr>
                <w:rFonts w:ascii="Century Gothic" w:hAnsi="Century Gothic"/>
                <w:sz w:val="20"/>
                <w:szCs w:val="20"/>
              </w:rPr>
              <w:t>E-receipting/payment Notification-Acknowledging receipt of the payment</w:t>
            </w:r>
          </w:p>
          <w:p w14:paraId="7C5329D0" w14:textId="77777777" w:rsidR="00EE1347" w:rsidRPr="00F91632" w:rsidRDefault="00EE1347">
            <w:pPr>
              <w:pStyle w:val="ListParagraph"/>
              <w:numPr>
                <w:ilvl w:val="0"/>
                <w:numId w:val="102"/>
              </w:numPr>
              <w:spacing w:after="200" w:line="360" w:lineRule="auto"/>
              <w:contextualSpacing/>
              <w:rPr>
                <w:rFonts w:ascii="Century Gothic" w:hAnsi="Century Gothic"/>
                <w:sz w:val="20"/>
                <w:szCs w:val="20"/>
              </w:rPr>
              <w:pPrChange w:id="331" w:author="Mercy Kemei" w:date="2017-12-13T15:49:00Z">
                <w:pPr>
                  <w:pStyle w:val="ListParagraph"/>
                  <w:numPr>
                    <w:numId w:val="102"/>
                  </w:numPr>
                  <w:spacing w:after="200" w:line="360" w:lineRule="auto"/>
                  <w:ind w:left="720" w:hanging="360"/>
                  <w:contextualSpacing/>
                  <w:jc w:val="both"/>
                </w:pPr>
              </w:pPrChange>
            </w:pPr>
            <w:r w:rsidRPr="00F91632">
              <w:rPr>
                <w:rFonts w:ascii="Century Gothic" w:hAnsi="Century Gothic"/>
                <w:sz w:val="20"/>
                <w:szCs w:val="20"/>
              </w:rPr>
              <w:t>Capture payment reference details</w:t>
            </w:r>
          </w:p>
        </w:tc>
      </w:tr>
      <w:tr w:rsidR="00EE1347" w:rsidRPr="00A94879" w14:paraId="2B6F4359" w14:textId="77777777" w:rsidTr="004C0631">
        <w:trPr>
          <w:jc w:val="center"/>
        </w:trPr>
        <w:tc>
          <w:tcPr>
            <w:tcW w:w="2250" w:type="dxa"/>
            <w:tcPrChange w:id="332" w:author="Mercy Kemei" w:date="2017-12-13T15:49:00Z">
              <w:tcPr>
                <w:tcW w:w="2250" w:type="dxa"/>
              </w:tcPr>
            </w:tcPrChange>
          </w:tcPr>
          <w:p w14:paraId="224A7F66" w14:textId="77777777" w:rsidR="00EE1347" w:rsidRPr="00F91632" w:rsidRDefault="00EE1347" w:rsidP="004C0631">
            <w:pPr>
              <w:pStyle w:val="ListParagraph"/>
              <w:spacing w:after="200" w:line="360" w:lineRule="auto"/>
              <w:ind w:left="0"/>
              <w:contextualSpacing/>
              <w:rPr>
                <w:rFonts w:ascii="Century Gothic" w:hAnsi="Century Gothic"/>
                <w:sz w:val="20"/>
                <w:szCs w:val="20"/>
              </w:rPr>
            </w:pPr>
            <w:r w:rsidRPr="00F91632">
              <w:rPr>
                <w:rFonts w:ascii="Century Gothic" w:hAnsi="Century Gothic"/>
                <w:sz w:val="20"/>
                <w:szCs w:val="20"/>
              </w:rPr>
              <w:t>Applicant submits application for approval</w:t>
            </w:r>
          </w:p>
        </w:tc>
        <w:tc>
          <w:tcPr>
            <w:tcW w:w="7110" w:type="dxa"/>
            <w:tcPrChange w:id="333" w:author="Mercy Kemei" w:date="2017-12-13T15:49:00Z">
              <w:tcPr>
                <w:tcW w:w="7110" w:type="dxa"/>
              </w:tcPr>
            </w:tcPrChange>
          </w:tcPr>
          <w:p w14:paraId="63C4647D" w14:textId="004FEC40" w:rsidR="007247A8" w:rsidRDefault="007247A8" w:rsidP="007247A8">
            <w:pPr>
              <w:pStyle w:val="ListParagraph"/>
              <w:numPr>
                <w:ilvl w:val="0"/>
                <w:numId w:val="104"/>
              </w:numPr>
              <w:spacing w:after="200" w:line="360" w:lineRule="auto"/>
              <w:contextualSpacing/>
              <w:rPr>
                <w:rFonts w:ascii="Century Gothic" w:hAnsi="Century Gothic"/>
                <w:sz w:val="20"/>
                <w:szCs w:val="20"/>
              </w:rPr>
            </w:pPr>
            <w:r w:rsidRPr="00F91632">
              <w:rPr>
                <w:rFonts w:ascii="Century Gothic" w:hAnsi="Century Gothic" w:cs="MaiandraGD-Regular"/>
                <w:sz w:val="20"/>
                <w:szCs w:val="20"/>
              </w:rPr>
              <w:t xml:space="preserve">Ability to attach supporting documents e.g. </w:t>
            </w:r>
            <w:r>
              <w:rPr>
                <w:rFonts w:ascii="Century Gothic" w:hAnsi="Century Gothic" w:cs="MaiandraGD-Regular"/>
                <w:sz w:val="20"/>
                <w:szCs w:val="20"/>
              </w:rPr>
              <w:t>Curriculum document</w:t>
            </w:r>
          </w:p>
          <w:p w14:paraId="1F064153" w14:textId="2FA839F6" w:rsidR="00EE1347" w:rsidRPr="00F91632" w:rsidRDefault="00EE1347">
            <w:pPr>
              <w:pStyle w:val="ListParagraph"/>
              <w:numPr>
                <w:ilvl w:val="0"/>
                <w:numId w:val="104"/>
              </w:numPr>
              <w:spacing w:after="200" w:line="360" w:lineRule="auto"/>
              <w:contextualSpacing/>
              <w:rPr>
                <w:rFonts w:ascii="Century Gothic" w:hAnsi="Century Gothic"/>
                <w:sz w:val="20"/>
                <w:szCs w:val="20"/>
              </w:rPr>
              <w:pPrChange w:id="334" w:author="Mercy Kemei" w:date="2017-12-13T15:49:00Z">
                <w:pPr>
                  <w:pStyle w:val="ListParagraph"/>
                  <w:numPr>
                    <w:numId w:val="104"/>
                  </w:numPr>
                  <w:spacing w:after="200" w:line="360" w:lineRule="auto"/>
                  <w:ind w:left="720" w:hanging="360"/>
                  <w:contextualSpacing/>
                  <w:jc w:val="both"/>
                </w:pPr>
              </w:pPrChange>
            </w:pPr>
            <w:r w:rsidRPr="00F91632">
              <w:rPr>
                <w:rFonts w:ascii="Century Gothic" w:hAnsi="Century Gothic"/>
                <w:sz w:val="20"/>
                <w:szCs w:val="20"/>
              </w:rPr>
              <w:t>On submission the applicant should receive a notification on successful submission</w:t>
            </w:r>
          </w:p>
          <w:p w14:paraId="4E04DBC0" w14:textId="09A36055" w:rsidR="00EE1347" w:rsidRPr="00F91632" w:rsidRDefault="00EE1347">
            <w:pPr>
              <w:pStyle w:val="ListParagraph"/>
              <w:numPr>
                <w:ilvl w:val="0"/>
                <w:numId w:val="104"/>
              </w:numPr>
              <w:spacing w:after="200" w:line="360" w:lineRule="auto"/>
              <w:contextualSpacing/>
              <w:rPr>
                <w:rFonts w:ascii="Century Gothic" w:hAnsi="Century Gothic"/>
                <w:sz w:val="20"/>
                <w:szCs w:val="20"/>
              </w:rPr>
              <w:pPrChange w:id="335" w:author="Mercy Kemei" w:date="2017-12-13T15:49:00Z">
                <w:pPr>
                  <w:pStyle w:val="ListParagraph"/>
                  <w:numPr>
                    <w:numId w:val="104"/>
                  </w:numPr>
                  <w:spacing w:after="200" w:line="360" w:lineRule="auto"/>
                  <w:ind w:left="720" w:hanging="360"/>
                  <w:contextualSpacing/>
                  <w:jc w:val="both"/>
                </w:pPr>
              </w:pPrChange>
            </w:pPr>
            <w:r w:rsidRPr="00F91632">
              <w:rPr>
                <w:rFonts w:ascii="Century Gothic" w:hAnsi="Century Gothic"/>
                <w:sz w:val="20"/>
                <w:szCs w:val="20"/>
              </w:rPr>
              <w:t xml:space="preserve">Submission of form should not be possible unless submission of payment reference is </w:t>
            </w:r>
            <w:r w:rsidR="007247A8" w:rsidRPr="00F91632">
              <w:rPr>
                <w:rFonts w:ascii="Century Gothic" w:hAnsi="Century Gothic"/>
                <w:sz w:val="20"/>
                <w:szCs w:val="20"/>
              </w:rPr>
              <w:t>done,</w:t>
            </w:r>
            <w:r w:rsidRPr="00F91632">
              <w:rPr>
                <w:rFonts w:ascii="Century Gothic" w:hAnsi="Century Gothic"/>
                <w:sz w:val="20"/>
                <w:szCs w:val="20"/>
              </w:rPr>
              <w:t xml:space="preserve"> and all mandatory fields are filled.</w:t>
            </w:r>
          </w:p>
        </w:tc>
      </w:tr>
      <w:tr w:rsidR="00EE1347" w:rsidRPr="00A94879" w14:paraId="75702FC6" w14:textId="77777777" w:rsidTr="004C0631">
        <w:trPr>
          <w:jc w:val="center"/>
        </w:trPr>
        <w:tc>
          <w:tcPr>
            <w:tcW w:w="2250" w:type="dxa"/>
            <w:tcPrChange w:id="336" w:author="Mercy Kemei" w:date="2017-12-13T15:49:00Z">
              <w:tcPr>
                <w:tcW w:w="2250" w:type="dxa"/>
              </w:tcPr>
            </w:tcPrChange>
          </w:tcPr>
          <w:p w14:paraId="667764B4" w14:textId="77777777" w:rsidR="00EE1347" w:rsidRPr="00F91632" w:rsidRDefault="00EE1347" w:rsidP="004C0631">
            <w:pPr>
              <w:pStyle w:val="ListParagraph"/>
              <w:spacing w:after="200" w:line="360" w:lineRule="auto"/>
              <w:ind w:left="0"/>
              <w:contextualSpacing/>
              <w:jc w:val="both"/>
              <w:rPr>
                <w:rFonts w:ascii="Century Gothic" w:hAnsi="Century Gothic"/>
                <w:sz w:val="20"/>
                <w:szCs w:val="20"/>
              </w:rPr>
            </w:pPr>
            <w:r w:rsidRPr="00F91632">
              <w:rPr>
                <w:rFonts w:ascii="Century Gothic" w:hAnsi="Century Gothic"/>
                <w:sz w:val="20"/>
                <w:szCs w:val="20"/>
              </w:rPr>
              <w:t>Back office operations/ Accreditation decision process</w:t>
            </w:r>
          </w:p>
        </w:tc>
        <w:tc>
          <w:tcPr>
            <w:tcW w:w="7110" w:type="dxa"/>
            <w:tcPrChange w:id="337" w:author="Mercy Kemei" w:date="2017-12-13T15:49:00Z">
              <w:tcPr>
                <w:tcW w:w="7110" w:type="dxa"/>
              </w:tcPr>
            </w:tcPrChange>
          </w:tcPr>
          <w:p w14:paraId="0D5F3026" w14:textId="77777777" w:rsidR="00EE1347" w:rsidRDefault="00EE1347">
            <w:pPr>
              <w:pStyle w:val="ListParagraph"/>
              <w:numPr>
                <w:ilvl w:val="0"/>
                <w:numId w:val="105"/>
              </w:numPr>
              <w:spacing w:after="200" w:line="360" w:lineRule="auto"/>
              <w:contextualSpacing/>
              <w:rPr>
                <w:rFonts w:ascii="Century Gothic" w:hAnsi="Century Gothic"/>
                <w:sz w:val="20"/>
                <w:szCs w:val="20"/>
              </w:rPr>
              <w:pPrChange w:id="338" w:author="Mercy Kemei" w:date="2017-12-13T15:49:00Z">
                <w:pPr>
                  <w:pStyle w:val="ListParagraph"/>
                  <w:numPr>
                    <w:numId w:val="105"/>
                  </w:numPr>
                  <w:spacing w:after="200" w:line="360" w:lineRule="auto"/>
                  <w:ind w:left="720" w:hanging="360"/>
                  <w:contextualSpacing/>
                  <w:jc w:val="both"/>
                </w:pPr>
              </w:pPrChange>
            </w:pPr>
            <w:r>
              <w:rPr>
                <w:rFonts w:ascii="Century Gothic" w:hAnsi="Century Gothic"/>
                <w:sz w:val="20"/>
                <w:szCs w:val="20"/>
              </w:rPr>
              <w:t>A panel is selected from a pre-qualified number of experts, resources</w:t>
            </w:r>
          </w:p>
          <w:p w14:paraId="17C6E4B8" w14:textId="77777777" w:rsidR="00EE1347" w:rsidRDefault="00EE1347" w:rsidP="004C0631">
            <w:pPr>
              <w:pStyle w:val="ListParagraph"/>
              <w:numPr>
                <w:ilvl w:val="0"/>
                <w:numId w:val="105"/>
              </w:numPr>
              <w:spacing w:line="360" w:lineRule="auto"/>
              <w:contextualSpacing/>
              <w:jc w:val="both"/>
              <w:rPr>
                <w:rFonts w:ascii="Century Gothic" w:hAnsi="Century Gothic"/>
                <w:sz w:val="20"/>
                <w:szCs w:val="20"/>
              </w:rPr>
            </w:pPr>
            <w:r>
              <w:rPr>
                <w:rFonts w:ascii="Century Gothic" w:hAnsi="Century Gothic"/>
                <w:sz w:val="20"/>
                <w:szCs w:val="20"/>
              </w:rPr>
              <w:t>a peer review is conducted which involves subject experts’ evaluation on ground to ensure mentioned standards filled in the institution details match with the ground situation.</w:t>
            </w:r>
          </w:p>
          <w:p w14:paraId="44412230" w14:textId="5E3E745B" w:rsidR="00EE1347" w:rsidRDefault="00EE1347" w:rsidP="004C0631">
            <w:pPr>
              <w:pStyle w:val="ListParagraph"/>
              <w:numPr>
                <w:ilvl w:val="0"/>
                <w:numId w:val="105"/>
              </w:numPr>
              <w:spacing w:after="200" w:line="360" w:lineRule="auto"/>
              <w:contextualSpacing/>
              <w:rPr>
                <w:rFonts w:ascii="Century Gothic" w:hAnsi="Century Gothic"/>
                <w:sz w:val="20"/>
                <w:szCs w:val="20"/>
              </w:rPr>
            </w:pPr>
            <w:r>
              <w:rPr>
                <w:rFonts w:ascii="Century Gothic" w:hAnsi="Century Gothic"/>
                <w:sz w:val="20"/>
                <w:szCs w:val="20"/>
              </w:rPr>
              <w:t xml:space="preserve">Either they accept and issue an accreditation </w:t>
            </w:r>
            <w:r w:rsidR="00325A71">
              <w:rPr>
                <w:rFonts w:ascii="Century Gothic" w:hAnsi="Century Gothic"/>
                <w:sz w:val="20"/>
                <w:szCs w:val="20"/>
              </w:rPr>
              <w:t>certificate,</w:t>
            </w:r>
            <w:r>
              <w:rPr>
                <w:rFonts w:ascii="Century Gothic" w:hAnsi="Century Gothic"/>
                <w:sz w:val="20"/>
                <w:szCs w:val="20"/>
              </w:rPr>
              <w:t xml:space="preserve"> or they reject and document goes back to peer review or evaluation stage.</w:t>
            </w:r>
          </w:p>
          <w:p w14:paraId="11C95FE3" w14:textId="77777777" w:rsidR="00EE1347" w:rsidRPr="00F91632" w:rsidRDefault="00EE1347" w:rsidP="004C0631">
            <w:pPr>
              <w:pStyle w:val="ListParagraph"/>
              <w:numPr>
                <w:ilvl w:val="0"/>
                <w:numId w:val="105"/>
              </w:numPr>
              <w:spacing w:after="200" w:line="360" w:lineRule="auto"/>
              <w:contextualSpacing/>
              <w:rPr>
                <w:rFonts w:ascii="Century Gothic" w:hAnsi="Century Gothic"/>
                <w:sz w:val="20"/>
                <w:szCs w:val="20"/>
              </w:rPr>
            </w:pPr>
            <w:r>
              <w:rPr>
                <w:rFonts w:ascii="Century Gothic" w:hAnsi="Century Gothic"/>
                <w:sz w:val="20"/>
                <w:szCs w:val="20"/>
              </w:rPr>
              <w:t>System notifies the applicants of successful accreditations.</w:t>
            </w:r>
          </w:p>
        </w:tc>
      </w:tr>
    </w:tbl>
    <w:p w14:paraId="478FC71F" w14:textId="29445F5B" w:rsidR="0098082B" w:rsidRDefault="00D31CFD" w:rsidP="0098082B">
      <w:pPr>
        <w:spacing w:after="200" w:line="360" w:lineRule="auto"/>
        <w:ind w:left="360"/>
        <w:contextualSpacing/>
        <w:jc w:val="both"/>
        <w:rPr>
          <w:rFonts w:ascii="Century Gothic" w:hAnsi="Century Gothic"/>
          <w:b/>
          <w:sz w:val="22"/>
          <w:szCs w:val="22"/>
        </w:rPr>
      </w:pPr>
      <w:r w:rsidRPr="00B52FB9">
        <w:rPr>
          <w:rFonts w:ascii="Century Gothic" w:hAnsi="Century Gothic"/>
          <w:b/>
          <w:bCs/>
          <w:noProof/>
          <w:lang w:val="sw-KE" w:eastAsia="sw-KE"/>
        </w:rPr>
        <w:tab/>
      </w:r>
      <w:r w:rsidR="00FF773A" w:rsidRPr="00B52FB9">
        <w:rPr>
          <w:rFonts w:ascii="Century Gothic" w:hAnsi="Century Gothic"/>
          <w:b/>
          <w:bCs/>
          <w:noProof/>
          <w:lang w:val="sw-KE" w:eastAsia="sw-KE"/>
        </w:rPr>
        <w:br w:type="page"/>
      </w:r>
      <w:r w:rsidR="007107A4">
        <w:rPr>
          <w:rFonts w:ascii="Century Gothic" w:hAnsi="Century Gothic"/>
          <w:b/>
          <w:bCs/>
          <w:noProof/>
          <w:sz w:val="22"/>
          <w:szCs w:val="22"/>
          <w:lang w:val="sw-KE" w:eastAsia="sw-KE"/>
        </w:rPr>
        <w:lastRenderedPageBreak/>
        <w:t xml:space="preserve">4.8. </w:t>
      </w:r>
      <w:r w:rsidR="00B52FB9" w:rsidRPr="00B52FB9">
        <w:rPr>
          <w:rFonts w:ascii="Century Gothic" w:hAnsi="Century Gothic"/>
          <w:b/>
          <w:bCs/>
          <w:noProof/>
          <w:sz w:val="22"/>
          <w:szCs w:val="22"/>
          <w:lang w:val="sw-KE" w:eastAsia="sw-KE"/>
        </w:rPr>
        <w:t xml:space="preserve"> </w:t>
      </w:r>
      <w:r w:rsidR="002F72E4" w:rsidRPr="00B52FB9">
        <w:rPr>
          <w:rFonts w:ascii="Century Gothic" w:hAnsi="Century Gothic"/>
          <w:b/>
          <w:sz w:val="22"/>
          <w:szCs w:val="22"/>
        </w:rPr>
        <w:t>Proposed Database design</w:t>
      </w:r>
    </w:p>
    <w:p w14:paraId="5D78E12A" w14:textId="02E28833" w:rsidR="002F72E4" w:rsidRPr="0098082B" w:rsidRDefault="002F72E4" w:rsidP="0098082B">
      <w:pPr>
        <w:spacing w:after="200" w:line="360" w:lineRule="auto"/>
        <w:ind w:left="360"/>
        <w:contextualSpacing/>
        <w:jc w:val="both"/>
        <w:rPr>
          <w:rFonts w:ascii="Century Gothic" w:hAnsi="Century Gothic"/>
          <w:b/>
          <w:sz w:val="22"/>
          <w:szCs w:val="22"/>
        </w:rPr>
      </w:pPr>
      <w:r w:rsidRPr="0098082B">
        <w:rPr>
          <w:rFonts w:ascii="Century Gothic" w:hAnsi="Century Gothic"/>
        </w:rPr>
        <w:t>The section below summarizes the system configuration and design approach for the accreditation module</w:t>
      </w:r>
      <w:r w:rsidRPr="007F067F">
        <w:rPr>
          <w:sz w:val="22"/>
          <w:szCs w:val="22"/>
        </w:rPr>
        <w:t>:</w:t>
      </w:r>
    </w:p>
    <w:tbl>
      <w:tblPr>
        <w:tblStyle w:val="TableGrid"/>
        <w:tblW w:w="0" w:type="auto"/>
        <w:jc w:val="center"/>
        <w:tblLook w:val="04A0" w:firstRow="1" w:lastRow="0" w:firstColumn="1" w:lastColumn="0" w:noHBand="0" w:noVBand="1"/>
        <w:tblPrChange w:id="339" w:author="Mercy Kemei" w:date="2017-12-13T15:49:00Z">
          <w:tblPr>
            <w:tblStyle w:val="TableGrid"/>
            <w:tblW w:w="0" w:type="auto"/>
            <w:tblLook w:val="04A0" w:firstRow="1" w:lastRow="0" w:firstColumn="1" w:lastColumn="0" w:noHBand="0" w:noVBand="1"/>
          </w:tblPr>
        </w:tblPrChange>
      </w:tblPr>
      <w:tblGrid>
        <w:gridCol w:w="2227"/>
        <w:gridCol w:w="6789"/>
        <w:tblGridChange w:id="340">
          <w:tblGrid>
            <w:gridCol w:w="2227"/>
            <w:gridCol w:w="6789"/>
          </w:tblGrid>
        </w:tblGridChange>
      </w:tblGrid>
      <w:tr w:rsidR="002F72E4" w:rsidRPr="00F91632" w14:paraId="558F9EB4" w14:textId="77777777" w:rsidTr="004C0631">
        <w:trPr>
          <w:jc w:val="center"/>
        </w:trPr>
        <w:tc>
          <w:tcPr>
            <w:tcW w:w="2227" w:type="dxa"/>
            <w:tcPrChange w:id="341" w:author="Mercy Kemei" w:date="2017-12-13T15:49:00Z">
              <w:tcPr>
                <w:tcW w:w="2227" w:type="dxa"/>
              </w:tcPr>
            </w:tcPrChange>
          </w:tcPr>
          <w:p w14:paraId="0162F894" w14:textId="77777777" w:rsidR="002F72E4" w:rsidRPr="00F91632" w:rsidRDefault="002F72E4" w:rsidP="004C0631">
            <w:pPr>
              <w:spacing w:after="200" w:line="360" w:lineRule="auto"/>
              <w:contextualSpacing/>
              <w:jc w:val="both"/>
              <w:rPr>
                <w:rFonts w:ascii="Century Gothic" w:hAnsi="Century Gothic"/>
                <w:b/>
                <w:sz w:val="22"/>
                <w:szCs w:val="22"/>
              </w:rPr>
            </w:pPr>
            <w:r w:rsidRPr="00F91632">
              <w:rPr>
                <w:rFonts w:ascii="Century Gothic" w:hAnsi="Century Gothic"/>
                <w:b/>
                <w:sz w:val="22"/>
                <w:szCs w:val="22"/>
              </w:rPr>
              <w:t>Process/Function</w:t>
            </w:r>
          </w:p>
        </w:tc>
        <w:tc>
          <w:tcPr>
            <w:tcW w:w="6789" w:type="dxa"/>
            <w:tcPrChange w:id="342" w:author="Mercy Kemei" w:date="2017-12-13T15:49:00Z">
              <w:tcPr>
                <w:tcW w:w="6789" w:type="dxa"/>
              </w:tcPr>
            </w:tcPrChange>
          </w:tcPr>
          <w:p w14:paraId="4CE703F5" w14:textId="77777777" w:rsidR="002F72E4" w:rsidRPr="00F91632" w:rsidRDefault="002F72E4" w:rsidP="004C0631">
            <w:pPr>
              <w:spacing w:after="200" w:line="360" w:lineRule="auto"/>
              <w:contextualSpacing/>
              <w:jc w:val="both"/>
              <w:rPr>
                <w:rFonts w:ascii="Century Gothic" w:hAnsi="Century Gothic"/>
                <w:b/>
                <w:sz w:val="22"/>
                <w:szCs w:val="22"/>
              </w:rPr>
            </w:pPr>
            <w:r w:rsidRPr="00F91632">
              <w:rPr>
                <w:rFonts w:ascii="Century Gothic" w:hAnsi="Century Gothic"/>
                <w:b/>
                <w:sz w:val="22"/>
                <w:szCs w:val="22"/>
              </w:rPr>
              <w:t>System Design</w:t>
            </w:r>
          </w:p>
        </w:tc>
      </w:tr>
      <w:tr w:rsidR="002F72E4" w:rsidRPr="00A94879" w14:paraId="75F73776" w14:textId="77777777" w:rsidTr="004C0631">
        <w:trPr>
          <w:jc w:val="center"/>
        </w:trPr>
        <w:tc>
          <w:tcPr>
            <w:tcW w:w="2227" w:type="dxa"/>
            <w:tcPrChange w:id="343" w:author="Mercy Kemei" w:date="2017-12-13T15:49:00Z">
              <w:tcPr>
                <w:tcW w:w="2227" w:type="dxa"/>
              </w:tcPr>
            </w:tcPrChange>
          </w:tcPr>
          <w:p w14:paraId="01C83663" w14:textId="77777777" w:rsidR="002F72E4" w:rsidRPr="00F91632" w:rsidRDefault="002F72E4" w:rsidP="004C0631">
            <w:pPr>
              <w:spacing w:after="200" w:line="360" w:lineRule="auto"/>
              <w:contextualSpacing/>
              <w:jc w:val="both"/>
              <w:rPr>
                <w:rFonts w:ascii="Century Gothic" w:hAnsi="Century Gothic"/>
              </w:rPr>
            </w:pPr>
            <w:r w:rsidRPr="00F91632">
              <w:rPr>
                <w:rFonts w:ascii="Century Gothic" w:hAnsi="Century Gothic"/>
              </w:rPr>
              <w:t>Set-ups</w:t>
            </w:r>
          </w:p>
        </w:tc>
        <w:tc>
          <w:tcPr>
            <w:tcW w:w="6789" w:type="dxa"/>
            <w:tcPrChange w:id="344" w:author="Mercy Kemei" w:date="2017-12-13T15:49:00Z">
              <w:tcPr>
                <w:tcW w:w="6789" w:type="dxa"/>
              </w:tcPr>
            </w:tcPrChange>
          </w:tcPr>
          <w:p w14:paraId="78DB2304" w14:textId="77777777" w:rsidR="002F72E4" w:rsidRPr="00C93312" w:rsidRDefault="002F72E4" w:rsidP="004C0631">
            <w:pPr>
              <w:rPr>
                <w:rFonts w:ascii="Century Gothic" w:hAnsi="Century Gothic"/>
              </w:rPr>
            </w:pPr>
            <w:r w:rsidRPr="00C93312">
              <w:rPr>
                <w:rFonts w:ascii="Century Gothic" w:hAnsi="Century Gothic"/>
              </w:rPr>
              <w:t>Payments Setup</w:t>
            </w:r>
          </w:p>
          <w:p w14:paraId="09DB535C" w14:textId="77777777" w:rsidR="002F72E4" w:rsidRPr="00C93312" w:rsidRDefault="002F72E4" w:rsidP="004C0631">
            <w:pPr>
              <w:pStyle w:val="ListParagraph"/>
              <w:numPr>
                <w:ilvl w:val="0"/>
                <w:numId w:val="184"/>
              </w:numPr>
              <w:contextualSpacing/>
              <w:rPr>
                <w:rFonts w:ascii="Century Gothic" w:hAnsi="Century Gothic"/>
                <w:sz w:val="20"/>
                <w:szCs w:val="20"/>
              </w:rPr>
            </w:pPr>
            <w:r w:rsidRPr="00C93312">
              <w:rPr>
                <w:rFonts w:ascii="Century Gothic" w:hAnsi="Century Gothic"/>
                <w:sz w:val="20"/>
                <w:szCs w:val="20"/>
              </w:rPr>
              <w:t>Code</w:t>
            </w:r>
          </w:p>
          <w:p w14:paraId="3E19A10D" w14:textId="77777777" w:rsidR="002F72E4" w:rsidRPr="00C93312" w:rsidRDefault="002F72E4" w:rsidP="004C0631">
            <w:pPr>
              <w:pStyle w:val="ListParagraph"/>
              <w:numPr>
                <w:ilvl w:val="0"/>
                <w:numId w:val="184"/>
              </w:numPr>
              <w:contextualSpacing/>
              <w:rPr>
                <w:rFonts w:ascii="Century Gothic" w:hAnsi="Century Gothic"/>
                <w:sz w:val="20"/>
                <w:szCs w:val="20"/>
              </w:rPr>
            </w:pPr>
            <w:r w:rsidRPr="00C93312">
              <w:rPr>
                <w:rFonts w:ascii="Century Gothic" w:hAnsi="Century Gothic"/>
                <w:sz w:val="20"/>
                <w:szCs w:val="20"/>
              </w:rPr>
              <w:t>Type – {institution, program}</w:t>
            </w:r>
          </w:p>
          <w:p w14:paraId="78444523" w14:textId="77777777" w:rsidR="002F72E4" w:rsidRPr="00C93312" w:rsidRDefault="002F72E4" w:rsidP="004C0631">
            <w:pPr>
              <w:pStyle w:val="ListParagraph"/>
              <w:numPr>
                <w:ilvl w:val="0"/>
                <w:numId w:val="184"/>
              </w:numPr>
              <w:contextualSpacing/>
              <w:rPr>
                <w:rFonts w:ascii="Century Gothic" w:hAnsi="Century Gothic"/>
                <w:sz w:val="20"/>
                <w:szCs w:val="20"/>
              </w:rPr>
            </w:pPr>
            <w:r w:rsidRPr="00C93312">
              <w:rPr>
                <w:rFonts w:ascii="Century Gothic" w:hAnsi="Century Gothic"/>
                <w:sz w:val="20"/>
                <w:szCs w:val="20"/>
              </w:rPr>
              <w:t>Institution Type (filter based on the type)</w:t>
            </w:r>
          </w:p>
          <w:p w14:paraId="581FD146" w14:textId="77777777" w:rsidR="002F72E4" w:rsidRDefault="002F72E4" w:rsidP="004C0631">
            <w:pPr>
              <w:pStyle w:val="ListParagraph"/>
              <w:spacing w:after="200" w:line="360" w:lineRule="auto"/>
              <w:ind w:left="720"/>
              <w:contextualSpacing/>
              <w:jc w:val="both"/>
              <w:rPr>
                <w:rFonts w:ascii="Century Gothic" w:hAnsi="Century Gothic"/>
                <w:sz w:val="20"/>
                <w:szCs w:val="20"/>
              </w:rPr>
            </w:pPr>
            <w:r w:rsidRPr="00C93312">
              <w:rPr>
                <w:rFonts w:ascii="Century Gothic" w:hAnsi="Century Gothic"/>
                <w:sz w:val="20"/>
                <w:szCs w:val="20"/>
              </w:rPr>
              <w:t>Amount</w:t>
            </w:r>
          </w:p>
          <w:p w14:paraId="4EF83AC0" w14:textId="4CABC44B" w:rsidR="0032710B" w:rsidRDefault="0032710B" w:rsidP="0032710B">
            <w:pPr>
              <w:spacing w:line="360" w:lineRule="auto"/>
              <w:jc w:val="both"/>
              <w:rPr>
                <w:rFonts w:ascii="Century Gothic" w:hAnsi="Century Gothic"/>
                <w:u w:val="single"/>
              </w:rPr>
            </w:pPr>
            <w:r w:rsidRPr="0032710B">
              <w:rPr>
                <w:rFonts w:ascii="Century Gothic" w:hAnsi="Century Gothic"/>
                <w:u w:val="single"/>
              </w:rPr>
              <w:t>Accreditation processes setup</w:t>
            </w:r>
          </w:p>
          <w:p w14:paraId="7496459D" w14:textId="302773EE" w:rsidR="00904B55" w:rsidRPr="00904B55" w:rsidRDefault="00904B55" w:rsidP="00904B55">
            <w:pPr>
              <w:pStyle w:val="ListParagraph"/>
              <w:numPr>
                <w:ilvl w:val="0"/>
                <w:numId w:val="212"/>
              </w:numPr>
              <w:spacing w:line="360" w:lineRule="auto"/>
              <w:jc w:val="both"/>
              <w:rPr>
                <w:rFonts w:ascii="Century Gothic" w:hAnsi="Century Gothic"/>
                <w:sz w:val="20"/>
                <w:szCs w:val="20"/>
              </w:rPr>
            </w:pPr>
            <w:r w:rsidRPr="00904B55">
              <w:rPr>
                <w:rFonts w:ascii="Century Gothic" w:hAnsi="Century Gothic"/>
                <w:sz w:val="20"/>
                <w:szCs w:val="20"/>
              </w:rPr>
              <w:t>Code</w:t>
            </w:r>
          </w:p>
          <w:p w14:paraId="08284CB5" w14:textId="2D35AAAD" w:rsidR="0032710B" w:rsidRPr="00904B55" w:rsidRDefault="00904B55" w:rsidP="004A73F8">
            <w:pPr>
              <w:pStyle w:val="ListParagraph"/>
              <w:numPr>
                <w:ilvl w:val="0"/>
                <w:numId w:val="212"/>
              </w:numPr>
              <w:spacing w:line="360" w:lineRule="auto"/>
              <w:jc w:val="both"/>
              <w:rPr>
                <w:rFonts w:ascii="Century Gothic" w:hAnsi="Century Gothic"/>
                <w:sz w:val="20"/>
                <w:szCs w:val="20"/>
              </w:rPr>
            </w:pPr>
            <w:r w:rsidRPr="00904B55">
              <w:rPr>
                <w:rFonts w:ascii="Century Gothic" w:hAnsi="Century Gothic"/>
                <w:sz w:val="20"/>
                <w:szCs w:val="20"/>
              </w:rPr>
              <w:t>Description</w:t>
            </w:r>
            <w:r>
              <w:rPr>
                <w:rFonts w:ascii="Century Gothic" w:hAnsi="Century Gothic"/>
                <w:sz w:val="20"/>
                <w:szCs w:val="20"/>
              </w:rPr>
              <w:t xml:space="preserve"> e.g. </w:t>
            </w:r>
            <w:r w:rsidR="0032710B" w:rsidRPr="00904B55">
              <w:rPr>
                <w:rFonts w:ascii="Century Gothic" w:hAnsi="Century Gothic"/>
                <w:sz w:val="20"/>
                <w:szCs w:val="20"/>
              </w:rPr>
              <w:t xml:space="preserve">curriculum document review, site visit, sitting allowance, honoraria </w:t>
            </w:r>
            <w:r>
              <w:rPr>
                <w:rFonts w:ascii="Century Gothic" w:hAnsi="Century Gothic"/>
                <w:sz w:val="20"/>
                <w:szCs w:val="20"/>
              </w:rPr>
              <w:t>(</w:t>
            </w:r>
            <w:r w:rsidR="0032710B" w:rsidRPr="00904B55">
              <w:rPr>
                <w:rFonts w:ascii="Century Gothic" w:hAnsi="Century Gothic"/>
                <w:sz w:val="20"/>
                <w:szCs w:val="20"/>
              </w:rPr>
              <w:t>Work types</w:t>
            </w:r>
            <w:r>
              <w:rPr>
                <w:rFonts w:ascii="Century Gothic" w:hAnsi="Century Gothic"/>
                <w:sz w:val="20"/>
                <w:szCs w:val="20"/>
              </w:rPr>
              <w:t>)</w:t>
            </w:r>
          </w:p>
          <w:p w14:paraId="6E1D529D" w14:textId="497CE9BD" w:rsidR="0032710B" w:rsidRPr="00F91632" w:rsidRDefault="0032710B" w:rsidP="004C0631">
            <w:pPr>
              <w:pStyle w:val="ListParagraph"/>
              <w:spacing w:after="200" w:line="360" w:lineRule="auto"/>
              <w:ind w:left="720"/>
              <w:contextualSpacing/>
              <w:jc w:val="both"/>
              <w:rPr>
                <w:rFonts w:ascii="Century Gothic" w:hAnsi="Century Gothic"/>
                <w:sz w:val="20"/>
                <w:szCs w:val="20"/>
              </w:rPr>
            </w:pPr>
          </w:p>
        </w:tc>
      </w:tr>
      <w:tr w:rsidR="002F72E4" w:rsidRPr="00A94879" w14:paraId="20B2F902" w14:textId="77777777" w:rsidTr="004C0631">
        <w:trPr>
          <w:jc w:val="center"/>
        </w:trPr>
        <w:tc>
          <w:tcPr>
            <w:tcW w:w="2227" w:type="dxa"/>
            <w:tcPrChange w:id="345" w:author="Mercy Kemei" w:date="2017-12-13T15:49:00Z">
              <w:tcPr>
                <w:tcW w:w="2227" w:type="dxa"/>
              </w:tcPr>
            </w:tcPrChange>
          </w:tcPr>
          <w:p w14:paraId="28178F66" w14:textId="77777777" w:rsidR="002F72E4" w:rsidRPr="00F91632" w:rsidRDefault="002F72E4" w:rsidP="004C0631">
            <w:pPr>
              <w:spacing w:after="200" w:line="360" w:lineRule="auto"/>
              <w:contextualSpacing/>
              <w:jc w:val="both"/>
              <w:rPr>
                <w:rFonts w:ascii="Century Gothic" w:hAnsi="Century Gothic"/>
              </w:rPr>
            </w:pPr>
            <w:r>
              <w:rPr>
                <w:rFonts w:ascii="Century Gothic" w:hAnsi="Century Gothic"/>
              </w:rPr>
              <w:t>Institution onboarding</w:t>
            </w:r>
          </w:p>
        </w:tc>
        <w:tc>
          <w:tcPr>
            <w:tcW w:w="6789" w:type="dxa"/>
            <w:tcPrChange w:id="346" w:author="Mercy Kemei" w:date="2017-12-13T15:49:00Z">
              <w:tcPr>
                <w:tcW w:w="6789" w:type="dxa"/>
              </w:tcPr>
            </w:tcPrChange>
          </w:tcPr>
          <w:p w14:paraId="2AE4F454" w14:textId="77777777" w:rsidR="002F72E4" w:rsidRPr="00634286" w:rsidRDefault="002F72E4" w:rsidP="004C0631">
            <w:pPr>
              <w:spacing w:after="160" w:line="259" w:lineRule="auto"/>
              <w:contextualSpacing/>
              <w:rPr>
                <w:rFonts w:ascii="Century Gothic" w:hAnsi="Century Gothic"/>
              </w:rPr>
            </w:pPr>
            <w:r w:rsidRPr="00634286">
              <w:rPr>
                <w:rFonts w:ascii="Century Gothic" w:hAnsi="Century Gothic"/>
              </w:rPr>
              <w:t>Institution (build from T18)</w:t>
            </w:r>
          </w:p>
          <w:p w14:paraId="2C7DFDCE" w14:textId="77777777" w:rsidR="002F72E4" w:rsidRPr="005234F4" w:rsidRDefault="002F72E4" w:rsidP="004C0631">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No</w:t>
            </w:r>
          </w:p>
          <w:p w14:paraId="787E7FA8" w14:textId="77777777" w:rsidR="002F72E4" w:rsidRPr="005234F4" w:rsidRDefault="002F72E4" w:rsidP="004C0631">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Description</w:t>
            </w:r>
          </w:p>
          <w:p w14:paraId="27F4363C" w14:textId="77777777" w:rsidR="002F72E4" w:rsidRPr="005234F4" w:rsidRDefault="002F72E4" w:rsidP="004C0631">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 xml:space="preserve">KRA P.I.N </w:t>
            </w:r>
          </w:p>
          <w:p w14:paraId="5ED16C58" w14:textId="77777777" w:rsidR="002F72E4" w:rsidRPr="005234F4" w:rsidRDefault="002F72E4" w:rsidP="004C0631">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Ministry of Education Code</w:t>
            </w:r>
          </w:p>
          <w:p w14:paraId="23364FED" w14:textId="4B30BABF" w:rsidR="002F72E4" w:rsidRPr="005234F4" w:rsidRDefault="002F72E4" w:rsidP="004C0631">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 xml:space="preserve">Categories; Public chartered, Private university </w:t>
            </w:r>
            <w:r w:rsidR="003D4652" w:rsidRPr="005234F4">
              <w:rPr>
                <w:rFonts w:ascii="Century Gothic" w:hAnsi="Century Gothic"/>
                <w:sz w:val="20"/>
                <w:szCs w:val="20"/>
              </w:rPr>
              <w:t>etc.</w:t>
            </w:r>
          </w:p>
          <w:p w14:paraId="75A4F669" w14:textId="77777777" w:rsidR="002F72E4" w:rsidRPr="005234F4" w:rsidRDefault="002F72E4" w:rsidP="004C0631">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Sponsor; Government, Individual</w:t>
            </w:r>
          </w:p>
          <w:p w14:paraId="548E06A4" w14:textId="77777777" w:rsidR="002F72E4" w:rsidRPr="005234F4" w:rsidRDefault="002F72E4" w:rsidP="004C0631">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Communication Details (T18)</w:t>
            </w:r>
          </w:p>
          <w:p w14:paraId="67A19C04" w14:textId="725D5762" w:rsidR="002F72E4" w:rsidRPr="005234F4" w:rsidRDefault="002F72E4" w:rsidP="004C0631">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County –</w:t>
            </w:r>
            <w:r w:rsidR="006C1D9F">
              <w:rPr>
                <w:rFonts w:ascii="Century Gothic" w:hAnsi="Century Gothic"/>
                <w:sz w:val="20"/>
                <w:szCs w:val="20"/>
              </w:rPr>
              <w:t>(</w:t>
            </w:r>
            <w:r w:rsidRPr="005234F4">
              <w:rPr>
                <w:rFonts w:ascii="Century Gothic" w:hAnsi="Century Gothic"/>
                <w:sz w:val="20"/>
                <w:szCs w:val="20"/>
              </w:rPr>
              <w:t>county setup table</w:t>
            </w:r>
            <w:r w:rsidR="006C1D9F">
              <w:rPr>
                <w:rFonts w:ascii="Century Gothic" w:hAnsi="Century Gothic"/>
                <w:sz w:val="20"/>
                <w:szCs w:val="20"/>
              </w:rPr>
              <w:t>)</w:t>
            </w:r>
          </w:p>
          <w:p w14:paraId="3DEB2882" w14:textId="77777777" w:rsidR="002F72E4" w:rsidRPr="005234F4" w:rsidRDefault="002F72E4" w:rsidP="004C0631">
            <w:pPr>
              <w:pStyle w:val="ListParagraph"/>
              <w:numPr>
                <w:ilvl w:val="0"/>
                <w:numId w:val="187"/>
              </w:numPr>
              <w:spacing w:after="160" w:line="259" w:lineRule="auto"/>
              <w:contextualSpacing/>
              <w:rPr>
                <w:rFonts w:ascii="Century Gothic" w:hAnsi="Century Gothic"/>
                <w:sz w:val="20"/>
                <w:szCs w:val="20"/>
              </w:rPr>
            </w:pPr>
            <w:r w:rsidRPr="005234F4">
              <w:rPr>
                <w:rFonts w:ascii="Century Gothic" w:hAnsi="Century Gothic"/>
                <w:sz w:val="20"/>
                <w:szCs w:val="20"/>
              </w:rPr>
              <w:t>Constituency of Main Campus (from constituency table, to filter based on the county)</w:t>
            </w:r>
          </w:p>
          <w:p w14:paraId="017DE204" w14:textId="70F90DF9" w:rsidR="002F72E4" w:rsidRPr="005234F4" w:rsidRDefault="002F72E4" w:rsidP="004C0631">
            <w:pPr>
              <w:pStyle w:val="ListParagraph"/>
              <w:numPr>
                <w:ilvl w:val="0"/>
                <w:numId w:val="187"/>
              </w:numPr>
              <w:spacing w:after="160" w:line="259" w:lineRule="auto"/>
              <w:contextualSpacing/>
              <w:rPr>
                <w:rFonts w:ascii="Century Gothic" w:hAnsi="Century Gothic"/>
              </w:rPr>
            </w:pPr>
            <w:r w:rsidRPr="005234F4">
              <w:rPr>
                <w:rFonts w:ascii="Century Gothic" w:hAnsi="Century Gothic"/>
                <w:sz w:val="20"/>
                <w:szCs w:val="20"/>
              </w:rPr>
              <w:t xml:space="preserve">Type – </w:t>
            </w:r>
            <w:r w:rsidR="003D4652" w:rsidRPr="005234F4">
              <w:rPr>
                <w:rFonts w:ascii="Century Gothic" w:hAnsi="Century Gothic"/>
                <w:sz w:val="20"/>
                <w:szCs w:val="20"/>
              </w:rPr>
              <w:t xml:space="preserve">Institution, </w:t>
            </w:r>
            <w:r w:rsidR="00070670" w:rsidRPr="005234F4">
              <w:rPr>
                <w:rFonts w:ascii="Century Gothic" w:hAnsi="Century Gothic"/>
                <w:sz w:val="20"/>
                <w:szCs w:val="20"/>
              </w:rPr>
              <w:t>Campus</w:t>
            </w:r>
            <w:r w:rsidR="00070670">
              <w:rPr>
                <w:rFonts w:ascii="Century Gothic" w:hAnsi="Century Gothic"/>
                <w:sz w:val="20"/>
                <w:szCs w:val="20"/>
              </w:rPr>
              <w:t>, college</w:t>
            </w:r>
          </w:p>
          <w:p w14:paraId="55545E50" w14:textId="77777777" w:rsidR="002F72E4" w:rsidRPr="00F91632" w:rsidRDefault="002F72E4">
            <w:pPr>
              <w:pStyle w:val="ListParagraph"/>
              <w:autoSpaceDE w:val="0"/>
              <w:autoSpaceDN w:val="0"/>
              <w:adjustRightInd w:val="0"/>
              <w:spacing w:line="360" w:lineRule="auto"/>
              <w:ind w:left="720"/>
              <w:jc w:val="both"/>
              <w:rPr>
                <w:rFonts w:ascii="Century Gothic" w:eastAsiaTheme="minorHAnsi" w:hAnsi="Century Gothic" w:cstheme="minorBidi"/>
                <w:sz w:val="20"/>
                <w:szCs w:val="20"/>
              </w:rPr>
              <w:pPrChange w:id="347" w:author="Mercy Kemei" w:date="2017-12-13T15:49:00Z">
                <w:pPr>
                  <w:pStyle w:val="ListParagraph"/>
                  <w:autoSpaceDE w:val="0"/>
                  <w:autoSpaceDN w:val="0"/>
                  <w:adjustRightInd w:val="0"/>
                  <w:spacing w:line="360" w:lineRule="auto"/>
                  <w:ind w:left="720"/>
                </w:pPr>
              </w:pPrChange>
            </w:pPr>
          </w:p>
        </w:tc>
      </w:tr>
      <w:tr w:rsidR="002A0BDC" w:rsidRPr="00A94879" w14:paraId="69A67659" w14:textId="77777777" w:rsidTr="004C0631">
        <w:trPr>
          <w:jc w:val="center"/>
        </w:trPr>
        <w:tc>
          <w:tcPr>
            <w:tcW w:w="2227" w:type="dxa"/>
          </w:tcPr>
          <w:p w14:paraId="310B98CD" w14:textId="7F4C7DC0" w:rsidR="002A0BDC" w:rsidRDefault="001F3191" w:rsidP="004C0631">
            <w:pPr>
              <w:spacing w:after="200" w:line="360" w:lineRule="auto"/>
              <w:contextualSpacing/>
              <w:jc w:val="both"/>
              <w:rPr>
                <w:rFonts w:ascii="Century Gothic" w:hAnsi="Century Gothic"/>
              </w:rPr>
            </w:pPr>
            <w:r>
              <w:rPr>
                <w:rFonts w:ascii="Century Gothic" w:hAnsi="Century Gothic"/>
              </w:rPr>
              <w:t>Program</w:t>
            </w:r>
          </w:p>
        </w:tc>
        <w:tc>
          <w:tcPr>
            <w:tcW w:w="6789" w:type="dxa"/>
          </w:tcPr>
          <w:p w14:paraId="4C0140BA" w14:textId="77777777" w:rsidR="001F3191" w:rsidRPr="001F3191" w:rsidRDefault="001F3191" w:rsidP="001F3191">
            <w:pPr>
              <w:pStyle w:val="ListParagraph"/>
              <w:numPr>
                <w:ilvl w:val="0"/>
                <w:numId w:val="207"/>
              </w:numPr>
              <w:spacing w:after="160" w:line="259" w:lineRule="auto"/>
              <w:contextualSpacing/>
              <w:rPr>
                <w:rFonts w:ascii="Century Gothic" w:hAnsi="Century Gothic"/>
                <w:sz w:val="20"/>
                <w:szCs w:val="20"/>
                <w:u w:val="single"/>
              </w:rPr>
            </w:pPr>
            <w:r w:rsidRPr="001F3191">
              <w:rPr>
                <w:rFonts w:ascii="Century Gothic" w:hAnsi="Century Gothic"/>
                <w:sz w:val="20"/>
                <w:szCs w:val="20"/>
              </w:rPr>
              <w:t>Code, Description, Institution (Table Institution)</w:t>
            </w:r>
          </w:p>
          <w:p w14:paraId="671CF583" w14:textId="0762B78F" w:rsidR="001F3191" w:rsidRPr="001F3191" w:rsidRDefault="001F3191" w:rsidP="001F3191">
            <w:pPr>
              <w:pStyle w:val="ListParagraph"/>
              <w:numPr>
                <w:ilvl w:val="0"/>
                <w:numId w:val="207"/>
              </w:numPr>
              <w:spacing w:after="160" w:line="259" w:lineRule="auto"/>
              <w:contextualSpacing/>
              <w:rPr>
                <w:rFonts w:ascii="Century Gothic" w:hAnsi="Century Gothic"/>
                <w:sz w:val="20"/>
                <w:szCs w:val="20"/>
                <w:u w:val="single"/>
              </w:rPr>
            </w:pPr>
            <w:r w:rsidRPr="001F3191">
              <w:rPr>
                <w:rFonts w:ascii="Century Gothic" w:hAnsi="Century Gothic"/>
                <w:sz w:val="20"/>
                <w:szCs w:val="20"/>
              </w:rPr>
              <w:t xml:space="preserve">Program Domain (Table </w:t>
            </w:r>
            <w:r w:rsidRPr="001F3191">
              <w:rPr>
                <w:rFonts w:ascii="Century Gothic" w:hAnsi="Century Gothic"/>
                <w:b/>
                <w:sz w:val="20"/>
                <w:szCs w:val="20"/>
              </w:rPr>
              <w:t>Program domain)</w:t>
            </w:r>
          </w:p>
          <w:p w14:paraId="5D03898A" w14:textId="024E3235" w:rsidR="001F3191" w:rsidRPr="001F3191" w:rsidRDefault="001F3191" w:rsidP="001F3191">
            <w:pPr>
              <w:pStyle w:val="ListParagraph"/>
              <w:numPr>
                <w:ilvl w:val="0"/>
                <w:numId w:val="207"/>
              </w:numPr>
              <w:spacing w:after="160" w:line="259" w:lineRule="auto"/>
              <w:contextualSpacing/>
              <w:rPr>
                <w:rFonts w:ascii="Century Gothic" w:hAnsi="Century Gothic"/>
                <w:sz w:val="20"/>
                <w:szCs w:val="20"/>
                <w:u w:val="single"/>
              </w:rPr>
            </w:pPr>
            <w:r w:rsidRPr="001F3191">
              <w:rPr>
                <w:rFonts w:ascii="Century Gothic" w:hAnsi="Century Gothic"/>
                <w:sz w:val="20"/>
                <w:szCs w:val="20"/>
              </w:rPr>
              <w:t>Program Sub-domain (from p</w:t>
            </w:r>
            <w:r>
              <w:rPr>
                <w:rFonts w:ascii="Century Gothic" w:hAnsi="Century Gothic"/>
                <w:sz w:val="20"/>
                <w:szCs w:val="20"/>
              </w:rPr>
              <w:t>rogram</w:t>
            </w:r>
            <w:r w:rsidRPr="001F3191">
              <w:rPr>
                <w:rFonts w:ascii="Century Gothic" w:hAnsi="Century Gothic"/>
                <w:sz w:val="20"/>
                <w:szCs w:val="20"/>
              </w:rPr>
              <w:t xml:space="preserve"> sub-domain table – to filter based on program domain)</w:t>
            </w:r>
          </w:p>
          <w:p w14:paraId="6BC06300" w14:textId="77777777" w:rsidR="001F3191" w:rsidRPr="001F3191" w:rsidRDefault="001F3191" w:rsidP="001F3191">
            <w:pPr>
              <w:pStyle w:val="ListParagraph"/>
              <w:numPr>
                <w:ilvl w:val="0"/>
                <w:numId w:val="207"/>
              </w:numPr>
              <w:spacing w:after="160" w:line="259" w:lineRule="auto"/>
              <w:contextualSpacing/>
              <w:rPr>
                <w:rFonts w:ascii="Century Gothic" w:hAnsi="Century Gothic"/>
                <w:sz w:val="20"/>
                <w:szCs w:val="20"/>
                <w:u w:val="single"/>
              </w:rPr>
            </w:pPr>
            <w:r w:rsidRPr="001F3191">
              <w:rPr>
                <w:rFonts w:ascii="Century Gothic" w:hAnsi="Century Gothic"/>
                <w:sz w:val="20"/>
                <w:szCs w:val="20"/>
              </w:rPr>
              <w:t>Program Level (Option String) – Certificate, Diploma</w:t>
            </w:r>
          </w:p>
          <w:p w14:paraId="4EA2D81B" w14:textId="7801DD60" w:rsidR="001F3191" w:rsidRPr="001F3191" w:rsidRDefault="001F3191" w:rsidP="001F3191">
            <w:pPr>
              <w:pStyle w:val="ListParagraph"/>
              <w:numPr>
                <w:ilvl w:val="0"/>
                <w:numId w:val="207"/>
              </w:numPr>
              <w:spacing w:after="160" w:line="259" w:lineRule="auto"/>
              <w:contextualSpacing/>
              <w:rPr>
                <w:rFonts w:ascii="Century Gothic" w:hAnsi="Century Gothic"/>
                <w:sz w:val="20"/>
                <w:szCs w:val="20"/>
                <w:u w:val="single"/>
              </w:rPr>
            </w:pPr>
            <w:r w:rsidRPr="001F3191">
              <w:rPr>
                <w:rFonts w:ascii="Century Gothic" w:hAnsi="Century Gothic"/>
                <w:sz w:val="20"/>
                <w:szCs w:val="20"/>
              </w:rPr>
              <w:t>Accreditation Status – CUE Accredited, Senate Accreditation</w:t>
            </w:r>
          </w:p>
          <w:p w14:paraId="58496D3B" w14:textId="77777777" w:rsidR="001F3191" w:rsidRPr="001F3191" w:rsidRDefault="001F3191" w:rsidP="001F3191">
            <w:pPr>
              <w:pStyle w:val="ListParagraph"/>
              <w:numPr>
                <w:ilvl w:val="0"/>
                <w:numId w:val="207"/>
              </w:numPr>
              <w:spacing w:after="160" w:line="259" w:lineRule="auto"/>
              <w:contextualSpacing/>
              <w:rPr>
                <w:rFonts w:ascii="Century Gothic" w:hAnsi="Century Gothic"/>
                <w:sz w:val="20"/>
                <w:szCs w:val="20"/>
                <w:u w:val="single"/>
              </w:rPr>
            </w:pPr>
            <w:r w:rsidRPr="001F3191">
              <w:rPr>
                <w:rFonts w:ascii="Century Gothic" w:hAnsi="Century Gothic"/>
                <w:sz w:val="20"/>
                <w:szCs w:val="20"/>
              </w:rPr>
              <w:t>Date of Submission</w:t>
            </w:r>
          </w:p>
          <w:p w14:paraId="13F06014" w14:textId="77777777" w:rsidR="001F3191" w:rsidRPr="001F3191" w:rsidRDefault="001F3191" w:rsidP="001F3191">
            <w:pPr>
              <w:pStyle w:val="ListParagraph"/>
              <w:numPr>
                <w:ilvl w:val="0"/>
                <w:numId w:val="207"/>
              </w:numPr>
              <w:spacing w:after="160" w:line="259" w:lineRule="auto"/>
              <w:contextualSpacing/>
              <w:rPr>
                <w:rFonts w:ascii="Century Gothic" w:hAnsi="Century Gothic"/>
                <w:sz w:val="20"/>
                <w:szCs w:val="20"/>
                <w:u w:val="single"/>
              </w:rPr>
            </w:pPr>
            <w:r w:rsidRPr="001F3191">
              <w:rPr>
                <w:rFonts w:ascii="Century Gothic" w:hAnsi="Century Gothic"/>
                <w:sz w:val="20"/>
                <w:szCs w:val="20"/>
              </w:rPr>
              <w:t>External Document No.</w:t>
            </w:r>
          </w:p>
          <w:p w14:paraId="07A2AB79" w14:textId="77777777" w:rsidR="001F3191" w:rsidRPr="001F3191" w:rsidRDefault="001F3191" w:rsidP="001F3191">
            <w:pPr>
              <w:pStyle w:val="ListParagraph"/>
              <w:numPr>
                <w:ilvl w:val="0"/>
                <w:numId w:val="207"/>
              </w:numPr>
              <w:spacing w:after="160" w:line="259" w:lineRule="auto"/>
              <w:contextualSpacing/>
              <w:rPr>
                <w:rFonts w:ascii="Century Gothic" w:hAnsi="Century Gothic"/>
                <w:sz w:val="20"/>
                <w:szCs w:val="20"/>
                <w:u w:val="single"/>
              </w:rPr>
            </w:pPr>
            <w:r w:rsidRPr="001F3191">
              <w:rPr>
                <w:rFonts w:ascii="Century Gothic" w:hAnsi="Century Gothic"/>
                <w:sz w:val="20"/>
                <w:szCs w:val="20"/>
              </w:rPr>
              <w:t>Date of Last Review</w:t>
            </w:r>
          </w:p>
          <w:p w14:paraId="24F1C1D9" w14:textId="0698EA06" w:rsidR="002A0BDC" w:rsidRPr="001F3191" w:rsidRDefault="001F3191" w:rsidP="001F3191">
            <w:pPr>
              <w:pStyle w:val="ListParagraph"/>
              <w:numPr>
                <w:ilvl w:val="0"/>
                <w:numId w:val="207"/>
              </w:numPr>
              <w:spacing w:after="160" w:line="259" w:lineRule="auto"/>
              <w:contextualSpacing/>
              <w:rPr>
                <w:rFonts w:ascii="Century Gothic" w:hAnsi="Century Gothic"/>
              </w:rPr>
            </w:pPr>
            <w:r w:rsidRPr="001F3191">
              <w:rPr>
                <w:rFonts w:ascii="Century Gothic" w:hAnsi="Century Gothic"/>
                <w:sz w:val="20"/>
                <w:szCs w:val="20"/>
              </w:rPr>
              <w:t>Date of Approval</w:t>
            </w:r>
          </w:p>
        </w:tc>
      </w:tr>
      <w:tr w:rsidR="002F72E4" w:rsidRPr="00A94879" w14:paraId="75F9C958" w14:textId="77777777" w:rsidTr="004C0631">
        <w:trPr>
          <w:jc w:val="center"/>
        </w:trPr>
        <w:tc>
          <w:tcPr>
            <w:tcW w:w="2227" w:type="dxa"/>
            <w:tcPrChange w:id="348" w:author="Mercy Kemei" w:date="2017-12-13T15:49:00Z">
              <w:tcPr>
                <w:tcW w:w="2227" w:type="dxa"/>
              </w:tcPr>
            </w:tcPrChange>
          </w:tcPr>
          <w:p w14:paraId="0D078DC8" w14:textId="77777777" w:rsidR="002F72E4" w:rsidRPr="00F91632" w:rsidRDefault="002F72E4" w:rsidP="004C0631">
            <w:pPr>
              <w:spacing w:after="200" w:line="360" w:lineRule="auto"/>
              <w:contextualSpacing/>
              <w:jc w:val="both"/>
              <w:rPr>
                <w:rFonts w:ascii="Century Gothic" w:hAnsi="Century Gothic"/>
              </w:rPr>
            </w:pPr>
            <w:r w:rsidRPr="00F91632">
              <w:rPr>
                <w:rFonts w:ascii="Century Gothic" w:hAnsi="Century Gothic"/>
              </w:rPr>
              <w:t>Accreditation application</w:t>
            </w:r>
          </w:p>
        </w:tc>
        <w:tc>
          <w:tcPr>
            <w:tcW w:w="6789" w:type="dxa"/>
            <w:tcPrChange w:id="349" w:author="Mercy Kemei" w:date="2017-12-13T15:49:00Z">
              <w:tcPr>
                <w:tcW w:w="6789" w:type="dxa"/>
              </w:tcPr>
            </w:tcPrChange>
          </w:tcPr>
          <w:p w14:paraId="3D763A01" w14:textId="77777777" w:rsidR="0083126D" w:rsidRDefault="002F72E4">
            <w:pPr>
              <w:spacing w:line="360" w:lineRule="auto"/>
              <w:jc w:val="both"/>
              <w:rPr>
                <w:rFonts w:ascii="Century Gothic" w:hAnsi="Century Gothic"/>
              </w:rPr>
            </w:pPr>
            <w:r w:rsidRPr="00DC3A14">
              <w:rPr>
                <w:rFonts w:ascii="Century Gothic" w:hAnsi="Century Gothic"/>
              </w:rPr>
              <w:t xml:space="preserve">Accreditation table: </w:t>
            </w:r>
          </w:p>
          <w:p w14:paraId="491C16C7" w14:textId="77777777" w:rsidR="0083126D" w:rsidRPr="006B00A9" w:rsidRDefault="002F72E4" w:rsidP="006B00A9">
            <w:pPr>
              <w:pStyle w:val="ListParagraph"/>
              <w:numPr>
                <w:ilvl w:val="0"/>
                <w:numId w:val="210"/>
              </w:numPr>
              <w:spacing w:line="360" w:lineRule="auto"/>
              <w:jc w:val="both"/>
              <w:rPr>
                <w:rFonts w:ascii="Century Gothic" w:hAnsi="Century Gothic"/>
                <w:sz w:val="20"/>
                <w:szCs w:val="20"/>
              </w:rPr>
            </w:pPr>
            <w:r w:rsidRPr="006B00A9">
              <w:rPr>
                <w:rFonts w:ascii="Century Gothic" w:hAnsi="Century Gothic"/>
                <w:sz w:val="20"/>
                <w:szCs w:val="20"/>
              </w:rPr>
              <w:t xml:space="preserve">Accreditation No. (Auto generated), </w:t>
            </w:r>
          </w:p>
          <w:p w14:paraId="5CF8456D" w14:textId="77777777" w:rsidR="0083126D" w:rsidRPr="006B00A9" w:rsidRDefault="0083126D" w:rsidP="006B00A9">
            <w:pPr>
              <w:pStyle w:val="ListParagraph"/>
              <w:numPr>
                <w:ilvl w:val="0"/>
                <w:numId w:val="210"/>
              </w:numPr>
              <w:spacing w:line="360" w:lineRule="auto"/>
              <w:jc w:val="both"/>
              <w:rPr>
                <w:rFonts w:ascii="Century Gothic" w:hAnsi="Century Gothic"/>
                <w:sz w:val="20"/>
                <w:szCs w:val="20"/>
              </w:rPr>
            </w:pPr>
            <w:r w:rsidRPr="006B00A9">
              <w:rPr>
                <w:rFonts w:ascii="Century Gothic" w:hAnsi="Century Gothic"/>
                <w:sz w:val="20"/>
                <w:szCs w:val="20"/>
              </w:rPr>
              <w:lastRenderedPageBreak/>
              <w:t>Campus No</w:t>
            </w:r>
            <w:r w:rsidR="002F72E4" w:rsidRPr="006B00A9">
              <w:rPr>
                <w:rFonts w:ascii="Century Gothic" w:hAnsi="Century Gothic"/>
                <w:sz w:val="20"/>
                <w:szCs w:val="20"/>
              </w:rPr>
              <w:t xml:space="preserve">. (Populate institute data), </w:t>
            </w:r>
          </w:p>
          <w:p w14:paraId="117F189C" w14:textId="77777777" w:rsidR="0083126D" w:rsidRPr="006B00A9" w:rsidRDefault="002F72E4" w:rsidP="006B00A9">
            <w:pPr>
              <w:pStyle w:val="ListParagraph"/>
              <w:numPr>
                <w:ilvl w:val="0"/>
                <w:numId w:val="210"/>
              </w:numPr>
              <w:spacing w:line="360" w:lineRule="auto"/>
              <w:jc w:val="both"/>
              <w:rPr>
                <w:rFonts w:ascii="Century Gothic" w:hAnsi="Century Gothic"/>
                <w:sz w:val="20"/>
                <w:szCs w:val="20"/>
              </w:rPr>
            </w:pPr>
            <w:r w:rsidRPr="006B00A9">
              <w:rPr>
                <w:rFonts w:ascii="Century Gothic" w:hAnsi="Century Gothic"/>
                <w:sz w:val="20"/>
                <w:szCs w:val="20"/>
              </w:rPr>
              <w:t xml:space="preserve">Other </w:t>
            </w:r>
            <w:r w:rsidR="00FF770F" w:rsidRPr="006B00A9">
              <w:rPr>
                <w:rFonts w:ascii="Century Gothic" w:hAnsi="Century Gothic"/>
                <w:sz w:val="20"/>
                <w:szCs w:val="20"/>
              </w:rPr>
              <w:t>information (</w:t>
            </w:r>
            <w:r w:rsidRPr="006B00A9">
              <w:rPr>
                <w:rFonts w:ascii="Century Gothic" w:hAnsi="Century Gothic"/>
                <w:sz w:val="20"/>
                <w:szCs w:val="20"/>
              </w:rPr>
              <w:t xml:space="preserve">BLOB), </w:t>
            </w:r>
          </w:p>
          <w:p w14:paraId="4B5FC2B6" w14:textId="77777777" w:rsidR="0083126D" w:rsidRPr="006B00A9" w:rsidRDefault="002F72E4" w:rsidP="006B00A9">
            <w:pPr>
              <w:pStyle w:val="ListParagraph"/>
              <w:numPr>
                <w:ilvl w:val="0"/>
                <w:numId w:val="210"/>
              </w:numPr>
              <w:spacing w:line="360" w:lineRule="auto"/>
              <w:jc w:val="both"/>
              <w:rPr>
                <w:rFonts w:ascii="Century Gothic" w:hAnsi="Century Gothic"/>
                <w:sz w:val="20"/>
                <w:szCs w:val="20"/>
              </w:rPr>
            </w:pPr>
            <w:r w:rsidRPr="006B00A9">
              <w:rPr>
                <w:rFonts w:ascii="Century Gothic" w:hAnsi="Century Gothic"/>
                <w:sz w:val="20"/>
                <w:szCs w:val="20"/>
              </w:rPr>
              <w:t xml:space="preserve">Payment details (Payment code, posted receipt no, Payment amount), </w:t>
            </w:r>
          </w:p>
          <w:p w14:paraId="09E81347" w14:textId="77777777" w:rsidR="0083126D" w:rsidRPr="006B00A9" w:rsidRDefault="002F72E4" w:rsidP="006B00A9">
            <w:pPr>
              <w:pStyle w:val="ListParagraph"/>
              <w:numPr>
                <w:ilvl w:val="0"/>
                <w:numId w:val="210"/>
              </w:numPr>
              <w:spacing w:line="360" w:lineRule="auto"/>
              <w:jc w:val="both"/>
              <w:rPr>
                <w:rFonts w:ascii="Century Gothic" w:hAnsi="Century Gothic"/>
                <w:sz w:val="20"/>
                <w:szCs w:val="20"/>
              </w:rPr>
            </w:pPr>
            <w:r w:rsidRPr="006B00A9">
              <w:rPr>
                <w:rFonts w:ascii="Century Gothic" w:hAnsi="Century Gothic"/>
                <w:sz w:val="20"/>
                <w:szCs w:val="20"/>
              </w:rPr>
              <w:t xml:space="preserve">Status, </w:t>
            </w:r>
          </w:p>
          <w:p w14:paraId="334F5386" w14:textId="77777777" w:rsidR="0083126D" w:rsidRPr="006B00A9" w:rsidRDefault="002F72E4" w:rsidP="006B00A9">
            <w:pPr>
              <w:pStyle w:val="ListParagraph"/>
              <w:numPr>
                <w:ilvl w:val="0"/>
                <w:numId w:val="210"/>
              </w:numPr>
              <w:spacing w:line="360" w:lineRule="auto"/>
              <w:jc w:val="both"/>
              <w:rPr>
                <w:rFonts w:ascii="Century Gothic" w:hAnsi="Century Gothic"/>
                <w:sz w:val="20"/>
                <w:szCs w:val="20"/>
              </w:rPr>
            </w:pPr>
            <w:r w:rsidRPr="006B00A9">
              <w:rPr>
                <w:rFonts w:ascii="Century Gothic" w:hAnsi="Century Gothic"/>
                <w:sz w:val="20"/>
                <w:szCs w:val="20"/>
              </w:rPr>
              <w:t xml:space="preserve">Timestamping details, </w:t>
            </w:r>
          </w:p>
          <w:p w14:paraId="75D6F324" w14:textId="2E67019A" w:rsidR="002F72E4" w:rsidRPr="006B00A9" w:rsidRDefault="002F72E4" w:rsidP="006B00A9">
            <w:pPr>
              <w:pStyle w:val="ListParagraph"/>
              <w:numPr>
                <w:ilvl w:val="0"/>
                <w:numId w:val="210"/>
              </w:numPr>
              <w:spacing w:line="360" w:lineRule="auto"/>
              <w:jc w:val="both"/>
              <w:rPr>
                <w:rFonts w:ascii="Century Gothic" w:hAnsi="Century Gothic"/>
                <w:sz w:val="20"/>
                <w:szCs w:val="20"/>
              </w:rPr>
            </w:pPr>
            <w:r w:rsidRPr="006B00A9">
              <w:rPr>
                <w:rFonts w:ascii="Century Gothic" w:hAnsi="Century Gothic"/>
                <w:sz w:val="20"/>
                <w:szCs w:val="20"/>
              </w:rPr>
              <w:t xml:space="preserve">Attach supporting </w:t>
            </w:r>
            <w:r w:rsidR="0083126D" w:rsidRPr="006B00A9">
              <w:rPr>
                <w:rFonts w:ascii="Century Gothic" w:hAnsi="Century Gothic"/>
                <w:sz w:val="20"/>
                <w:szCs w:val="20"/>
              </w:rPr>
              <w:t>documents (</w:t>
            </w:r>
            <w:r w:rsidR="006B00A9">
              <w:rPr>
                <w:rFonts w:ascii="Century Gothic" w:hAnsi="Century Gothic"/>
                <w:sz w:val="20"/>
                <w:szCs w:val="20"/>
              </w:rPr>
              <w:t>documents stored on</w:t>
            </w:r>
            <w:r w:rsidR="00FF770F" w:rsidRPr="006B00A9">
              <w:rPr>
                <w:rFonts w:ascii="Century Gothic" w:hAnsi="Century Gothic"/>
                <w:sz w:val="20"/>
                <w:szCs w:val="20"/>
              </w:rPr>
              <w:t xml:space="preserve"> </w:t>
            </w:r>
            <w:r w:rsidR="00D066EA" w:rsidRPr="006B00A9">
              <w:rPr>
                <w:rFonts w:ascii="Century Gothic" w:hAnsi="Century Gothic"/>
                <w:sz w:val="20"/>
                <w:szCs w:val="20"/>
              </w:rPr>
              <w:t>SharePoint</w:t>
            </w:r>
            <w:r w:rsidR="006B00A9">
              <w:rPr>
                <w:rFonts w:ascii="Century Gothic" w:hAnsi="Century Gothic"/>
                <w:sz w:val="20"/>
                <w:szCs w:val="20"/>
              </w:rPr>
              <w:t xml:space="preserve"> and retrievable from NAV</w:t>
            </w:r>
            <w:r w:rsidR="00FF770F" w:rsidRPr="006B00A9">
              <w:rPr>
                <w:rFonts w:ascii="Century Gothic" w:hAnsi="Century Gothic"/>
                <w:sz w:val="20"/>
                <w:szCs w:val="20"/>
              </w:rPr>
              <w:t>)</w:t>
            </w:r>
            <w:r w:rsidRPr="006B00A9">
              <w:rPr>
                <w:rFonts w:ascii="Century Gothic" w:hAnsi="Century Gothic"/>
                <w:sz w:val="20"/>
                <w:szCs w:val="20"/>
              </w:rPr>
              <w:t>.</w:t>
            </w:r>
          </w:p>
          <w:p w14:paraId="523AA2D7" w14:textId="77777777" w:rsidR="002F72E4" w:rsidRPr="00DC3A14" w:rsidRDefault="002F72E4">
            <w:pPr>
              <w:spacing w:line="360" w:lineRule="auto"/>
              <w:jc w:val="both"/>
              <w:rPr>
                <w:rFonts w:ascii="Century Gothic" w:hAnsi="Century Gothic"/>
                <w:b/>
              </w:rPr>
              <w:pPrChange w:id="350" w:author="Mercy Kemei" w:date="2017-12-13T15:49:00Z">
                <w:pPr>
                  <w:pStyle w:val="ListParagraph"/>
                  <w:autoSpaceDE w:val="0"/>
                  <w:autoSpaceDN w:val="0"/>
                  <w:adjustRightInd w:val="0"/>
                  <w:spacing w:line="360" w:lineRule="auto"/>
                  <w:ind w:left="720"/>
                </w:pPr>
              </w:pPrChange>
            </w:pPr>
            <w:r w:rsidRPr="00DC3A14">
              <w:rPr>
                <w:rFonts w:ascii="Century Gothic" w:hAnsi="Century Gothic"/>
                <w:b/>
              </w:rPr>
              <w:t>Controls:</w:t>
            </w:r>
          </w:p>
          <w:p w14:paraId="2E85E833" w14:textId="7F322EC4" w:rsidR="002F72E4" w:rsidRDefault="002F72E4">
            <w:pPr>
              <w:pStyle w:val="ListParagraph"/>
              <w:numPr>
                <w:ilvl w:val="0"/>
                <w:numId w:val="206"/>
              </w:numPr>
              <w:spacing w:line="360" w:lineRule="auto"/>
              <w:jc w:val="both"/>
              <w:rPr>
                <w:rFonts w:ascii="Century Gothic" w:hAnsi="Century Gothic"/>
                <w:sz w:val="20"/>
                <w:szCs w:val="20"/>
              </w:rPr>
            </w:pPr>
            <w:r w:rsidRPr="00DC3A14">
              <w:rPr>
                <w:rFonts w:ascii="Century Gothic" w:hAnsi="Century Gothic"/>
                <w:sz w:val="20"/>
                <w:szCs w:val="20"/>
              </w:rPr>
              <w:t>Ensure payment reference has been captured</w:t>
            </w:r>
          </w:p>
          <w:p w14:paraId="43390811" w14:textId="3E6F5B58" w:rsidR="00D066EA" w:rsidRPr="00DC3A14" w:rsidRDefault="00D066EA" w:rsidP="00D066EA">
            <w:pPr>
              <w:pStyle w:val="ListParagraph"/>
              <w:numPr>
                <w:ilvl w:val="0"/>
                <w:numId w:val="206"/>
              </w:numPr>
              <w:spacing w:line="360" w:lineRule="auto"/>
              <w:jc w:val="both"/>
              <w:rPr>
                <w:rFonts w:ascii="Century Gothic" w:hAnsi="Century Gothic"/>
                <w:sz w:val="20"/>
                <w:szCs w:val="20"/>
              </w:rPr>
            </w:pPr>
            <w:r>
              <w:rPr>
                <w:rFonts w:ascii="Century Gothic" w:hAnsi="Century Gothic"/>
                <w:sz w:val="20"/>
                <w:szCs w:val="20"/>
              </w:rPr>
              <w:t>Track documents based on application number</w:t>
            </w:r>
          </w:p>
          <w:p w14:paraId="6229BB0D" w14:textId="77777777" w:rsidR="002F72E4" w:rsidRPr="00F91632" w:rsidRDefault="002F72E4">
            <w:pPr>
              <w:pStyle w:val="ListParagraph"/>
              <w:autoSpaceDE w:val="0"/>
              <w:autoSpaceDN w:val="0"/>
              <w:adjustRightInd w:val="0"/>
              <w:spacing w:line="360" w:lineRule="auto"/>
              <w:ind w:left="720"/>
              <w:jc w:val="both"/>
              <w:rPr>
                <w:rFonts w:ascii="Century Gothic" w:hAnsi="Century Gothic"/>
                <w:sz w:val="20"/>
                <w:szCs w:val="20"/>
              </w:rPr>
              <w:pPrChange w:id="351" w:author="Mercy Kemei" w:date="2017-12-13T15:49:00Z">
                <w:pPr>
                  <w:pStyle w:val="ListParagraph"/>
                  <w:autoSpaceDE w:val="0"/>
                  <w:autoSpaceDN w:val="0"/>
                  <w:adjustRightInd w:val="0"/>
                  <w:spacing w:line="360" w:lineRule="auto"/>
                  <w:ind w:left="720"/>
                </w:pPr>
              </w:pPrChange>
            </w:pPr>
          </w:p>
        </w:tc>
      </w:tr>
      <w:tr w:rsidR="002F72E4" w:rsidRPr="00A94879" w14:paraId="40A2F09B" w14:textId="77777777" w:rsidTr="004C0631">
        <w:trPr>
          <w:jc w:val="center"/>
        </w:trPr>
        <w:tc>
          <w:tcPr>
            <w:tcW w:w="2227" w:type="dxa"/>
            <w:tcPrChange w:id="352" w:author="Mercy Kemei" w:date="2017-12-13T15:49:00Z">
              <w:tcPr>
                <w:tcW w:w="2227" w:type="dxa"/>
              </w:tcPr>
            </w:tcPrChange>
          </w:tcPr>
          <w:p w14:paraId="0AAE3D31" w14:textId="3EA2D655" w:rsidR="002F72E4" w:rsidRPr="00F91632" w:rsidRDefault="002F72E4" w:rsidP="004C0631">
            <w:pPr>
              <w:spacing w:after="200" w:line="360" w:lineRule="auto"/>
              <w:contextualSpacing/>
              <w:jc w:val="both"/>
              <w:rPr>
                <w:rFonts w:ascii="Century Gothic" w:hAnsi="Century Gothic"/>
              </w:rPr>
            </w:pPr>
            <w:r>
              <w:rPr>
                <w:rFonts w:ascii="Century Gothic" w:hAnsi="Century Gothic"/>
              </w:rPr>
              <w:lastRenderedPageBreak/>
              <w:t>Panel Selection</w:t>
            </w:r>
            <w:r w:rsidRPr="00F91632">
              <w:rPr>
                <w:rFonts w:ascii="Century Gothic" w:hAnsi="Century Gothic"/>
              </w:rPr>
              <w:t xml:space="preserve"> </w:t>
            </w:r>
            <w:r w:rsidR="00EB4C6F">
              <w:rPr>
                <w:rFonts w:ascii="Century Gothic" w:hAnsi="Century Gothic"/>
              </w:rPr>
              <w:t xml:space="preserve">and </w:t>
            </w:r>
            <w:r w:rsidR="00982891">
              <w:rPr>
                <w:rFonts w:ascii="Century Gothic" w:hAnsi="Century Gothic"/>
              </w:rPr>
              <w:t>Project (</w:t>
            </w:r>
            <w:r w:rsidR="00EB4C6F">
              <w:rPr>
                <w:rFonts w:ascii="Century Gothic" w:hAnsi="Century Gothic"/>
              </w:rPr>
              <w:t>Accreditation) monitoring</w:t>
            </w:r>
          </w:p>
        </w:tc>
        <w:tc>
          <w:tcPr>
            <w:tcW w:w="6789" w:type="dxa"/>
            <w:tcPrChange w:id="353" w:author="Mercy Kemei" w:date="2017-12-13T15:49:00Z">
              <w:tcPr>
                <w:tcW w:w="6789" w:type="dxa"/>
              </w:tcPr>
            </w:tcPrChange>
          </w:tcPr>
          <w:p w14:paraId="596E3CF8" w14:textId="25E280C7" w:rsidR="002F72E4" w:rsidRDefault="00CE4A41" w:rsidP="00DC3A14">
            <w:pPr>
              <w:contextualSpacing/>
              <w:rPr>
                <w:rFonts w:ascii="Century Gothic" w:hAnsi="Century Gothic"/>
              </w:rPr>
            </w:pPr>
            <w:r>
              <w:rPr>
                <w:rFonts w:ascii="Century Gothic" w:hAnsi="Century Gothic"/>
              </w:rPr>
              <w:t>C</w:t>
            </w:r>
            <w:r w:rsidR="002F72E4" w:rsidRPr="00FD6A5E">
              <w:rPr>
                <w:rFonts w:ascii="Century Gothic" w:hAnsi="Century Gothic"/>
              </w:rPr>
              <w:t>reate a job from the accreditation card – it should book the invoice and create a receipt</w:t>
            </w:r>
            <w:r>
              <w:rPr>
                <w:rFonts w:ascii="Century Gothic" w:hAnsi="Century Gothic"/>
              </w:rPr>
              <w:t xml:space="preserve"> and create a job</w:t>
            </w:r>
            <w:r w:rsidR="002F72E4" w:rsidRPr="00FD6A5E">
              <w:rPr>
                <w:rFonts w:ascii="Century Gothic" w:hAnsi="Century Gothic"/>
              </w:rPr>
              <w:t>.</w:t>
            </w:r>
          </w:p>
          <w:p w14:paraId="7D730936" w14:textId="77777777" w:rsidR="0067689F" w:rsidRPr="00FD6A5E" w:rsidRDefault="0067689F" w:rsidP="00DC3A14">
            <w:pPr>
              <w:contextualSpacing/>
              <w:rPr>
                <w:rFonts w:ascii="Century Gothic" w:hAnsi="Century Gothic"/>
              </w:rPr>
            </w:pPr>
          </w:p>
          <w:p w14:paraId="4F9A0456" w14:textId="77777777" w:rsidR="002F72E4" w:rsidRPr="00FD6A5E" w:rsidRDefault="002F72E4" w:rsidP="00FD6A5E">
            <w:pPr>
              <w:spacing w:line="360" w:lineRule="auto"/>
              <w:jc w:val="both"/>
              <w:rPr>
                <w:rFonts w:ascii="Century Gothic" w:hAnsi="Century Gothic"/>
              </w:rPr>
            </w:pPr>
            <w:r w:rsidRPr="00FD6A5E">
              <w:rPr>
                <w:rFonts w:ascii="Century Gothic" w:hAnsi="Century Gothic"/>
              </w:rPr>
              <w:t>Job Planning Lines</w:t>
            </w:r>
          </w:p>
          <w:p w14:paraId="62A539C5" w14:textId="77777777" w:rsidR="002F72E4" w:rsidRPr="00FD6A5E" w:rsidRDefault="002F72E4" w:rsidP="004C0631">
            <w:pPr>
              <w:pStyle w:val="ListParagraph"/>
              <w:numPr>
                <w:ilvl w:val="0"/>
                <w:numId w:val="189"/>
              </w:numPr>
              <w:autoSpaceDE w:val="0"/>
              <w:autoSpaceDN w:val="0"/>
              <w:adjustRightInd w:val="0"/>
              <w:spacing w:line="360" w:lineRule="auto"/>
              <w:jc w:val="both"/>
              <w:rPr>
                <w:rFonts w:ascii="Century Gothic" w:hAnsi="Century Gothic"/>
                <w:sz w:val="20"/>
                <w:szCs w:val="20"/>
              </w:rPr>
            </w:pPr>
            <w:r w:rsidRPr="00FD6A5E">
              <w:rPr>
                <w:rFonts w:ascii="Century Gothic" w:hAnsi="Century Gothic"/>
                <w:sz w:val="20"/>
                <w:szCs w:val="20"/>
              </w:rPr>
              <w:t>Add Individual Score field for the reviewer</w:t>
            </w:r>
          </w:p>
          <w:p w14:paraId="77A6354C" w14:textId="77777777" w:rsidR="002F72E4" w:rsidRPr="00FD6A5E" w:rsidRDefault="002F72E4" w:rsidP="00FD6A5E">
            <w:pPr>
              <w:spacing w:line="360" w:lineRule="auto"/>
              <w:jc w:val="both"/>
              <w:rPr>
                <w:rFonts w:ascii="Century Gothic" w:hAnsi="Century Gothic"/>
              </w:rPr>
            </w:pPr>
            <w:r w:rsidRPr="00FD6A5E">
              <w:rPr>
                <w:rFonts w:ascii="Century Gothic" w:hAnsi="Century Gothic"/>
              </w:rPr>
              <w:t>Job task lines</w:t>
            </w:r>
          </w:p>
          <w:p w14:paraId="4C17B07A" w14:textId="68F6618B" w:rsidR="002F72E4" w:rsidRPr="0067689F" w:rsidRDefault="002F72E4" w:rsidP="004C0631">
            <w:pPr>
              <w:pStyle w:val="ListParagraph"/>
              <w:numPr>
                <w:ilvl w:val="0"/>
                <w:numId w:val="189"/>
              </w:numPr>
              <w:spacing w:line="360" w:lineRule="auto"/>
              <w:jc w:val="both"/>
              <w:rPr>
                <w:rFonts w:ascii="Century Gothic" w:hAnsi="Century Gothic"/>
              </w:rPr>
            </w:pPr>
            <w:r w:rsidRPr="00FD6A5E">
              <w:rPr>
                <w:rFonts w:ascii="Century Gothic" w:hAnsi="Century Gothic"/>
                <w:sz w:val="20"/>
                <w:szCs w:val="20"/>
              </w:rPr>
              <w:t>Weighted score</w:t>
            </w:r>
          </w:p>
          <w:p w14:paraId="4F08F66D" w14:textId="58F6D9D8" w:rsidR="0067689F" w:rsidRPr="0067689F" w:rsidRDefault="0067689F" w:rsidP="0067689F">
            <w:pPr>
              <w:spacing w:line="360" w:lineRule="auto"/>
              <w:jc w:val="both"/>
              <w:rPr>
                <w:rFonts w:ascii="Century Gothic" w:hAnsi="Century Gothic"/>
              </w:rPr>
            </w:pPr>
            <w:r>
              <w:rPr>
                <w:rFonts w:ascii="Century Gothic" w:hAnsi="Century Gothic"/>
              </w:rPr>
              <w:t>Job budget is defined on commencing of the project.</w:t>
            </w:r>
          </w:p>
          <w:p w14:paraId="13CB486B" w14:textId="18F4232E" w:rsidR="00CE4A41" w:rsidRPr="00CE4A41" w:rsidRDefault="00CE4A41" w:rsidP="00CE4A41">
            <w:pPr>
              <w:spacing w:line="360" w:lineRule="auto"/>
              <w:jc w:val="both"/>
              <w:rPr>
                <w:rFonts w:ascii="Century Gothic" w:hAnsi="Century Gothic"/>
              </w:rPr>
            </w:pPr>
            <w:r>
              <w:rPr>
                <w:rFonts w:ascii="Century Gothic" w:hAnsi="Century Gothic"/>
              </w:rPr>
              <w:t>The</w:t>
            </w:r>
            <w:r w:rsidR="00D24F68">
              <w:rPr>
                <w:rFonts w:ascii="Century Gothic" w:hAnsi="Century Gothic"/>
              </w:rPr>
              <w:t xml:space="preserve"> individuals in </w:t>
            </w:r>
            <w:r w:rsidR="0067689F">
              <w:rPr>
                <w:rFonts w:ascii="Century Gothic" w:hAnsi="Century Gothic"/>
              </w:rPr>
              <w:t>the panel</w:t>
            </w:r>
            <w:r>
              <w:rPr>
                <w:rFonts w:ascii="Century Gothic" w:hAnsi="Century Gothic"/>
              </w:rPr>
              <w:t xml:space="preserve"> </w:t>
            </w:r>
            <w:r w:rsidR="00D24F68">
              <w:rPr>
                <w:rFonts w:ascii="Century Gothic" w:hAnsi="Century Gothic"/>
              </w:rPr>
              <w:t>selected</w:t>
            </w:r>
            <w:r>
              <w:rPr>
                <w:rFonts w:ascii="Century Gothic" w:hAnsi="Century Gothic"/>
              </w:rPr>
              <w:t xml:space="preserve"> is created in NAV as resources</w:t>
            </w:r>
            <w:r w:rsidR="00D24F68">
              <w:rPr>
                <w:rFonts w:ascii="Century Gothic" w:hAnsi="Century Gothic"/>
              </w:rPr>
              <w:t>.</w:t>
            </w:r>
          </w:p>
          <w:p w14:paraId="5B7F6C04" w14:textId="77777777" w:rsidR="009B7F4A" w:rsidRPr="00982891" w:rsidRDefault="009B7F4A" w:rsidP="009B7F4A">
            <w:pPr>
              <w:pStyle w:val="ListParagraph"/>
              <w:spacing w:line="360" w:lineRule="auto"/>
              <w:ind w:left="1560"/>
              <w:jc w:val="both"/>
              <w:rPr>
                <w:rFonts w:ascii="Century Gothic" w:hAnsi="Century Gothic"/>
              </w:rPr>
            </w:pPr>
          </w:p>
          <w:p w14:paraId="39F87F3E" w14:textId="77777777" w:rsidR="00982891" w:rsidRDefault="00982891" w:rsidP="00982891">
            <w:pPr>
              <w:spacing w:line="360" w:lineRule="auto"/>
              <w:jc w:val="both"/>
              <w:rPr>
                <w:rFonts w:ascii="Century Gothic" w:hAnsi="Century Gothic"/>
              </w:rPr>
            </w:pPr>
            <w:r>
              <w:rPr>
                <w:rFonts w:ascii="Century Gothic" w:hAnsi="Century Gothic"/>
              </w:rPr>
              <w:t xml:space="preserve"> Proposed controls</w:t>
            </w:r>
          </w:p>
          <w:p w14:paraId="78D67955" w14:textId="77777777" w:rsidR="00982891" w:rsidRDefault="00982891" w:rsidP="00982891">
            <w:pPr>
              <w:pStyle w:val="ListParagraph"/>
              <w:numPr>
                <w:ilvl w:val="0"/>
                <w:numId w:val="189"/>
              </w:numPr>
              <w:spacing w:line="360" w:lineRule="auto"/>
              <w:jc w:val="both"/>
              <w:rPr>
                <w:rFonts w:ascii="Century Gothic" w:hAnsi="Century Gothic"/>
                <w:sz w:val="20"/>
                <w:szCs w:val="20"/>
              </w:rPr>
            </w:pPr>
            <w:r w:rsidRPr="00982891">
              <w:rPr>
                <w:rFonts w:ascii="Century Gothic" w:hAnsi="Century Gothic"/>
                <w:sz w:val="20"/>
                <w:szCs w:val="20"/>
              </w:rPr>
              <w:t>Creation of a job only on paid and approved accreditation applications</w:t>
            </w:r>
            <w:r>
              <w:rPr>
                <w:rFonts w:ascii="Century Gothic" w:hAnsi="Century Gothic"/>
                <w:sz w:val="20"/>
                <w:szCs w:val="20"/>
              </w:rPr>
              <w:t>.</w:t>
            </w:r>
          </w:p>
          <w:p w14:paraId="332B5B39" w14:textId="63694F12" w:rsidR="00D24F68" w:rsidRDefault="00D24F68" w:rsidP="00982891">
            <w:pPr>
              <w:pStyle w:val="ListParagraph"/>
              <w:numPr>
                <w:ilvl w:val="0"/>
                <w:numId w:val="189"/>
              </w:numPr>
              <w:spacing w:line="360" w:lineRule="auto"/>
              <w:jc w:val="both"/>
              <w:rPr>
                <w:rFonts w:ascii="Century Gothic" w:hAnsi="Century Gothic"/>
                <w:sz w:val="20"/>
                <w:szCs w:val="20"/>
              </w:rPr>
            </w:pPr>
            <w:r>
              <w:rPr>
                <w:rFonts w:ascii="Century Gothic" w:hAnsi="Century Gothic"/>
                <w:sz w:val="20"/>
                <w:szCs w:val="20"/>
              </w:rPr>
              <w:t xml:space="preserve">Notification to each </w:t>
            </w:r>
            <w:r w:rsidR="0067689F">
              <w:rPr>
                <w:rFonts w:ascii="Century Gothic" w:hAnsi="Century Gothic"/>
                <w:sz w:val="20"/>
                <w:szCs w:val="20"/>
              </w:rPr>
              <w:t>resource</w:t>
            </w:r>
            <w:r>
              <w:rPr>
                <w:rFonts w:ascii="Century Gothic" w:hAnsi="Century Gothic"/>
                <w:sz w:val="20"/>
                <w:szCs w:val="20"/>
              </w:rPr>
              <w:t xml:space="preserve"> on assignment of a job.</w:t>
            </w:r>
          </w:p>
          <w:p w14:paraId="5A0B54A8" w14:textId="252C4BE7" w:rsidR="00597099" w:rsidRDefault="00597099" w:rsidP="00982891">
            <w:pPr>
              <w:pStyle w:val="ListParagraph"/>
              <w:numPr>
                <w:ilvl w:val="0"/>
                <w:numId w:val="189"/>
              </w:numPr>
              <w:spacing w:line="360" w:lineRule="auto"/>
              <w:jc w:val="both"/>
              <w:rPr>
                <w:rFonts w:ascii="Century Gothic" w:hAnsi="Century Gothic"/>
                <w:sz w:val="20"/>
                <w:szCs w:val="20"/>
              </w:rPr>
            </w:pPr>
            <w:r>
              <w:rPr>
                <w:rFonts w:ascii="Century Gothic" w:hAnsi="Century Gothic"/>
                <w:sz w:val="20"/>
                <w:szCs w:val="20"/>
              </w:rPr>
              <w:t>Ability to attach a commissioning letter and documents necessary on email to the respective resources assigned</w:t>
            </w:r>
            <w:r w:rsidR="006E1057">
              <w:rPr>
                <w:rFonts w:ascii="Century Gothic" w:hAnsi="Century Gothic"/>
                <w:sz w:val="20"/>
                <w:szCs w:val="20"/>
              </w:rPr>
              <w:t xml:space="preserve"> a project.</w:t>
            </w:r>
          </w:p>
          <w:p w14:paraId="2FF0EAD6" w14:textId="77777777" w:rsidR="0067689F" w:rsidRDefault="0067689F" w:rsidP="00982891">
            <w:pPr>
              <w:pStyle w:val="ListParagraph"/>
              <w:numPr>
                <w:ilvl w:val="0"/>
                <w:numId w:val="189"/>
              </w:numPr>
              <w:spacing w:line="360" w:lineRule="auto"/>
              <w:jc w:val="both"/>
              <w:rPr>
                <w:rFonts w:ascii="Century Gothic" w:hAnsi="Century Gothic"/>
                <w:sz w:val="20"/>
                <w:szCs w:val="20"/>
              </w:rPr>
            </w:pPr>
            <w:r>
              <w:rPr>
                <w:rFonts w:ascii="Century Gothic" w:hAnsi="Century Gothic"/>
                <w:sz w:val="20"/>
                <w:szCs w:val="20"/>
              </w:rPr>
              <w:t xml:space="preserve">Ability to track </w:t>
            </w:r>
            <w:r w:rsidR="002A5CE1">
              <w:rPr>
                <w:rFonts w:ascii="Century Gothic" w:hAnsi="Century Gothic"/>
                <w:sz w:val="20"/>
                <w:szCs w:val="20"/>
              </w:rPr>
              <w:t>consumption of budget and generate reports relating to it.</w:t>
            </w:r>
          </w:p>
          <w:p w14:paraId="73FE311A" w14:textId="77777777" w:rsidR="007E223E" w:rsidRDefault="007E223E" w:rsidP="00982891">
            <w:pPr>
              <w:pStyle w:val="ListParagraph"/>
              <w:numPr>
                <w:ilvl w:val="0"/>
                <w:numId w:val="189"/>
              </w:numPr>
              <w:spacing w:line="360" w:lineRule="auto"/>
              <w:jc w:val="both"/>
              <w:rPr>
                <w:rFonts w:ascii="Century Gothic" w:hAnsi="Century Gothic"/>
                <w:sz w:val="20"/>
                <w:szCs w:val="20"/>
              </w:rPr>
            </w:pPr>
            <w:r>
              <w:rPr>
                <w:rFonts w:ascii="Century Gothic" w:hAnsi="Century Gothic"/>
                <w:sz w:val="20"/>
                <w:szCs w:val="20"/>
              </w:rPr>
              <w:t>Ability to link</w:t>
            </w:r>
            <w:r w:rsidR="004A5461">
              <w:rPr>
                <w:rFonts w:ascii="Century Gothic" w:hAnsi="Century Gothic"/>
                <w:sz w:val="20"/>
                <w:szCs w:val="20"/>
              </w:rPr>
              <w:t xml:space="preserve"> </w:t>
            </w:r>
            <w:r>
              <w:rPr>
                <w:rFonts w:ascii="Century Gothic" w:hAnsi="Century Gothic"/>
                <w:sz w:val="20"/>
                <w:szCs w:val="20"/>
              </w:rPr>
              <w:t>a job and a</w:t>
            </w:r>
            <w:r w:rsidR="004A5461">
              <w:rPr>
                <w:rFonts w:ascii="Century Gothic" w:hAnsi="Century Gothic"/>
                <w:sz w:val="20"/>
                <w:szCs w:val="20"/>
              </w:rPr>
              <w:t>n accreditation application.</w:t>
            </w:r>
          </w:p>
          <w:p w14:paraId="3E5792AE" w14:textId="3D10EFE7" w:rsidR="004A5461" w:rsidRPr="00982891" w:rsidRDefault="004A5461" w:rsidP="00982891">
            <w:pPr>
              <w:pStyle w:val="ListParagraph"/>
              <w:numPr>
                <w:ilvl w:val="0"/>
                <w:numId w:val="189"/>
              </w:numPr>
              <w:spacing w:line="360" w:lineRule="auto"/>
              <w:jc w:val="both"/>
              <w:rPr>
                <w:rFonts w:ascii="Century Gothic" w:hAnsi="Century Gothic"/>
                <w:sz w:val="20"/>
                <w:szCs w:val="20"/>
              </w:rPr>
            </w:pPr>
            <w:r>
              <w:rPr>
                <w:rFonts w:ascii="Century Gothic" w:hAnsi="Century Gothic"/>
                <w:sz w:val="20"/>
                <w:szCs w:val="20"/>
              </w:rPr>
              <w:t xml:space="preserve">Ability to allow </w:t>
            </w:r>
            <w:r w:rsidR="006C1D9F">
              <w:rPr>
                <w:rFonts w:ascii="Century Gothic" w:hAnsi="Century Gothic"/>
                <w:sz w:val="20"/>
                <w:szCs w:val="20"/>
              </w:rPr>
              <w:t>submission (</w:t>
            </w:r>
            <w:r>
              <w:rPr>
                <w:rFonts w:ascii="Century Gothic" w:hAnsi="Century Gothic"/>
                <w:sz w:val="20"/>
                <w:szCs w:val="20"/>
              </w:rPr>
              <w:t>Accrediting)</w:t>
            </w:r>
            <w:r w:rsidR="003D4652">
              <w:rPr>
                <w:rFonts w:ascii="Century Gothic" w:hAnsi="Century Gothic"/>
                <w:sz w:val="20"/>
                <w:szCs w:val="20"/>
              </w:rPr>
              <w:t xml:space="preserve"> of an application when the job Is marked as complete.</w:t>
            </w:r>
            <w:r>
              <w:rPr>
                <w:rFonts w:ascii="Century Gothic" w:hAnsi="Century Gothic"/>
                <w:sz w:val="20"/>
                <w:szCs w:val="20"/>
              </w:rPr>
              <w:t xml:space="preserve"> </w:t>
            </w:r>
          </w:p>
        </w:tc>
      </w:tr>
      <w:tr w:rsidR="002F72E4" w:rsidRPr="006E7CA3" w14:paraId="06E58183" w14:textId="77777777" w:rsidTr="004C0631">
        <w:trPr>
          <w:jc w:val="center"/>
        </w:trPr>
        <w:tc>
          <w:tcPr>
            <w:tcW w:w="2227" w:type="dxa"/>
            <w:tcPrChange w:id="354" w:author="Mercy Kemei" w:date="2017-12-13T15:49:00Z">
              <w:tcPr>
                <w:tcW w:w="2227" w:type="dxa"/>
              </w:tcPr>
            </w:tcPrChange>
          </w:tcPr>
          <w:p w14:paraId="45F54A84" w14:textId="60CC92DB" w:rsidR="002F72E4" w:rsidRPr="00F91632" w:rsidRDefault="002F72E4" w:rsidP="004C0631">
            <w:pPr>
              <w:spacing w:after="200" w:line="360" w:lineRule="auto"/>
              <w:contextualSpacing/>
              <w:jc w:val="both"/>
              <w:rPr>
                <w:rFonts w:ascii="Century Gothic" w:hAnsi="Century Gothic"/>
              </w:rPr>
            </w:pPr>
            <w:r w:rsidRPr="00F91632">
              <w:rPr>
                <w:rFonts w:ascii="Century Gothic" w:hAnsi="Century Gothic"/>
              </w:rPr>
              <w:lastRenderedPageBreak/>
              <w:t xml:space="preserve">Back office processes on </w:t>
            </w:r>
            <w:r w:rsidR="00D939D3" w:rsidRPr="00F91632">
              <w:rPr>
                <w:rFonts w:ascii="Century Gothic" w:hAnsi="Century Gothic"/>
              </w:rPr>
              <w:t>NAV</w:t>
            </w:r>
            <w:r w:rsidR="00D939D3">
              <w:rPr>
                <w:rFonts w:ascii="Century Gothic" w:hAnsi="Century Gothic"/>
              </w:rPr>
              <w:t xml:space="preserve"> (</w:t>
            </w:r>
            <w:r w:rsidRPr="00D939D3">
              <w:rPr>
                <w:rFonts w:ascii="Century Gothic" w:hAnsi="Century Gothic"/>
                <w:shd w:val="clear" w:color="auto" w:fill="FFFFFF" w:themeFill="background1"/>
              </w:rPr>
              <w:t>Board Approvals</w:t>
            </w:r>
            <w:r w:rsidRPr="00D939D3">
              <w:rPr>
                <w:rFonts w:ascii="Century Gothic" w:hAnsi="Century Gothic"/>
              </w:rPr>
              <w:t>)</w:t>
            </w:r>
          </w:p>
        </w:tc>
        <w:tc>
          <w:tcPr>
            <w:tcW w:w="6789" w:type="dxa"/>
            <w:tcPrChange w:id="355" w:author="Mercy Kemei" w:date="2017-12-13T15:49:00Z">
              <w:tcPr>
                <w:tcW w:w="6789" w:type="dxa"/>
              </w:tcPr>
            </w:tcPrChange>
          </w:tcPr>
          <w:p w14:paraId="26B01B41" w14:textId="77777777" w:rsidR="00AB5B46" w:rsidRDefault="002F72E4" w:rsidP="00D066EA">
            <w:pPr>
              <w:spacing w:line="360" w:lineRule="auto"/>
              <w:jc w:val="both"/>
              <w:rPr>
                <w:rFonts w:ascii="Century Gothic" w:hAnsi="Century Gothic"/>
              </w:rPr>
            </w:pPr>
            <w:r w:rsidRPr="00D066EA">
              <w:rPr>
                <w:rFonts w:ascii="Century Gothic" w:hAnsi="Century Gothic"/>
              </w:rPr>
              <w:t>Accreditation Decision table:</w:t>
            </w:r>
          </w:p>
          <w:p w14:paraId="51315884" w14:textId="111FD998" w:rsidR="00AB5B46" w:rsidRPr="00AB5B46" w:rsidRDefault="002F72E4" w:rsidP="00AB5B46">
            <w:pPr>
              <w:pStyle w:val="ListParagraph"/>
              <w:numPr>
                <w:ilvl w:val="0"/>
                <w:numId w:val="211"/>
              </w:numPr>
              <w:spacing w:line="360" w:lineRule="auto"/>
              <w:jc w:val="both"/>
              <w:rPr>
                <w:rFonts w:ascii="Century Gothic" w:hAnsi="Century Gothic"/>
                <w:sz w:val="20"/>
                <w:szCs w:val="20"/>
              </w:rPr>
            </w:pPr>
            <w:r w:rsidRPr="00AB5B46">
              <w:rPr>
                <w:rFonts w:ascii="Century Gothic" w:hAnsi="Century Gothic"/>
                <w:sz w:val="20"/>
                <w:szCs w:val="20"/>
              </w:rPr>
              <w:t xml:space="preserve">Accreditation no., </w:t>
            </w:r>
          </w:p>
          <w:p w14:paraId="668C1AF8" w14:textId="0ABEEC8C" w:rsidR="00AB5B46" w:rsidRPr="00AB5B46" w:rsidRDefault="00AB5B46" w:rsidP="00AB5B46">
            <w:pPr>
              <w:pStyle w:val="ListParagraph"/>
              <w:numPr>
                <w:ilvl w:val="0"/>
                <w:numId w:val="211"/>
              </w:numPr>
              <w:spacing w:line="360" w:lineRule="auto"/>
              <w:jc w:val="both"/>
              <w:rPr>
                <w:rFonts w:ascii="Century Gothic" w:hAnsi="Century Gothic"/>
                <w:sz w:val="20"/>
                <w:szCs w:val="20"/>
              </w:rPr>
            </w:pPr>
            <w:r w:rsidRPr="00AB5B46">
              <w:rPr>
                <w:rFonts w:ascii="Century Gothic" w:hAnsi="Century Gothic"/>
                <w:sz w:val="20"/>
                <w:szCs w:val="20"/>
              </w:rPr>
              <w:t>Type (</w:t>
            </w:r>
            <w:r w:rsidR="002F72E4" w:rsidRPr="00AB5B46">
              <w:rPr>
                <w:rFonts w:ascii="Century Gothic" w:hAnsi="Century Gothic"/>
                <w:sz w:val="20"/>
                <w:szCs w:val="20"/>
              </w:rPr>
              <w:t>Committee/Board/Secretariat),</w:t>
            </w:r>
          </w:p>
          <w:p w14:paraId="562631F3" w14:textId="5B13E7DF" w:rsidR="00AB5B46" w:rsidRPr="00AB5B46" w:rsidRDefault="007E223E" w:rsidP="00AB5B46">
            <w:pPr>
              <w:pStyle w:val="ListParagraph"/>
              <w:numPr>
                <w:ilvl w:val="0"/>
                <w:numId w:val="211"/>
              </w:numPr>
              <w:spacing w:line="360" w:lineRule="auto"/>
              <w:jc w:val="both"/>
              <w:rPr>
                <w:rFonts w:ascii="Century Gothic" w:hAnsi="Century Gothic"/>
                <w:sz w:val="20"/>
                <w:szCs w:val="20"/>
              </w:rPr>
            </w:pPr>
            <w:r w:rsidRPr="00AB5B46">
              <w:rPr>
                <w:rFonts w:ascii="Century Gothic" w:hAnsi="Century Gothic"/>
                <w:sz w:val="20"/>
                <w:szCs w:val="20"/>
              </w:rPr>
              <w:t>Decision (</w:t>
            </w:r>
            <w:r w:rsidR="00AB5B46" w:rsidRPr="00AB5B46">
              <w:rPr>
                <w:rFonts w:ascii="Century Gothic" w:hAnsi="Century Gothic"/>
                <w:sz w:val="20"/>
                <w:szCs w:val="20"/>
              </w:rPr>
              <w:t>Option: Major</w:t>
            </w:r>
            <w:r w:rsidR="00D939D3" w:rsidRPr="00AB5B46">
              <w:rPr>
                <w:rFonts w:ascii="Century Gothic" w:hAnsi="Century Gothic"/>
                <w:sz w:val="20"/>
                <w:szCs w:val="20"/>
              </w:rPr>
              <w:t>/</w:t>
            </w:r>
            <w:r w:rsidRPr="00AB5B46">
              <w:rPr>
                <w:rFonts w:ascii="Century Gothic" w:hAnsi="Century Gothic"/>
                <w:sz w:val="20"/>
                <w:szCs w:val="20"/>
              </w:rPr>
              <w:t>Minor Revamp, Redesign</w:t>
            </w:r>
            <w:r w:rsidR="002F72E4" w:rsidRPr="00AB5B46">
              <w:rPr>
                <w:rFonts w:ascii="Century Gothic" w:hAnsi="Century Gothic"/>
                <w:sz w:val="20"/>
                <w:szCs w:val="20"/>
              </w:rPr>
              <w:t>),</w:t>
            </w:r>
          </w:p>
          <w:p w14:paraId="333B066C" w14:textId="026353B8" w:rsidR="00AB5B46" w:rsidRPr="00AB5B46" w:rsidRDefault="007E223E" w:rsidP="00AB5B46">
            <w:pPr>
              <w:pStyle w:val="ListParagraph"/>
              <w:numPr>
                <w:ilvl w:val="0"/>
                <w:numId w:val="211"/>
              </w:numPr>
              <w:spacing w:line="360" w:lineRule="auto"/>
              <w:jc w:val="both"/>
              <w:rPr>
                <w:rFonts w:ascii="Century Gothic" w:hAnsi="Century Gothic"/>
                <w:sz w:val="20"/>
                <w:szCs w:val="20"/>
              </w:rPr>
            </w:pPr>
            <w:r w:rsidRPr="00AB5B46">
              <w:rPr>
                <w:rFonts w:ascii="Century Gothic" w:hAnsi="Century Gothic"/>
                <w:sz w:val="20"/>
                <w:szCs w:val="20"/>
              </w:rPr>
              <w:t>Status (</w:t>
            </w:r>
            <w:r w:rsidR="002F72E4" w:rsidRPr="00AB5B46">
              <w:rPr>
                <w:rFonts w:ascii="Century Gothic" w:hAnsi="Century Gothic"/>
                <w:sz w:val="20"/>
                <w:szCs w:val="20"/>
              </w:rPr>
              <w:t>Approved/Rejected),</w:t>
            </w:r>
          </w:p>
          <w:p w14:paraId="0956157C" w14:textId="0968B581" w:rsidR="00AB5B46" w:rsidRPr="00AB5B46" w:rsidRDefault="002F72E4" w:rsidP="00AB5B46">
            <w:pPr>
              <w:pStyle w:val="ListParagraph"/>
              <w:numPr>
                <w:ilvl w:val="0"/>
                <w:numId w:val="211"/>
              </w:numPr>
              <w:spacing w:line="360" w:lineRule="auto"/>
              <w:jc w:val="both"/>
              <w:rPr>
                <w:rFonts w:ascii="Century Gothic" w:hAnsi="Century Gothic"/>
                <w:sz w:val="20"/>
                <w:szCs w:val="20"/>
              </w:rPr>
            </w:pPr>
            <w:r w:rsidRPr="00AB5B46">
              <w:rPr>
                <w:rFonts w:ascii="Century Gothic" w:hAnsi="Century Gothic"/>
                <w:sz w:val="20"/>
                <w:szCs w:val="20"/>
              </w:rPr>
              <w:t>Date,</w:t>
            </w:r>
          </w:p>
          <w:p w14:paraId="6E388C7B" w14:textId="6BC9DEB4" w:rsidR="002F72E4" w:rsidRPr="00AB5B46" w:rsidRDefault="002F72E4" w:rsidP="00AB5B46">
            <w:pPr>
              <w:pStyle w:val="ListParagraph"/>
              <w:numPr>
                <w:ilvl w:val="0"/>
                <w:numId w:val="211"/>
              </w:numPr>
              <w:spacing w:line="360" w:lineRule="auto"/>
              <w:jc w:val="both"/>
              <w:rPr>
                <w:rFonts w:ascii="Century Gothic" w:hAnsi="Century Gothic"/>
                <w:b/>
                <w:sz w:val="20"/>
                <w:szCs w:val="20"/>
              </w:rPr>
            </w:pPr>
            <w:r w:rsidRPr="00AB5B46">
              <w:rPr>
                <w:rFonts w:ascii="Century Gothic" w:hAnsi="Century Gothic"/>
                <w:sz w:val="20"/>
                <w:szCs w:val="20"/>
              </w:rPr>
              <w:t>Accreditation stage (</w:t>
            </w:r>
            <w:r w:rsidR="007E223E" w:rsidRPr="00AB5B46">
              <w:rPr>
                <w:rFonts w:ascii="Century Gothic" w:hAnsi="Century Gothic"/>
                <w:sz w:val="20"/>
                <w:szCs w:val="20"/>
              </w:rPr>
              <w:t>Application</w:t>
            </w:r>
            <w:r w:rsidR="007E223E">
              <w:rPr>
                <w:rFonts w:ascii="Century Gothic" w:hAnsi="Century Gothic"/>
                <w:sz w:val="20"/>
                <w:szCs w:val="20"/>
              </w:rPr>
              <w:t>, Letter of interim Authority, Chartered</w:t>
            </w:r>
            <w:r w:rsidRPr="00AB5B46">
              <w:rPr>
                <w:rFonts w:ascii="Century Gothic" w:hAnsi="Century Gothic"/>
                <w:sz w:val="20"/>
                <w:szCs w:val="20"/>
              </w:rPr>
              <w:t>).</w:t>
            </w:r>
          </w:p>
          <w:p w14:paraId="0A72456B" w14:textId="77777777" w:rsidR="002F72E4" w:rsidRPr="00F91632" w:rsidRDefault="002F72E4">
            <w:pPr>
              <w:spacing w:line="360" w:lineRule="auto"/>
              <w:jc w:val="both"/>
              <w:rPr>
                <w:rFonts w:ascii="Century Gothic" w:hAnsi="Century Gothic"/>
                <w:b/>
              </w:rPr>
              <w:pPrChange w:id="356" w:author="Mercy Kemei" w:date="2017-12-13T15:49:00Z">
                <w:pPr>
                  <w:spacing w:line="360" w:lineRule="auto"/>
                </w:pPr>
              </w:pPrChange>
            </w:pPr>
            <w:r w:rsidRPr="00F91632">
              <w:rPr>
                <w:rFonts w:ascii="Century Gothic" w:hAnsi="Century Gothic"/>
                <w:b/>
              </w:rPr>
              <w:t xml:space="preserve">Receipting: </w:t>
            </w:r>
          </w:p>
          <w:p w14:paraId="5CDDE1BA" w14:textId="77777777" w:rsidR="002F72E4" w:rsidRPr="00D066EA" w:rsidRDefault="002F72E4">
            <w:pPr>
              <w:spacing w:line="360" w:lineRule="auto"/>
              <w:ind w:left="283"/>
              <w:jc w:val="both"/>
              <w:rPr>
                <w:rFonts w:ascii="Century Gothic" w:hAnsi="Century Gothic"/>
              </w:rPr>
              <w:pPrChange w:id="357" w:author="Mercy Kemei" w:date="2017-12-13T15:49:00Z">
                <w:pPr>
                  <w:pStyle w:val="ListParagraph"/>
                  <w:numPr>
                    <w:numId w:val="114"/>
                  </w:numPr>
                  <w:autoSpaceDE w:val="0"/>
                  <w:autoSpaceDN w:val="0"/>
                  <w:adjustRightInd w:val="0"/>
                  <w:spacing w:line="360" w:lineRule="auto"/>
                  <w:ind w:left="643" w:hanging="360"/>
                </w:pPr>
              </w:pPrChange>
            </w:pPr>
            <w:r w:rsidRPr="00D066EA">
              <w:rPr>
                <w:rFonts w:ascii="Century Gothic" w:hAnsi="Century Gothic"/>
              </w:rPr>
              <w:t xml:space="preserve">The accounts team should receipt the non-refundable application fees. Key details to track on the receipt include Bank (Mapped to Bank listing), Receipt Date (Mapped to Application date), External Doc No (Payment Reference No), Customer Account (Mapped to Applicant A/C), Description (Application No) etc. </w:t>
            </w:r>
          </w:p>
          <w:p w14:paraId="47297DD4" w14:textId="77777777" w:rsidR="002F72E4" w:rsidRPr="00D066EA" w:rsidRDefault="002F72E4">
            <w:pPr>
              <w:spacing w:line="360" w:lineRule="auto"/>
              <w:ind w:left="283"/>
              <w:jc w:val="both"/>
              <w:rPr>
                <w:rFonts w:ascii="Century Gothic" w:hAnsi="Century Gothic"/>
              </w:rPr>
              <w:pPrChange w:id="358" w:author="Mercy Kemei" w:date="2017-12-13T15:49:00Z">
                <w:pPr>
                  <w:pStyle w:val="ListParagraph"/>
                  <w:numPr>
                    <w:numId w:val="114"/>
                  </w:numPr>
                  <w:autoSpaceDE w:val="0"/>
                  <w:autoSpaceDN w:val="0"/>
                  <w:adjustRightInd w:val="0"/>
                  <w:spacing w:line="360" w:lineRule="auto"/>
                  <w:ind w:left="643" w:hanging="360"/>
                </w:pPr>
              </w:pPrChange>
            </w:pPr>
            <w:r w:rsidRPr="00D066EA">
              <w:rPr>
                <w:rFonts w:ascii="Century Gothic" w:hAnsi="Century Gothic"/>
              </w:rPr>
              <w:t xml:space="preserve">The double entry summary on receipting is as follows: </w:t>
            </w:r>
          </w:p>
          <w:p w14:paraId="1DCCFF04" w14:textId="77777777" w:rsidR="002F72E4" w:rsidRPr="00F91632" w:rsidRDefault="002F72E4">
            <w:pPr>
              <w:pStyle w:val="ListParagraph"/>
              <w:autoSpaceDE w:val="0"/>
              <w:autoSpaceDN w:val="0"/>
              <w:adjustRightInd w:val="0"/>
              <w:spacing w:line="360" w:lineRule="auto"/>
              <w:ind w:left="720"/>
              <w:jc w:val="both"/>
              <w:rPr>
                <w:rFonts w:ascii="Century Gothic" w:hAnsi="Century Gothic"/>
                <w:sz w:val="20"/>
                <w:szCs w:val="20"/>
              </w:rPr>
              <w:pPrChange w:id="359" w:author="Mercy Kemei" w:date="2017-12-13T15:49:00Z">
                <w:pPr>
                  <w:pStyle w:val="ListParagraph"/>
                  <w:autoSpaceDE w:val="0"/>
                  <w:autoSpaceDN w:val="0"/>
                  <w:adjustRightInd w:val="0"/>
                  <w:spacing w:line="360" w:lineRule="auto"/>
                  <w:ind w:left="720"/>
                </w:pPr>
              </w:pPrChange>
            </w:pPr>
            <w:r w:rsidRPr="00F91632">
              <w:rPr>
                <w:rFonts w:ascii="Century Gothic" w:hAnsi="Century Gothic"/>
                <w:b/>
                <w:sz w:val="20"/>
                <w:szCs w:val="20"/>
              </w:rPr>
              <w:t xml:space="preserve">      DR: </w:t>
            </w:r>
            <w:r w:rsidRPr="00F91632">
              <w:rPr>
                <w:rFonts w:ascii="Century Gothic" w:hAnsi="Century Gothic"/>
                <w:sz w:val="20"/>
                <w:szCs w:val="20"/>
              </w:rPr>
              <w:t xml:space="preserve">Bank </w:t>
            </w:r>
            <w:r w:rsidRPr="00F91632">
              <w:rPr>
                <w:rFonts w:ascii="Century Gothic" w:hAnsi="Century Gothic"/>
                <w:b/>
                <w:sz w:val="20"/>
                <w:szCs w:val="20"/>
              </w:rPr>
              <w:t>CR:</w:t>
            </w:r>
            <w:r w:rsidRPr="00F91632">
              <w:rPr>
                <w:rFonts w:ascii="Century Gothic" w:hAnsi="Century Gothic"/>
                <w:sz w:val="20"/>
                <w:szCs w:val="20"/>
              </w:rPr>
              <w:t xml:space="preserve"> Applicant A/C</w:t>
            </w:r>
          </w:p>
          <w:p w14:paraId="5C5FFD7D" w14:textId="77777777" w:rsidR="002F72E4" w:rsidRPr="00D066EA" w:rsidRDefault="002F72E4">
            <w:pPr>
              <w:spacing w:line="360" w:lineRule="auto"/>
              <w:ind w:left="283"/>
              <w:jc w:val="both"/>
              <w:rPr>
                <w:rFonts w:ascii="Century Gothic" w:hAnsi="Century Gothic"/>
              </w:rPr>
              <w:pPrChange w:id="360" w:author="Mercy Kemei" w:date="2017-12-13T15:49:00Z">
                <w:pPr>
                  <w:pStyle w:val="ListParagraph"/>
                  <w:numPr>
                    <w:numId w:val="114"/>
                  </w:numPr>
                  <w:autoSpaceDE w:val="0"/>
                  <w:autoSpaceDN w:val="0"/>
                  <w:adjustRightInd w:val="0"/>
                  <w:spacing w:line="360" w:lineRule="auto"/>
                  <w:ind w:left="643" w:hanging="360"/>
                </w:pPr>
              </w:pPrChange>
            </w:pPr>
            <w:r w:rsidRPr="00D066EA">
              <w:rPr>
                <w:rFonts w:ascii="Century Gothic" w:hAnsi="Century Gothic"/>
              </w:rPr>
              <w:t xml:space="preserve">Ability to generate automatic email receipts (Sent to applicant once posted) </w:t>
            </w:r>
          </w:p>
          <w:p w14:paraId="698C97B9" w14:textId="77777777" w:rsidR="002F72E4" w:rsidRPr="00D066EA" w:rsidRDefault="002F72E4">
            <w:pPr>
              <w:spacing w:line="360" w:lineRule="auto"/>
              <w:ind w:left="283"/>
              <w:jc w:val="both"/>
              <w:rPr>
                <w:rFonts w:ascii="Century Gothic" w:hAnsi="Century Gothic"/>
              </w:rPr>
              <w:pPrChange w:id="361" w:author="Mercy Kemei" w:date="2017-12-13T15:49:00Z">
                <w:pPr>
                  <w:pStyle w:val="ListParagraph"/>
                  <w:numPr>
                    <w:numId w:val="114"/>
                  </w:numPr>
                  <w:autoSpaceDE w:val="0"/>
                  <w:autoSpaceDN w:val="0"/>
                  <w:adjustRightInd w:val="0"/>
                  <w:spacing w:line="360" w:lineRule="auto"/>
                  <w:ind w:left="643" w:hanging="360"/>
                </w:pPr>
              </w:pPrChange>
            </w:pPr>
            <w:r w:rsidRPr="00D066EA">
              <w:rPr>
                <w:rFonts w:ascii="Century Gothic" w:hAnsi="Century Gothic"/>
              </w:rPr>
              <w:t xml:space="preserve">Ability to link the posted receipt to the accreditation application (System populates the receipted amount). </w:t>
            </w:r>
          </w:p>
          <w:p w14:paraId="51A582F3" w14:textId="77777777" w:rsidR="002F72E4" w:rsidRDefault="002F72E4">
            <w:pPr>
              <w:spacing w:line="360" w:lineRule="auto"/>
              <w:jc w:val="both"/>
              <w:rPr>
                <w:rFonts w:ascii="Century Gothic" w:hAnsi="Century Gothic"/>
                <w:b/>
              </w:rPr>
              <w:pPrChange w:id="362" w:author="Mercy Kemei" w:date="2017-12-13T15:49:00Z">
                <w:pPr>
                  <w:pStyle w:val="ListParagraph"/>
                  <w:numPr>
                    <w:numId w:val="115"/>
                  </w:numPr>
                  <w:spacing w:line="360" w:lineRule="auto"/>
                  <w:ind w:left="720" w:hanging="360"/>
                </w:pPr>
              </w:pPrChange>
            </w:pPr>
            <w:r w:rsidRPr="00F91632">
              <w:rPr>
                <w:rFonts w:ascii="Century Gothic" w:hAnsi="Century Gothic"/>
                <w:b/>
              </w:rPr>
              <w:t xml:space="preserve">Approval/Workflows and accreditation process </w:t>
            </w:r>
          </w:p>
          <w:p w14:paraId="559D8FF3" w14:textId="77777777" w:rsidR="002F72E4" w:rsidRPr="00F91632" w:rsidRDefault="002F72E4" w:rsidP="004C0631">
            <w:pPr>
              <w:spacing w:line="360" w:lineRule="auto"/>
              <w:jc w:val="both"/>
              <w:rPr>
                <w:rFonts w:ascii="Century Gothic" w:hAnsi="Century Gothic"/>
              </w:rPr>
            </w:pPr>
            <w:r w:rsidRPr="00F91632">
              <w:rPr>
                <w:rFonts w:ascii="Century Gothic" w:hAnsi="Century Gothic"/>
              </w:rPr>
              <w:t>Standard NAV workflows to be activated to support approvals (Status changes from Open to Released) Once the application is fully approved, authorized users can run the score checklist report which is:</w:t>
            </w:r>
          </w:p>
          <w:p w14:paraId="18A837CB" w14:textId="77777777" w:rsidR="002F72E4" w:rsidRPr="00F91632" w:rsidRDefault="002F72E4">
            <w:pPr>
              <w:pStyle w:val="ListParagraph"/>
              <w:numPr>
                <w:ilvl w:val="0"/>
                <w:numId w:val="208"/>
              </w:numPr>
              <w:spacing w:line="360" w:lineRule="auto"/>
              <w:jc w:val="both"/>
              <w:rPr>
                <w:rFonts w:ascii="Century Gothic" w:hAnsi="Century Gothic"/>
                <w:sz w:val="20"/>
                <w:szCs w:val="20"/>
              </w:rPr>
              <w:pPrChange w:id="363" w:author="Mercy Kemei" w:date="2017-12-13T15:49:00Z">
                <w:pPr>
                  <w:pStyle w:val="ListParagraph"/>
                  <w:numPr>
                    <w:ilvl w:val="1"/>
                    <w:numId w:val="116"/>
                  </w:numPr>
                  <w:spacing w:line="360" w:lineRule="auto"/>
                  <w:ind w:left="1440" w:hanging="360"/>
                </w:pPr>
              </w:pPrChange>
            </w:pPr>
            <w:r w:rsidRPr="00F91632">
              <w:rPr>
                <w:rFonts w:ascii="Century Gothic" w:hAnsi="Century Gothic"/>
                <w:sz w:val="20"/>
                <w:szCs w:val="20"/>
              </w:rPr>
              <w:t xml:space="preserve">Sent to committee and board for final decision. </w:t>
            </w:r>
          </w:p>
          <w:p w14:paraId="08712A69" w14:textId="1C029E0B" w:rsidR="002F72E4" w:rsidRDefault="002F72E4" w:rsidP="00726339">
            <w:pPr>
              <w:pStyle w:val="ListParagraph"/>
              <w:numPr>
                <w:ilvl w:val="0"/>
                <w:numId w:val="208"/>
              </w:numPr>
              <w:spacing w:line="360" w:lineRule="auto"/>
              <w:jc w:val="both"/>
              <w:rPr>
                <w:rFonts w:ascii="Century Gothic" w:hAnsi="Century Gothic"/>
                <w:sz w:val="20"/>
                <w:szCs w:val="20"/>
              </w:rPr>
            </w:pPr>
            <w:r w:rsidRPr="00F91632">
              <w:rPr>
                <w:rFonts w:ascii="Century Gothic" w:hAnsi="Century Gothic"/>
                <w:sz w:val="20"/>
                <w:szCs w:val="20"/>
              </w:rPr>
              <w:t>Application status changes to awaiting committee decision.</w:t>
            </w:r>
          </w:p>
          <w:p w14:paraId="2B75CD7C" w14:textId="6AA1FCE2" w:rsidR="00B037E5" w:rsidRPr="00F91632" w:rsidRDefault="00B037E5" w:rsidP="00B037E5">
            <w:pPr>
              <w:pStyle w:val="ListParagraph"/>
              <w:numPr>
                <w:ilvl w:val="0"/>
                <w:numId w:val="208"/>
              </w:numPr>
              <w:spacing w:line="360" w:lineRule="auto"/>
              <w:jc w:val="both"/>
              <w:rPr>
                <w:rFonts w:ascii="Century Gothic" w:hAnsi="Century Gothic"/>
                <w:sz w:val="20"/>
                <w:szCs w:val="20"/>
              </w:rPr>
            </w:pPr>
            <w:r>
              <w:rPr>
                <w:rFonts w:ascii="Century Gothic" w:hAnsi="Century Gothic"/>
                <w:sz w:val="20"/>
                <w:szCs w:val="20"/>
              </w:rPr>
              <w:t>On approval the status changes to Awaiting charter for university and Accredited for programs.</w:t>
            </w:r>
          </w:p>
          <w:p w14:paraId="6E3DF295" w14:textId="77777777" w:rsidR="002F72E4" w:rsidRPr="00F91632" w:rsidRDefault="002F72E4" w:rsidP="004C0631">
            <w:pPr>
              <w:spacing w:after="200" w:line="360" w:lineRule="auto"/>
              <w:contextualSpacing/>
              <w:jc w:val="both"/>
              <w:rPr>
                <w:rFonts w:ascii="Century Gothic" w:hAnsi="Century Gothic"/>
                <w:b/>
                <w:lang w:val="x-none"/>
              </w:rPr>
            </w:pPr>
            <w:r w:rsidRPr="00F91632">
              <w:rPr>
                <w:rFonts w:ascii="Century Gothic" w:hAnsi="Century Gothic"/>
                <w:b/>
              </w:rPr>
              <w:t xml:space="preserve">Key reports: </w:t>
            </w:r>
          </w:p>
          <w:p w14:paraId="59903DCE" w14:textId="77777777" w:rsidR="002F72E4" w:rsidRPr="00F91632" w:rsidRDefault="002F72E4" w:rsidP="00DC3A14">
            <w:pPr>
              <w:pStyle w:val="ListParagraph"/>
              <w:numPr>
                <w:ilvl w:val="0"/>
                <w:numId w:val="189"/>
              </w:numPr>
              <w:spacing w:after="200" w:line="360" w:lineRule="auto"/>
              <w:contextualSpacing/>
              <w:jc w:val="both"/>
              <w:rPr>
                <w:rFonts w:ascii="Century Gothic" w:hAnsi="Century Gothic"/>
                <w:b/>
                <w:sz w:val="20"/>
                <w:szCs w:val="20"/>
                <w:lang w:val="x-none"/>
              </w:rPr>
            </w:pPr>
            <w:r w:rsidRPr="00F91632">
              <w:rPr>
                <w:rFonts w:ascii="Century Gothic" w:hAnsi="Century Gothic"/>
                <w:sz w:val="20"/>
                <w:szCs w:val="20"/>
              </w:rPr>
              <w:t>Application form</w:t>
            </w:r>
          </w:p>
          <w:p w14:paraId="0D9FF576" w14:textId="77777777" w:rsidR="002F72E4" w:rsidRPr="00F91632" w:rsidRDefault="002F72E4" w:rsidP="00DC3A14">
            <w:pPr>
              <w:pStyle w:val="ListParagraph"/>
              <w:numPr>
                <w:ilvl w:val="0"/>
                <w:numId w:val="189"/>
              </w:numPr>
              <w:spacing w:after="200" w:line="360" w:lineRule="auto"/>
              <w:contextualSpacing/>
              <w:jc w:val="both"/>
              <w:rPr>
                <w:rFonts w:ascii="Century Gothic" w:hAnsi="Century Gothic"/>
                <w:b/>
                <w:sz w:val="20"/>
                <w:szCs w:val="20"/>
                <w:lang w:val="x-none"/>
              </w:rPr>
            </w:pPr>
            <w:r w:rsidRPr="00F91632">
              <w:rPr>
                <w:rFonts w:ascii="Century Gothic" w:hAnsi="Century Gothic"/>
                <w:sz w:val="20"/>
                <w:szCs w:val="20"/>
              </w:rPr>
              <w:t xml:space="preserve">Payment listing </w:t>
            </w:r>
          </w:p>
          <w:p w14:paraId="4C985961" w14:textId="77777777" w:rsidR="002F72E4" w:rsidRPr="00F91632" w:rsidRDefault="002F72E4" w:rsidP="00DC3A14">
            <w:pPr>
              <w:pStyle w:val="ListParagraph"/>
              <w:numPr>
                <w:ilvl w:val="0"/>
                <w:numId w:val="189"/>
              </w:numPr>
              <w:spacing w:after="200" w:line="360" w:lineRule="auto"/>
              <w:contextualSpacing/>
              <w:jc w:val="both"/>
              <w:rPr>
                <w:rFonts w:ascii="Century Gothic" w:hAnsi="Century Gothic"/>
                <w:b/>
                <w:sz w:val="20"/>
                <w:szCs w:val="20"/>
                <w:lang w:val="x-none"/>
              </w:rPr>
            </w:pPr>
            <w:r w:rsidRPr="00F91632">
              <w:rPr>
                <w:rFonts w:ascii="Century Gothic" w:hAnsi="Century Gothic"/>
                <w:sz w:val="20"/>
                <w:szCs w:val="20"/>
              </w:rPr>
              <w:lastRenderedPageBreak/>
              <w:t>Payment receipt</w:t>
            </w:r>
          </w:p>
          <w:p w14:paraId="0BA9A9D8" w14:textId="1170A9CD" w:rsidR="001F3191" w:rsidRPr="001F3191" w:rsidRDefault="002F72E4" w:rsidP="001F3191">
            <w:pPr>
              <w:pStyle w:val="ListParagraph"/>
              <w:numPr>
                <w:ilvl w:val="0"/>
                <w:numId w:val="189"/>
              </w:numPr>
              <w:spacing w:after="200" w:line="360" w:lineRule="auto"/>
              <w:contextualSpacing/>
              <w:jc w:val="both"/>
              <w:rPr>
                <w:rFonts w:ascii="Century Gothic" w:hAnsi="Century Gothic"/>
                <w:b/>
                <w:sz w:val="20"/>
                <w:szCs w:val="20"/>
                <w:lang w:val="x-none"/>
              </w:rPr>
            </w:pPr>
            <w:r>
              <w:rPr>
                <w:rFonts w:ascii="Century Gothic" w:hAnsi="Century Gothic"/>
                <w:sz w:val="20"/>
                <w:szCs w:val="20"/>
              </w:rPr>
              <w:t>Listing of accredited institutions</w:t>
            </w:r>
            <w:r w:rsidR="001F3191">
              <w:rPr>
                <w:rFonts w:ascii="Century Gothic" w:hAnsi="Century Gothic"/>
                <w:sz w:val="20"/>
                <w:szCs w:val="20"/>
              </w:rPr>
              <w:t xml:space="preserve"> and their programs</w:t>
            </w:r>
          </w:p>
        </w:tc>
      </w:tr>
    </w:tbl>
    <w:p w14:paraId="6A254132" w14:textId="77777777" w:rsidR="00EE1347" w:rsidRDefault="00EE1347" w:rsidP="00EE1347">
      <w:pPr>
        <w:pStyle w:val="ListParagraph"/>
        <w:tabs>
          <w:tab w:val="left" w:pos="2169"/>
        </w:tabs>
        <w:spacing w:line="276" w:lineRule="auto"/>
        <w:ind w:left="720"/>
        <w:contextualSpacing/>
        <w:jc w:val="both"/>
        <w:rPr>
          <w:rFonts w:ascii="Century Gothic" w:hAnsi="Century Gothic"/>
          <w:b/>
          <w:bCs/>
          <w:noProof/>
          <w:lang w:val="sw-KE" w:eastAsia="sw-KE"/>
        </w:rPr>
      </w:pPr>
      <w:r>
        <w:rPr>
          <w:rFonts w:ascii="Century Gothic" w:hAnsi="Century Gothic"/>
          <w:b/>
          <w:bCs/>
          <w:noProof/>
          <w:lang w:val="sw-KE" w:eastAsia="sw-KE"/>
        </w:rPr>
        <w:lastRenderedPageBreak/>
        <w:br w:type="page"/>
      </w:r>
    </w:p>
    <w:p w14:paraId="5D43F2B0" w14:textId="34EB469C" w:rsidR="00FF773A" w:rsidRPr="00EE1347" w:rsidRDefault="00FF773A" w:rsidP="00EE1347">
      <w:pPr>
        <w:pStyle w:val="ListParagraph"/>
        <w:tabs>
          <w:tab w:val="left" w:pos="2169"/>
        </w:tabs>
        <w:spacing w:line="276" w:lineRule="auto"/>
        <w:ind w:left="720"/>
        <w:contextualSpacing/>
        <w:jc w:val="both"/>
        <w:rPr>
          <w:rFonts w:ascii="Century Gothic" w:eastAsia="Calibri" w:hAnsi="Century Gothic"/>
          <w:lang w:val="en-GB"/>
        </w:rPr>
      </w:pPr>
      <w:r w:rsidRPr="00EE1347">
        <w:rPr>
          <w:rFonts w:ascii="Century Gothic" w:hAnsi="Century Gothic"/>
          <w:b/>
          <w:bCs/>
          <w:noProof/>
          <w:sz w:val="36"/>
          <w:szCs w:val="36"/>
          <w:lang w:val="sw-KE" w:eastAsia="sw-KE"/>
        </w:rPr>
        <w:lastRenderedPageBreak/>
        <w:t xml:space="preserve">SECTION E: CONCEPTUAL BUSINESS PROCESS MODELS FOR </w:t>
      </w:r>
      <w:r w:rsidR="006442C6" w:rsidRPr="00EE1347">
        <w:rPr>
          <w:rFonts w:ascii="Century Gothic" w:hAnsi="Century Gothic"/>
          <w:b/>
          <w:bCs/>
          <w:noProof/>
          <w:sz w:val="36"/>
          <w:szCs w:val="36"/>
          <w:lang w:val="sw-KE" w:eastAsia="sw-KE"/>
        </w:rPr>
        <w:t>DATA COLLECTION MODULE</w:t>
      </w:r>
    </w:p>
    <w:p w14:paraId="2CD8A5B7" w14:textId="46A66C6B" w:rsidR="00FF773A" w:rsidRPr="00D95D7B" w:rsidRDefault="00FF773A" w:rsidP="00D95D7B">
      <w:pPr>
        <w:spacing w:line="312" w:lineRule="auto"/>
        <w:jc w:val="both"/>
        <w:rPr>
          <w:rFonts w:ascii="Century Gothic" w:hAnsi="Century Gothic"/>
          <w:sz w:val="24"/>
          <w:szCs w:val="24"/>
        </w:rPr>
      </w:pPr>
      <w:r w:rsidRPr="00711AF0">
        <w:rPr>
          <w:rFonts w:ascii="Century Gothic" w:hAnsi="Century Gothic"/>
          <w:b/>
          <w:bCs/>
          <w:noProof/>
          <w:sz w:val="24"/>
          <w:szCs w:val="24"/>
        </w:rPr>
        <mc:AlternateContent>
          <mc:Choice Requires="wps">
            <w:drawing>
              <wp:anchor distT="0" distB="0" distL="114300" distR="114300" simplePos="0" relativeHeight="251670528" behindDoc="0" locked="0" layoutInCell="1" allowOverlap="1" wp14:anchorId="409C80BE" wp14:editId="4F03D02A">
                <wp:simplePos x="0" y="0"/>
                <wp:positionH relativeFrom="column">
                  <wp:posOffset>-619125</wp:posOffset>
                </wp:positionH>
                <wp:positionV relativeFrom="paragraph">
                  <wp:posOffset>-2540</wp:posOffset>
                </wp:positionV>
                <wp:extent cx="7105650" cy="0"/>
                <wp:effectExtent l="9525" t="15240" r="28575" b="41910"/>
                <wp:wrapNone/>
                <wp:docPr id="53"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5650" cy="0"/>
                        </a:xfrm>
                        <a:prstGeom prst="straightConnector1">
                          <a:avLst/>
                        </a:prstGeom>
                        <a:noFill/>
                        <a:ln w="19050">
                          <a:solidFill>
                            <a:srgbClr val="C00000"/>
                          </a:solidFill>
                          <a:round/>
                          <a:headEnd/>
                          <a:tailEnd/>
                        </a:ln>
                        <a:effectLst>
                          <a:outerShdw dist="28398" dir="3806097" algn="ctr" rotWithShape="0">
                            <a:srgbClr val="205867">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8885E1" id="AutoShape 30" o:spid="_x0000_s1026" type="#_x0000_t32" style="position:absolute;margin-left:-48.75pt;margin-top:-.2pt;width:559.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" strokecolor="#c00000" strokeweight="1.5pt">
                <v:shadow on="t" color="#205867" opacity=".5" offset="1pt"/>
              </v:shape>
            </w:pict>
          </mc:Fallback>
        </mc:AlternateContent>
      </w:r>
    </w:p>
    <w:p w14:paraId="38B653D0" w14:textId="2BCBD5BE" w:rsidR="00FF773A" w:rsidRPr="00711AF0" w:rsidRDefault="00D95D7B" w:rsidP="00FF773A">
      <w:pPr>
        <w:pStyle w:val="Heading2"/>
        <w:spacing w:line="360" w:lineRule="auto"/>
        <w:rPr>
          <w:rFonts w:ascii="Century Gothic" w:hAnsi="Century Gothic"/>
          <w:b/>
          <w:color w:val="auto"/>
          <w:sz w:val="24"/>
        </w:rPr>
      </w:pPr>
      <w:bookmarkStart w:id="364" w:name="_Toc535316435"/>
      <w:r>
        <w:rPr>
          <w:rFonts w:ascii="Century Gothic" w:eastAsia="Calibri" w:hAnsi="Century Gothic" w:cs="Times New Roman"/>
          <w:b/>
          <w:color w:val="000000"/>
          <w:sz w:val="22"/>
          <w:szCs w:val="22"/>
        </w:rPr>
        <w:t xml:space="preserve">5.1. </w:t>
      </w:r>
      <w:r w:rsidR="00FF773A" w:rsidRPr="00711AF0">
        <w:rPr>
          <w:rFonts w:ascii="Century Gothic" w:hAnsi="Century Gothic"/>
          <w:b/>
          <w:color w:val="auto"/>
          <w:sz w:val="24"/>
        </w:rPr>
        <w:t>Proposed Database design</w:t>
      </w:r>
      <w:bookmarkEnd w:id="364"/>
    </w:p>
    <w:p w14:paraId="45BA33BF" w14:textId="488315CC" w:rsidR="00FF773A" w:rsidRDefault="00FF773A" w:rsidP="00FF773A">
      <w:pPr>
        <w:pStyle w:val="Default"/>
        <w:widowControl w:val="0"/>
        <w:spacing w:line="360" w:lineRule="auto"/>
        <w:ind w:left="720"/>
        <w:jc w:val="both"/>
        <w:rPr>
          <w:rFonts w:cs="Times New Roman"/>
          <w:sz w:val="22"/>
          <w:szCs w:val="22"/>
        </w:rPr>
      </w:pPr>
      <w:r w:rsidRPr="007F067F">
        <w:rPr>
          <w:rFonts w:cs="Times New Roman"/>
          <w:sz w:val="22"/>
          <w:szCs w:val="22"/>
        </w:rPr>
        <w:t>The section below summarizes the system configuration</w:t>
      </w:r>
      <w:r>
        <w:rPr>
          <w:rFonts w:cs="Times New Roman"/>
          <w:sz w:val="22"/>
          <w:szCs w:val="22"/>
        </w:rPr>
        <w:t xml:space="preserve"> and des</w:t>
      </w:r>
      <w:r w:rsidR="00B751D0">
        <w:rPr>
          <w:rFonts w:cs="Times New Roman"/>
          <w:sz w:val="22"/>
          <w:szCs w:val="22"/>
        </w:rPr>
        <w:t>ign approach for data collection;</w:t>
      </w:r>
    </w:p>
    <w:tbl>
      <w:tblPr>
        <w:tblStyle w:val="TableGrid"/>
        <w:tblW w:w="10060" w:type="dxa"/>
        <w:jc w:val="center"/>
        <w:tblLook w:val="04A0" w:firstRow="1" w:lastRow="0" w:firstColumn="1" w:lastColumn="0" w:noHBand="0" w:noVBand="1"/>
        <w:tblPrChange w:id="365" w:author="Mercy Kemei" w:date="2017-12-13T15:52:00Z">
          <w:tblPr>
            <w:tblStyle w:val="TableGrid"/>
            <w:tblW w:w="10060" w:type="dxa"/>
            <w:tblLook w:val="04A0" w:firstRow="1" w:lastRow="0" w:firstColumn="1" w:lastColumn="0" w:noHBand="0" w:noVBand="1"/>
          </w:tblPr>
        </w:tblPrChange>
      </w:tblPr>
      <w:tblGrid>
        <w:gridCol w:w="2371"/>
        <w:gridCol w:w="4057"/>
        <w:gridCol w:w="3632"/>
        <w:tblGridChange w:id="366">
          <w:tblGrid>
            <w:gridCol w:w="2371"/>
            <w:gridCol w:w="4057"/>
            <w:gridCol w:w="3632"/>
          </w:tblGrid>
        </w:tblGridChange>
      </w:tblGrid>
      <w:tr w:rsidR="00FF773A" w:rsidRPr="008B04A7" w14:paraId="672271F2" w14:textId="77777777" w:rsidTr="000B60F2">
        <w:trPr>
          <w:jc w:val="center"/>
        </w:trPr>
        <w:tc>
          <w:tcPr>
            <w:tcW w:w="2371" w:type="dxa"/>
            <w:tcPrChange w:id="367" w:author="Mercy Kemei" w:date="2017-12-13T15:52:00Z">
              <w:tcPr>
                <w:tcW w:w="2371" w:type="dxa"/>
              </w:tcPr>
            </w:tcPrChange>
          </w:tcPr>
          <w:p w14:paraId="135FF06B" w14:textId="77777777" w:rsidR="00FF773A" w:rsidRPr="008B04A7" w:rsidRDefault="00FF773A" w:rsidP="00FF773A">
            <w:pPr>
              <w:spacing w:line="360" w:lineRule="auto"/>
              <w:rPr>
                <w:rFonts w:ascii="Century Gothic" w:hAnsi="Century Gothic"/>
                <w:b/>
                <w:sz w:val="22"/>
                <w:szCs w:val="22"/>
              </w:rPr>
            </w:pPr>
            <w:r w:rsidRPr="008B04A7">
              <w:rPr>
                <w:rFonts w:ascii="Century Gothic" w:hAnsi="Century Gothic"/>
                <w:b/>
                <w:sz w:val="22"/>
                <w:szCs w:val="22"/>
              </w:rPr>
              <w:t>Process</w:t>
            </w:r>
          </w:p>
        </w:tc>
        <w:tc>
          <w:tcPr>
            <w:tcW w:w="4057" w:type="dxa"/>
            <w:tcPrChange w:id="368" w:author="Mercy Kemei" w:date="2017-12-13T15:52:00Z">
              <w:tcPr>
                <w:tcW w:w="4057" w:type="dxa"/>
              </w:tcPr>
            </w:tcPrChange>
          </w:tcPr>
          <w:p w14:paraId="6296FE07" w14:textId="77777777" w:rsidR="00FF773A" w:rsidRPr="008B04A7" w:rsidRDefault="00FF773A">
            <w:pPr>
              <w:spacing w:line="360" w:lineRule="auto"/>
              <w:jc w:val="both"/>
              <w:rPr>
                <w:rFonts w:ascii="Century Gothic" w:hAnsi="Century Gothic"/>
                <w:b/>
                <w:sz w:val="22"/>
                <w:szCs w:val="22"/>
              </w:rPr>
              <w:pPrChange w:id="369" w:author="Mercy Kemei" w:date="2017-12-13T15:52:00Z">
                <w:pPr>
                  <w:spacing w:line="360" w:lineRule="auto"/>
                </w:pPr>
              </w:pPrChange>
            </w:pPr>
            <w:r w:rsidRPr="008B04A7">
              <w:rPr>
                <w:rFonts w:ascii="Century Gothic" w:hAnsi="Century Gothic"/>
                <w:b/>
                <w:sz w:val="22"/>
                <w:szCs w:val="22"/>
              </w:rPr>
              <w:t>Design Approach</w:t>
            </w:r>
          </w:p>
        </w:tc>
        <w:tc>
          <w:tcPr>
            <w:tcW w:w="3632" w:type="dxa"/>
            <w:tcPrChange w:id="370" w:author="Mercy Kemei" w:date="2017-12-13T15:52:00Z">
              <w:tcPr>
                <w:tcW w:w="3632" w:type="dxa"/>
              </w:tcPr>
            </w:tcPrChange>
          </w:tcPr>
          <w:p w14:paraId="559C457B" w14:textId="77777777" w:rsidR="00FF773A" w:rsidRPr="008B04A7" w:rsidRDefault="00FF773A">
            <w:pPr>
              <w:spacing w:line="360" w:lineRule="auto"/>
              <w:jc w:val="both"/>
              <w:rPr>
                <w:rFonts w:ascii="Century Gothic" w:hAnsi="Century Gothic"/>
                <w:b/>
                <w:sz w:val="22"/>
                <w:szCs w:val="22"/>
              </w:rPr>
              <w:pPrChange w:id="371" w:author="Mercy Kemei" w:date="2017-12-13T15:52:00Z">
                <w:pPr>
                  <w:spacing w:line="360" w:lineRule="auto"/>
                </w:pPr>
              </w:pPrChange>
            </w:pPr>
            <w:r w:rsidRPr="008B04A7">
              <w:rPr>
                <w:rFonts w:ascii="Century Gothic" w:hAnsi="Century Gothic"/>
                <w:b/>
                <w:sz w:val="22"/>
                <w:szCs w:val="22"/>
              </w:rPr>
              <w:t>Proposed controls</w:t>
            </w:r>
          </w:p>
        </w:tc>
      </w:tr>
      <w:tr w:rsidR="00FF773A" w:rsidRPr="008B04A7" w14:paraId="23348890" w14:textId="77777777" w:rsidTr="000B60F2">
        <w:trPr>
          <w:jc w:val="center"/>
        </w:trPr>
        <w:tc>
          <w:tcPr>
            <w:tcW w:w="2371" w:type="dxa"/>
            <w:tcPrChange w:id="372" w:author="Mercy Kemei" w:date="2017-12-13T15:52:00Z">
              <w:tcPr>
                <w:tcW w:w="2371" w:type="dxa"/>
              </w:tcPr>
            </w:tcPrChange>
          </w:tcPr>
          <w:p w14:paraId="2F7A5131" w14:textId="77777777" w:rsidR="00FF773A" w:rsidRPr="008B04A7" w:rsidRDefault="00FF773A" w:rsidP="00FF773A">
            <w:pPr>
              <w:spacing w:line="360" w:lineRule="auto"/>
              <w:rPr>
                <w:rFonts w:ascii="Century Gothic" w:hAnsi="Century Gothic"/>
              </w:rPr>
            </w:pPr>
            <w:r w:rsidRPr="008B04A7">
              <w:rPr>
                <w:rFonts w:ascii="Century Gothic" w:hAnsi="Century Gothic"/>
              </w:rPr>
              <w:t>Setups</w:t>
            </w:r>
          </w:p>
        </w:tc>
        <w:tc>
          <w:tcPr>
            <w:tcW w:w="4057" w:type="dxa"/>
            <w:tcPrChange w:id="373" w:author="Mercy Kemei" w:date="2017-12-13T15:52:00Z">
              <w:tcPr>
                <w:tcW w:w="4057" w:type="dxa"/>
              </w:tcPr>
            </w:tcPrChange>
          </w:tcPr>
          <w:p w14:paraId="423C238A" w14:textId="77777777" w:rsidR="00A76194" w:rsidRPr="00B751D0" w:rsidRDefault="00A76194" w:rsidP="00B751D0">
            <w:pPr>
              <w:pStyle w:val="ListParagraph"/>
              <w:numPr>
                <w:ilvl w:val="0"/>
                <w:numId w:val="123"/>
              </w:numPr>
              <w:spacing w:after="160" w:line="259" w:lineRule="auto"/>
              <w:contextualSpacing/>
              <w:rPr>
                <w:rFonts w:ascii="Century Gothic" w:hAnsi="Century Gothic"/>
                <w:sz w:val="20"/>
                <w:szCs w:val="20"/>
                <w:u w:val="single"/>
              </w:rPr>
            </w:pPr>
            <w:r w:rsidRPr="00B751D0">
              <w:rPr>
                <w:rFonts w:ascii="Century Gothic" w:hAnsi="Century Gothic"/>
                <w:sz w:val="20"/>
                <w:szCs w:val="20"/>
              </w:rPr>
              <w:t>County – Code, Description</w:t>
            </w:r>
          </w:p>
          <w:p w14:paraId="182C37DB" w14:textId="77777777" w:rsidR="00A76194" w:rsidRPr="00B751D0" w:rsidRDefault="00A76194" w:rsidP="00B751D0">
            <w:pPr>
              <w:pStyle w:val="ListParagraph"/>
              <w:numPr>
                <w:ilvl w:val="0"/>
                <w:numId w:val="123"/>
              </w:numPr>
              <w:spacing w:after="160" w:line="259" w:lineRule="auto"/>
              <w:contextualSpacing/>
              <w:rPr>
                <w:rFonts w:ascii="Century Gothic" w:hAnsi="Century Gothic"/>
                <w:sz w:val="20"/>
                <w:szCs w:val="20"/>
                <w:u w:val="single"/>
              </w:rPr>
            </w:pPr>
            <w:r w:rsidRPr="00B751D0">
              <w:rPr>
                <w:rFonts w:ascii="Century Gothic" w:hAnsi="Century Gothic"/>
                <w:sz w:val="20"/>
                <w:szCs w:val="20"/>
              </w:rPr>
              <w:t>Constituency – Code, County, Description</w:t>
            </w:r>
          </w:p>
          <w:p w14:paraId="73679469" w14:textId="77777777" w:rsidR="00A76194" w:rsidRPr="00B751D0" w:rsidRDefault="00A76194" w:rsidP="00B751D0">
            <w:pPr>
              <w:pStyle w:val="ListParagraph"/>
              <w:numPr>
                <w:ilvl w:val="0"/>
                <w:numId w:val="123"/>
              </w:numPr>
              <w:spacing w:after="160" w:line="259" w:lineRule="auto"/>
              <w:contextualSpacing/>
              <w:rPr>
                <w:rFonts w:ascii="Century Gothic" w:hAnsi="Century Gothic"/>
                <w:sz w:val="20"/>
                <w:szCs w:val="20"/>
                <w:u w:val="single"/>
              </w:rPr>
            </w:pPr>
            <w:r w:rsidRPr="00B751D0">
              <w:rPr>
                <w:rFonts w:ascii="Century Gothic" w:hAnsi="Century Gothic"/>
                <w:sz w:val="20"/>
                <w:szCs w:val="20"/>
              </w:rPr>
              <w:t>Contacts – Role (T5066 – contact role responsibility), Blocked, Email</w:t>
            </w:r>
          </w:p>
          <w:p w14:paraId="113F449B" w14:textId="77777777" w:rsidR="00A76194" w:rsidRPr="00B751D0" w:rsidRDefault="00A76194" w:rsidP="00B751D0">
            <w:pPr>
              <w:pStyle w:val="ListParagraph"/>
              <w:numPr>
                <w:ilvl w:val="0"/>
                <w:numId w:val="123"/>
              </w:numPr>
              <w:spacing w:after="160" w:line="259" w:lineRule="auto"/>
              <w:contextualSpacing/>
              <w:rPr>
                <w:rFonts w:ascii="Century Gothic" w:hAnsi="Century Gothic"/>
                <w:sz w:val="20"/>
                <w:szCs w:val="20"/>
              </w:rPr>
            </w:pPr>
            <w:r w:rsidRPr="00B751D0">
              <w:rPr>
                <w:rFonts w:ascii="Century Gothic" w:hAnsi="Century Gothic"/>
                <w:sz w:val="20"/>
                <w:szCs w:val="20"/>
              </w:rPr>
              <w:t>Program domain – Code, Description</w:t>
            </w:r>
          </w:p>
          <w:p w14:paraId="43379605" w14:textId="77777777" w:rsidR="00A76194" w:rsidRPr="00B751D0" w:rsidRDefault="00A76194" w:rsidP="00B751D0">
            <w:pPr>
              <w:pStyle w:val="ListParagraph"/>
              <w:numPr>
                <w:ilvl w:val="0"/>
                <w:numId w:val="123"/>
              </w:numPr>
              <w:spacing w:after="160" w:line="259" w:lineRule="auto"/>
              <w:contextualSpacing/>
              <w:rPr>
                <w:rFonts w:ascii="Century Gothic" w:hAnsi="Century Gothic"/>
                <w:sz w:val="20"/>
                <w:szCs w:val="20"/>
              </w:rPr>
            </w:pPr>
            <w:r w:rsidRPr="00B751D0">
              <w:rPr>
                <w:rFonts w:ascii="Century Gothic" w:hAnsi="Century Gothic"/>
                <w:sz w:val="20"/>
                <w:szCs w:val="20"/>
              </w:rPr>
              <w:t>Program Sub-domain – Code, Domain, Description, Blocked</w:t>
            </w:r>
          </w:p>
          <w:p w14:paraId="33CDEF50" w14:textId="2607814B" w:rsidR="00B751D0" w:rsidRPr="00B751D0" w:rsidRDefault="004C0631" w:rsidP="00B751D0">
            <w:pPr>
              <w:pStyle w:val="ListParagraph"/>
              <w:numPr>
                <w:ilvl w:val="0"/>
                <w:numId w:val="123"/>
              </w:numPr>
              <w:spacing w:after="160" w:line="259" w:lineRule="auto"/>
              <w:contextualSpacing/>
              <w:rPr>
                <w:rFonts w:ascii="Century Gothic" w:hAnsi="Century Gothic"/>
                <w:sz w:val="20"/>
                <w:szCs w:val="20"/>
              </w:rPr>
            </w:pPr>
            <w:r w:rsidRPr="00B751D0">
              <w:rPr>
                <w:rFonts w:ascii="Century Gothic" w:hAnsi="Century Gothic"/>
                <w:sz w:val="20"/>
                <w:szCs w:val="20"/>
              </w:rPr>
              <w:t>Category (</w:t>
            </w:r>
            <w:r w:rsidR="00B751D0" w:rsidRPr="00B751D0">
              <w:rPr>
                <w:rFonts w:ascii="Century Gothic" w:hAnsi="Century Gothic"/>
                <w:sz w:val="20"/>
                <w:szCs w:val="20"/>
              </w:rPr>
              <w:t>Income/Expense)-{option string} – Code, Description,</w:t>
            </w:r>
          </w:p>
          <w:p w14:paraId="7E62A866" w14:textId="77777777" w:rsidR="00B751D0" w:rsidRPr="00B751D0" w:rsidRDefault="00B751D0" w:rsidP="00B751D0">
            <w:pPr>
              <w:pStyle w:val="ListParagraph"/>
              <w:numPr>
                <w:ilvl w:val="0"/>
                <w:numId w:val="123"/>
              </w:numPr>
              <w:spacing w:after="160" w:line="259" w:lineRule="auto"/>
              <w:contextualSpacing/>
              <w:rPr>
                <w:rFonts w:ascii="Century Gothic" w:hAnsi="Century Gothic"/>
                <w:sz w:val="20"/>
                <w:szCs w:val="20"/>
              </w:rPr>
            </w:pPr>
            <w:r w:rsidRPr="00B751D0">
              <w:rPr>
                <w:rFonts w:ascii="Century Gothic" w:hAnsi="Century Gothic"/>
                <w:sz w:val="20"/>
                <w:szCs w:val="20"/>
              </w:rPr>
              <w:t xml:space="preserve">Acc. Sub-category – Code, Description, Category Code </w:t>
            </w:r>
          </w:p>
          <w:p w14:paraId="29E3572E" w14:textId="77777777" w:rsidR="00B751D0" w:rsidRPr="00B751D0" w:rsidRDefault="00B751D0" w:rsidP="00B751D0">
            <w:pPr>
              <w:pStyle w:val="ListParagraph"/>
              <w:numPr>
                <w:ilvl w:val="0"/>
                <w:numId w:val="123"/>
              </w:numPr>
              <w:spacing w:after="160" w:line="259" w:lineRule="auto"/>
              <w:contextualSpacing/>
              <w:rPr>
                <w:rFonts w:ascii="Century Gothic" w:hAnsi="Century Gothic"/>
                <w:sz w:val="20"/>
                <w:szCs w:val="20"/>
              </w:rPr>
            </w:pPr>
            <w:r w:rsidRPr="00B751D0">
              <w:rPr>
                <w:rFonts w:ascii="Century Gothic" w:hAnsi="Century Gothic"/>
                <w:sz w:val="20"/>
                <w:szCs w:val="20"/>
              </w:rPr>
              <w:t>Accounts – Code, Description, Category Code, Sub-category Code</w:t>
            </w:r>
          </w:p>
          <w:p w14:paraId="3AEAA0FD" w14:textId="77777777" w:rsidR="00B751D0" w:rsidRPr="00B751D0" w:rsidRDefault="00B751D0" w:rsidP="00B751D0">
            <w:pPr>
              <w:pStyle w:val="ListParagraph"/>
              <w:numPr>
                <w:ilvl w:val="0"/>
                <w:numId w:val="123"/>
              </w:numPr>
              <w:spacing w:after="160" w:line="259" w:lineRule="auto"/>
              <w:contextualSpacing/>
              <w:rPr>
                <w:rFonts w:ascii="Century Gothic" w:hAnsi="Century Gothic"/>
                <w:sz w:val="20"/>
                <w:szCs w:val="20"/>
              </w:rPr>
            </w:pPr>
            <w:r w:rsidRPr="00B751D0">
              <w:rPr>
                <w:rFonts w:ascii="Century Gothic" w:hAnsi="Century Gothic"/>
                <w:sz w:val="20"/>
                <w:szCs w:val="20"/>
              </w:rPr>
              <w:t>Staff Ranks – Category, Code, Description e.g. full professor</w:t>
            </w:r>
            <w:r w:rsidRPr="00B751D0">
              <w:rPr>
                <w:rFonts w:ascii="Century Gothic" w:hAnsi="Century Gothic"/>
                <w:sz w:val="20"/>
                <w:szCs w:val="20"/>
              </w:rPr>
              <w:tab/>
            </w:r>
          </w:p>
          <w:p w14:paraId="7469CD51" w14:textId="562ED044" w:rsidR="00FF773A" w:rsidRPr="008B04A7" w:rsidRDefault="00B751D0">
            <w:pPr>
              <w:pStyle w:val="ListParagraph"/>
              <w:numPr>
                <w:ilvl w:val="0"/>
                <w:numId w:val="123"/>
              </w:numPr>
              <w:spacing w:line="360" w:lineRule="auto"/>
              <w:contextualSpacing/>
              <w:jc w:val="both"/>
              <w:rPr>
                <w:rFonts w:ascii="Century Gothic" w:hAnsi="Century Gothic"/>
                <w:sz w:val="20"/>
                <w:szCs w:val="20"/>
              </w:rPr>
              <w:pPrChange w:id="374" w:author="Mercy Kemei" w:date="2017-12-13T15:52:00Z">
                <w:pPr>
                  <w:pStyle w:val="ListParagraph"/>
                  <w:numPr>
                    <w:numId w:val="123"/>
                  </w:numPr>
                  <w:spacing w:line="360" w:lineRule="auto"/>
                  <w:ind w:left="360" w:hanging="360"/>
                  <w:contextualSpacing/>
                </w:pPr>
              </w:pPrChange>
            </w:pPr>
            <w:r w:rsidRPr="00B751D0">
              <w:rPr>
                <w:rFonts w:ascii="Century Gothic" w:hAnsi="Century Gothic"/>
                <w:sz w:val="20"/>
                <w:szCs w:val="20"/>
              </w:rPr>
              <w:t>Category - Code, Description</w:t>
            </w:r>
          </w:p>
        </w:tc>
        <w:tc>
          <w:tcPr>
            <w:tcW w:w="3632" w:type="dxa"/>
            <w:tcPrChange w:id="375" w:author="Mercy Kemei" w:date="2017-12-13T15:52:00Z">
              <w:tcPr>
                <w:tcW w:w="3632" w:type="dxa"/>
              </w:tcPr>
            </w:tcPrChange>
          </w:tcPr>
          <w:p w14:paraId="19F69165" w14:textId="77777777" w:rsidR="00FF773A" w:rsidRPr="008B04A7" w:rsidRDefault="00FF773A">
            <w:pPr>
              <w:pStyle w:val="ListParagraph"/>
              <w:spacing w:line="360" w:lineRule="auto"/>
              <w:ind w:left="360"/>
              <w:jc w:val="both"/>
              <w:rPr>
                <w:rFonts w:ascii="Century Gothic" w:hAnsi="Century Gothic"/>
                <w:sz w:val="20"/>
                <w:szCs w:val="20"/>
              </w:rPr>
              <w:pPrChange w:id="376" w:author="Mercy Kemei" w:date="2017-12-13T15:52:00Z">
                <w:pPr>
                  <w:pStyle w:val="ListParagraph"/>
                  <w:spacing w:line="360" w:lineRule="auto"/>
                  <w:ind w:left="360"/>
                </w:pPr>
              </w:pPrChange>
            </w:pPr>
          </w:p>
        </w:tc>
      </w:tr>
      <w:tr w:rsidR="00FF773A" w:rsidRPr="008B04A7" w14:paraId="2866B12A" w14:textId="77777777" w:rsidTr="000B60F2">
        <w:trPr>
          <w:jc w:val="center"/>
        </w:trPr>
        <w:tc>
          <w:tcPr>
            <w:tcW w:w="2371" w:type="dxa"/>
            <w:tcPrChange w:id="377" w:author="Mercy Kemei" w:date="2017-12-13T15:52:00Z">
              <w:tcPr>
                <w:tcW w:w="2371" w:type="dxa"/>
              </w:tcPr>
            </w:tcPrChange>
          </w:tcPr>
          <w:p w14:paraId="151A3505" w14:textId="28DD6744" w:rsidR="00FF773A" w:rsidRPr="0046711D" w:rsidRDefault="0046711D" w:rsidP="00FF773A">
            <w:pPr>
              <w:spacing w:line="360" w:lineRule="auto"/>
              <w:rPr>
                <w:rFonts w:ascii="Century Gothic" w:hAnsi="Century Gothic"/>
                <w:sz w:val="24"/>
                <w:szCs w:val="24"/>
              </w:rPr>
            </w:pPr>
            <w:r w:rsidRPr="0046711D">
              <w:rPr>
                <w:rFonts w:ascii="Century Gothic" w:hAnsi="Century Gothic"/>
                <w:sz w:val="24"/>
                <w:szCs w:val="24"/>
              </w:rPr>
              <w:t>Institution</w:t>
            </w:r>
          </w:p>
        </w:tc>
        <w:tc>
          <w:tcPr>
            <w:tcW w:w="4057" w:type="dxa"/>
            <w:tcPrChange w:id="378" w:author="Mercy Kemei" w:date="2017-12-13T15:52:00Z">
              <w:tcPr>
                <w:tcW w:w="4057" w:type="dxa"/>
              </w:tcPr>
            </w:tcPrChange>
          </w:tcPr>
          <w:p w14:paraId="54296045" w14:textId="77777777" w:rsidR="0046711D" w:rsidRPr="00F75488" w:rsidRDefault="0046711D" w:rsidP="0046711D">
            <w:pPr>
              <w:pStyle w:val="ListParagraph"/>
              <w:numPr>
                <w:ilvl w:val="0"/>
                <w:numId w:val="185"/>
              </w:numPr>
              <w:spacing w:after="160" w:line="259" w:lineRule="auto"/>
              <w:contextualSpacing/>
              <w:rPr>
                <w:rFonts w:ascii="Century Gothic" w:hAnsi="Century Gothic"/>
                <w:sz w:val="20"/>
                <w:szCs w:val="20"/>
              </w:rPr>
            </w:pPr>
            <w:r w:rsidRPr="00F75488">
              <w:rPr>
                <w:rFonts w:ascii="Century Gothic" w:hAnsi="Century Gothic"/>
                <w:sz w:val="20"/>
                <w:szCs w:val="20"/>
              </w:rPr>
              <w:t>Institution (build from T18)</w:t>
            </w:r>
          </w:p>
          <w:p w14:paraId="525F2AE8" w14:textId="77777777" w:rsidR="0046711D" w:rsidRPr="00F75488" w:rsidRDefault="0046711D" w:rsidP="0046711D">
            <w:pPr>
              <w:pStyle w:val="ListParagraph"/>
              <w:numPr>
                <w:ilvl w:val="0"/>
                <w:numId w:val="186"/>
              </w:numPr>
              <w:spacing w:after="160" w:line="259" w:lineRule="auto"/>
              <w:contextualSpacing/>
              <w:rPr>
                <w:rFonts w:ascii="Century Gothic" w:hAnsi="Century Gothic"/>
                <w:sz w:val="20"/>
                <w:szCs w:val="20"/>
              </w:rPr>
            </w:pPr>
            <w:r w:rsidRPr="00F75488">
              <w:rPr>
                <w:rFonts w:ascii="Century Gothic" w:hAnsi="Century Gothic"/>
                <w:sz w:val="20"/>
                <w:szCs w:val="20"/>
              </w:rPr>
              <w:t>No</w:t>
            </w:r>
          </w:p>
          <w:p w14:paraId="27FDD914" w14:textId="77777777" w:rsidR="0046711D" w:rsidRPr="00F75488" w:rsidRDefault="0046711D" w:rsidP="0046711D">
            <w:pPr>
              <w:pStyle w:val="ListParagraph"/>
              <w:numPr>
                <w:ilvl w:val="0"/>
                <w:numId w:val="186"/>
              </w:numPr>
              <w:spacing w:after="160" w:line="259" w:lineRule="auto"/>
              <w:contextualSpacing/>
              <w:rPr>
                <w:rFonts w:ascii="Century Gothic" w:hAnsi="Century Gothic"/>
                <w:sz w:val="20"/>
                <w:szCs w:val="20"/>
              </w:rPr>
            </w:pPr>
            <w:r w:rsidRPr="00F75488">
              <w:rPr>
                <w:rFonts w:ascii="Century Gothic" w:hAnsi="Century Gothic"/>
                <w:sz w:val="20"/>
                <w:szCs w:val="20"/>
              </w:rPr>
              <w:t>Description</w:t>
            </w:r>
          </w:p>
          <w:p w14:paraId="507DA317" w14:textId="77777777" w:rsidR="0046711D" w:rsidRPr="00F75488" w:rsidRDefault="0046711D" w:rsidP="0046711D">
            <w:pPr>
              <w:pStyle w:val="ListParagraph"/>
              <w:numPr>
                <w:ilvl w:val="0"/>
                <w:numId w:val="186"/>
              </w:numPr>
              <w:spacing w:after="160" w:line="259" w:lineRule="auto"/>
              <w:contextualSpacing/>
              <w:rPr>
                <w:rFonts w:ascii="Century Gothic" w:hAnsi="Century Gothic"/>
                <w:sz w:val="20"/>
                <w:szCs w:val="20"/>
              </w:rPr>
            </w:pPr>
            <w:r w:rsidRPr="00F75488">
              <w:rPr>
                <w:rFonts w:ascii="Century Gothic" w:hAnsi="Century Gothic"/>
                <w:sz w:val="20"/>
                <w:szCs w:val="20"/>
              </w:rPr>
              <w:t xml:space="preserve">KRA P.I.N </w:t>
            </w:r>
          </w:p>
          <w:p w14:paraId="7EE6867D" w14:textId="77777777" w:rsidR="0046711D" w:rsidRPr="00F75488" w:rsidRDefault="0046711D" w:rsidP="0046711D">
            <w:pPr>
              <w:pStyle w:val="ListParagraph"/>
              <w:numPr>
                <w:ilvl w:val="0"/>
                <w:numId w:val="186"/>
              </w:numPr>
              <w:spacing w:after="160" w:line="259" w:lineRule="auto"/>
              <w:contextualSpacing/>
              <w:rPr>
                <w:rFonts w:ascii="Century Gothic" w:hAnsi="Century Gothic"/>
                <w:sz w:val="20"/>
                <w:szCs w:val="20"/>
              </w:rPr>
            </w:pPr>
            <w:r w:rsidRPr="00F75488">
              <w:rPr>
                <w:rFonts w:ascii="Century Gothic" w:hAnsi="Century Gothic"/>
                <w:sz w:val="20"/>
                <w:szCs w:val="20"/>
              </w:rPr>
              <w:t>Ministry of Education Code</w:t>
            </w:r>
          </w:p>
          <w:p w14:paraId="6CC26125" w14:textId="279BACDC" w:rsidR="0046711D" w:rsidRPr="00F75488" w:rsidRDefault="0046711D" w:rsidP="0046711D">
            <w:pPr>
              <w:pStyle w:val="ListParagraph"/>
              <w:numPr>
                <w:ilvl w:val="0"/>
                <w:numId w:val="186"/>
              </w:numPr>
              <w:spacing w:after="160" w:line="259" w:lineRule="auto"/>
              <w:contextualSpacing/>
              <w:rPr>
                <w:rFonts w:ascii="Century Gothic" w:hAnsi="Century Gothic"/>
                <w:sz w:val="20"/>
                <w:szCs w:val="20"/>
              </w:rPr>
            </w:pPr>
            <w:r w:rsidRPr="00F75488">
              <w:rPr>
                <w:rFonts w:ascii="Century Gothic" w:hAnsi="Century Gothic"/>
                <w:sz w:val="20"/>
                <w:szCs w:val="20"/>
              </w:rPr>
              <w:t xml:space="preserve">Categories; Public chartered, Private university </w:t>
            </w:r>
            <w:r w:rsidR="004C0631" w:rsidRPr="00F75488">
              <w:rPr>
                <w:rFonts w:ascii="Century Gothic" w:hAnsi="Century Gothic"/>
                <w:sz w:val="20"/>
                <w:szCs w:val="20"/>
              </w:rPr>
              <w:t>etc.</w:t>
            </w:r>
            <w:r w:rsidRPr="00F75488">
              <w:rPr>
                <w:rFonts w:ascii="Century Gothic" w:hAnsi="Century Gothic"/>
                <w:sz w:val="20"/>
                <w:szCs w:val="20"/>
              </w:rPr>
              <w:t>.</w:t>
            </w:r>
          </w:p>
          <w:p w14:paraId="7815AC78" w14:textId="77777777" w:rsidR="0046711D" w:rsidRPr="00F75488" w:rsidRDefault="0046711D" w:rsidP="0046711D">
            <w:pPr>
              <w:pStyle w:val="ListParagraph"/>
              <w:numPr>
                <w:ilvl w:val="0"/>
                <w:numId w:val="186"/>
              </w:numPr>
              <w:spacing w:after="160" w:line="259" w:lineRule="auto"/>
              <w:contextualSpacing/>
              <w:rPr>
                <w:rFonts w:ascii="Century Gothic" w:hAnsi="Century Gothic"/>
                <w:sz w:val="20"/>
                <w:szCs w:val="20"/>
              </w:rPr>
            </w:pPr>
            <w:r w:rsidRPr="00F75488">
              <w:rPr>
                <w:rFonts w:ascii="Century Gothic" w:hAnsi="Century Gothic"/>
                <w:sz w:val="20"/>
                <w:szCs w:val="20"/>
              </w:rPr>
              <w:t>Sponsor; Government, Individual</w:t>
            </w:r>
          </w:p>
          <w:p w14:paraId="72866450" w14:textId="77777777" w:rsidR="0046711D" w:rsidRPr="00F75488" w:rsidRDefault="0046711D" w:rsidP="0046711D">
            <w:pPr>
              <w:pStyle w:val="ListParagraph"/>
              <w:numPr>
                <w:ilvl w:val="0"/>
                <w:numId w:val="186"/>
              </w:numPr>
              <w:spacing w:after="160" w:line="259" w:lineRule="auto"/>
              <w:contextualSpacing/>
              <w:rPr>
                <w:rFonts w:ascii="Century Gothic" w:hAnsi="Century Gothic"/>
                <w:sz w:val="20"/>
                <w:szCs w:val="20"/>
              </w:rPr>
            </w:pPr>
            <w:r w:rsidRPr="00F75488">
              <w:rPr>
                <w:rFonts w:ascii="Century Gothic" w:hAnsi="Century Gothic"/>
                <w:sz w:val="20"/>
                <w:szCs w:val="20"/>
              </w:rPr>
              <w:t>Communication Details (T18)</w:t>
            </w:r>
          </w:p>
          <w:p w14:paraId="28C3407C" w14:textId="77777777" w:rsidR="0046711D" w:rsidRPr="00F75488" w:rsidRDefault="0046711D" w:rsidP="0046711D">
            <w:pPr>
              <w:pStyle w:val="ListParagraph"/>
              <w:numPr>
                <w:ilvl w:val="0"/>
                <w:numId w:val="186"/>
              </w:numPr>
              <w:spacing w:after="160" w:line="259" w:lineRule="auto"/>
              <w:contextualSpacing/>
              <w:rPr>
                <w:rFonts w:ascii="Century Gothic" w:hAnsi="Century Gothic"/>
                <w:sz w:val="20"/>
                <w:szCs w:val="20"/>
              </w:rPr>
            </w:pPr>
            <w:r w:rsidRPr="00F75488">
              <w:rPr>
                <w:rFonts w:ascii="Century Gothic" w:hAnsi="Century Gothic"/>
                <w:sz w:val="20"/>
                <w:szCs w:val="20"/>
              </w:rPr>
              <w:t>County – from county setup table</w:t>
            </w:r>
          </w:p>
          <w:p w14:paraId="658D8C6B" w14:textId="77777777" w:rsidR="0046711D" w:rsidRPr="00F75488" w:rsidRDefault="0046711D" w:rsidP="0046711D">
            <w:pPr>
              <w:pStyle w:val="ListParagraph"/>
              <w:numPr>
                <w:ilvl w:val="0"/>
                <w:numId w:val="186"/>
              </w:numPr>
              <w:spacing w:after="160" w:line="259" w:lineRule="auto"/>
              <w:contextualSpacing/>
              <w:rPr>
                <w:rFonts w:ascii="Century Gothic" w:hAnsi="Century Gothic"/>
                <w:sz w:val="20"/>
                <w:szCs w:val="20"/>
              </w:rPr>
            </w:pPr>
            <w:r w:rsidRPr="00F75488">
              <w:rPr>
                <w:rFonts w:ascii="Century Gothic" w:hAnsi="Century Gothic"/>
                <w:sz w:val="20"/>
                <w:szCs w:val="20"/>
              </w:rPr>
              <w:t xml:space="preserve">Constituency of Main Campus (from </w:t>
            </w:r>
            <w:r w:rsidRPr="00F75488">
              <w:rPr>
                <w:rFonts w:ascii="Century Gothic" w:hAnsi="Century Gothic"/>
                <w:sz w:val="20"/>
                <w:szCs w:val="20"/>
              </w:rPr>
              <w:lastRenderedPageBreak/>
              <w:t>constituency table, to filter based on the county)</w:t>
            </w:r>
          </w:p>
          <w:p w14:paraId="0250C7A1" w14:textId="77777777" w:rsidR="0046711D" w:rsidRPr="00F75488" w:rsidRDefault="0046711D" w:rsidP="0046711D">
            <w:pPr>
              <w:pStyle w:val="ListParagraph"/>
              <w:numPr>
                <w:ilvl w:val="0"/>
                <w:numId w:val="186"/>
              </w:numPr>
              <w:spacing w:after="160" w:line="259" w:lineRule="auto"/>
              <w:contextualSpacing/>
              <w:rPr>
                <w:rFonts w:ascii="Century Gothic" w:hAnsi="Century Gothic"/>
                <w:sz w:val="20"/>
                <w:szCs w:val="20"/>
              </w:rPr>
            </w:pPr>
            <w:r w:rsidRPr="00F75488">
              <w:rPr>
                <w:rFonts w:ascii="Century Gothic" w:hAnsi="Century Gothic"/>
                <w:sz w:val="20"/>
                <w:szCs w:val="20"/>
              </w:rPr>
              <w:t>Type – Institution, customer, Campus</w:t>
            </w:r>
          </w:p>
          <w:p w14:paraId="037CADF4" w14:textId="1FBC70CB" w:rsidR="00FF773A" w:rsidRPr="00F75488" w:rsidRDefault="00FF773A">
            <w:pPr>
              <w:spacing w:line="360" w:lineRule="auto"/>
              <w:jc w:val="both"/>
              <w:rPr>
                <w:rFonts w:ascii="Century Gothic" w:hAnsi="Century Gothic"/>
              </w:rPr>
              <w:pPrChange w:id="379" w:author="Mercy Kemei" w:date="2017-12-13T15:52:00Z">
                <w:pPr>
                  <w:pStyle w:val="ListParagraph"/>
                  <w:numPr>
                    <w:numId w:val="130"/>
                  </w:numPr>
                  <w:spacing w:line="360" w:lineRule="auto"/>
                  <w:ind w:left="360" w:hanging="360"/>
                </w:pPr>
              </w:pPrChange>
            </w:pPr>
          </w:p>
        </w:tc>
        <w:tc>
          <w:tcPr>
            <w:tcW w:w="3632" w:type="dxa"/>
            <w:tcPrChange w:id="380" w:author="Mercy Kemei" w:date="2017-12-13T15:52:00Z">
              <w:tcPr>
                <w:tcW w:w="3632" w:type="dxa"/>
              </w:tcPr>
            </w:tcPrChange>
          </w:tcPr>
          <w:p w14:paraId="612A21FC" w14:textId="77777777" w:rsidR="00FF773A" w:rsidRPr="0041561D" w:rsidRDefault="00FF773A">
            <w:pPr>
              <w:pStyle w:val="ListParagraph"/>
              <w:numPr>
                <w:ilvl w:val="0"/>
                <w:numId w:val="153"/>
              </w:numPr>
              <w:spacing w:line="360" w:lineRule="auto"/>
              <w:jc w:val="both"/>
              <w:rPr>
                <w:rFonts w:ascii="Century Gothic" w:hAnsi="Century Gothic"/>
              </w:rPr>
              <w:pPrChange w:id="381" w:author="Mercy Kemei" w:date="2017-12-13T15:52:00Z">
                <w:pPr>
                  <w:pStyle w:val="ListParagraph"/>
                  <w:numPr>
                    <w:numId w:val="153"/>
                  </w:numPr>
                  <w:spacing w:line="360" w:lineRule="auto"/>
                  <w:ind w:left="360" w:hanging="360"/>
                </w:pPr>
              </w:pPrChange>
            </w:pPr>
          </w:p>
        </w:tc>
      </w:tr>
      <w:tr w:rsidR="00FF773A" w:rsidRPr="008B04A7" w14:paraId="03D38F8C" w14:textId="77777777" w:rsidTr="000B60F2">
        <w:trPr>
          <w:jc w:val="center"/>
        </w:trPr>
        <w:tc>
          <w:tcPr>
            <w:tcW w:w="2371" w:type="dxa"/>
            <w:tcPrChange w:id="382" w:author="Mercy Kemei" w:date="2017-12-13T15:52:00Z">
              <w:tcPr>
                <w:tcW w:w="2371" w:type="dxa"/>
              </w:tcPr>
            </w:tcPrChange>
          </w:tcPr>
          <w:p w14:paraId="06A77253" w14:textId="13DCCCE1" w:rsidR="00FF773A" w:rsidRPr="00073FA2" w:rsidRDefault="00870E80" w:rsidP="00FF773A">
            <w:pPr>
              <w:spacing w:line="360" w:lineRule="auto"/>
              <w:rPr>
                <w:rFonts w:ascii="Century Gothic" w:hAnsi="Century Gothic"/>
              </w:rPr>
            </w:pPr>
            <w:r w:rsidRPr="00073FA2">
              <w:rPr>
                <w:rFonts w:ascii="Century Gothic" w:hAnsi="Century Gothic"/>
              </w:rPr>
              <w:lastRenderedPageBreak/>
              <w:t>Program</w:t>
            </w:r>
          </w:p>
        </w:tc>
        <w:tc>
          <w:tcPr>
            <w:tcW w:w="4057" w:type="dxa"/>
            <w:tcPrChange w:id="383" w:author="Mercy Kemei" w:date="2017-12-13T15:52:00Z">
              <w:tcPr>
                <w:tcW w:w="4057" w:type="dxa"/>
              </w:tcPr>
            </w:tcPrChange>
          </w:tcPr>
          <w:p w14:paraId="1486B685" w14:textId="77777777" w:rsidR="00870E80" w:rsidRPr="00F75488" w:rsidRDefault="00870E80" w:rsidP="00870E80">
            <w:pPr>
              <w:pStyle w:val="ListParagraph"/>
              <w:numPr>
                <w:ilvl w:val="0"/>
                <w:numId w:val="185"/>
              </w:numPr>
              <w:spacing w:after="160" w:line="259" w:lineRule="auto"/>
              <w:contextualSpacing/>
              <w:rPr>
                <w:rFonts w:ascii="Century Gothic" w:hAnsi="Century Gothic"/>
                <w:sz w:val="20"/>
                <w:szCs w:val="20"/>
                <w:u w:val="single"/>
              </w:rPr>
            </w:pPr>
            <w:r w:rsidRPr="00F75488">
              <w:rPr>
                <w:rFonts w:ascii="Century Gothic" w:hAnsi="Century Gothic"/>
                <w:sz w:val="20"/>
                <w:szCs w:val="20"/>
              </w:rPr>
              <w:t xml:space="preserve">Program </w:t>
            </w:r>
          </w:p>
          <w:p w14:paraId="0F14B83A" w14:textId="77777777" w:rsidR="00870E80" w:rsidRPr="00F75488" w:rsidRDefault="00870E80" w:rsidP="00870E80">
            <w:pPr>
              <w:pStyle w:val="ListParagraph"/>
              <w:numPr>
                <w:ilvl w:val="0"/>
                <w:numId w:val="192"/>
              </w:numPr>
              <w:spacing w:after="160" w:line="259" w:lineRule="auto"/>
              <w:contextualSpacing/>
              <w:rPr>
                <w:rFonts w:ascii="Century Gothic" w:hAnsi="Century Gothic"/>
                <w:sz w:val="20"/>
                <w:szCs w:val="20"/>
                <w:u w:val="single"/>
              </w:rPr>
            </w:pPr>
            <w:r w:rsidRPr="00F75488">
              <w:rPr>
                <w:rFonts w:ascii="Century Gothic" w:hAnsi="Century Gothic"/>
                <w:sz w:val="20"/>
                <w:szCs w:val="20"/>
              </w:rPr>
              <w:t>Code, Description, Institution (Table Institution)</w:t>
            </w:r>
          </w:p>
          <w:p w14:paraId="28EC4D7B" w14:textId="77777777" w:rsidR="00870E80" w:rsidRPr="00F75488" w:rsidRDefault="00870E80" w:rsidP="00870E80">
            <w:pPr>
              <w:pStyle w:val="ListParagraph"/>
              <w:numPr>
                <w:ilvl w:val="0"/>
                <w:numId w:val="192"/>
              </w:numPr>
              <w:spacing w:after="160" w:line="259" w:lineRule="auto"/>
              <w:contextualSpacing/>
              <w:rPr>
                <w:rFonts w:ascii="Century Gothic" w:hAnsi="Century Gothic"/>
                <w:sz w:val="20"/>
                <w:szCs w:val="20"/>
                <w:u w:val="single"/>
              </w:rPr>
            </w:pPr>
            <w:r w:rsidRPr="00F75488">
              <w:rPr>
                <w:rFonts w:ascii="Century Gothic" w:hAnsi="Century Gothic"/>
                <w:sz w:val="20"/>
                <w:szCs w:val="20"/>
              </w:rPr>
              <w:t xml:space="preserve">Program Domain (from Table </w:t>
            </w:r>
            <w:r w:rsidRPr="00F75488">
              <w:rPr>
                <w:rFonts w:ascii="Century Gothic" w:hAnsi="Century Gothic"/>
                <w:b/>
                <w:sz w:val="20"/>
                <w:szCs w:val="20"/>
              </w:rPr>
              <w:t>Program domain)</w:t>
            </w:r>
          </w:p>
          <w:p w14:paraId="0C653B4F" w14:textId="2DDE716A" w:rsidR="00870E80" w:rsidRPr="00F75488" w:rsidRDefault="00870E80" w:rsidP="00870E80">
            <w:pPr>
              <w:pStyle w:val="ListParagraph"/>
              <w:numPr>
                <w:ilvl w:val="0"/>
                <w:numId w:val="192"/>
              </w:numPr>
              <w:spacing w:after="160" w:line="259" w:lineRule="auto"/>
              <w:contextualSpacing/>
              <w:rPr>
                <w:rFonts w:ascii="Century Gothic" w:hAnsi="Century Gothic"/>
                <w:sz w:val="20"/>
                <w:szCs w:val="20"/>
                <w:u w:val="single"/>
              </w:rPr>
            </w:pPr>
            <w:r w:rsidRPr="00F75488">
              <w:rPr>
                <w:rFonts w:ascii="Century Gothic" w:hAnsi="Century Gothic"/>
                <w:sz w:val="20"/>
                <w:szCs w:val="20"/>
              </w:rPr>
              <w:t xml:space="preserve">Program Sub-domain (from </w:t>
            </w:r>
            <w:r w:rsidR="004C0631" w:rsidRPr="00F75488">
              <w:rPr>
                <w:rFonts w:ascii="Century Gothic" w:hAnsi="Century Gothic"/>
                <w:sz w:val="20"/>
                <w:szCs w:val="20"/>
              </w:rPr>
              <w:t>pg.</w:t>
            </w:r>
            <w:r w:rsidRPr="00F75488">
              <w:rPr>
                <w:rFonts w:ascii="Century Gothic" w:hAnsi="Century Gothic"/>
                <w:sz w:val="20"/>
                <w:szCs w:val="20"/>
              </w:rPr>
              <w:t xml:space="preserve"> sub-domain table – to filter based on program domain)</w:t>
            </w:r>
          </w:p>
          <w:p w14:paraId="22A0EE16" w14:textId="77777777" w:rsidR="00870E80" w:rsidRPr="00F75488" w:rsidRDefault="00870E80" w:rsidP="00870E80">
            <w:pPr>
              <w:pStyle w:val="ListParagraph"/>
              <w:numPr>
                <w:ilvl w:val="0"/>
                <w:numId w:val="192"/>
              </w:numPr>
              <w:spacing w:after="160" w:line="259" w:lineRule="auto"/>
              <w:contextualSpacing/>
              <w:rPr>
                <w:rFonts w:ascii="Century Gothic" w:hAnsi="Century Gothic"/>
                <w:sz w:val="20"/>
                <w:szCs w:val="20"/>
                <w:u w:val="single"/>
              </w:rPr>
            </w:pPr>
            <w:r w:rsidRPr="00F75488">
              <w:rPr>
                <w:rFonts w:ascii="Century Gothic" w:hAnsi="Century Gothic"/>
                <w:sz w:val="20"/>
                <w:szCs w:val="20"/>
              </w:rPr>
              <w:t>Program Level (Option String) – Certificate, Diploma</w:t>
            </w:r>
          </w:p>
          <w:p w14:paraId="12DA982A" w14:textId="77777777" w:rsidR="00870E80" w:rsidRPr="00F75488" w:rsidRDefault="00870E80" w:rsidP="00870E80">
            <w:pPr>
              <w:pStyle w:val="ListParagraph"/>
              <w:numPr>
                <w:ilvl w:val="0"/>
                <w:numId w:val="192"/>
              </w:numPr>
              <w:spacing w:after="160" w:line="259" w:lineRule="auto"/>
              <w:contextualSpacing/>
              <w:rPr>
                <w:rFonts w:ascii="Century Gothic" w:hAnsi="Century Gothic"/>
                <w:sz w:val="20"/>
                <w:szCs w:val="20"/>
                <w:u w:val="single"/>
              </w:rPr>
            </w:pPr>
            <w:r w:rsidRPr="00F75488">
              <w:rPr>
                <w:rFonts w:ascii="Century Gothic" w:hAnsi="Century Gothic"/>
                <w:sz w:val="20"/>
                <w:szCs w:val="20"/>
              </w:rPr>
              <w:t>Accreditation Status – CUE Accredited, Senate Accreditation</w:t>
            </w:r>
          </w:p>
          <w:p w14:paraId="670C3263" w14:textId="77777777" w:rsidR="00870E80" w:rsidRPr="00F75488" w:rsidRDefault="00870E80" w:rsidP="00870E80">
            <w:pPr>
              <w:pStyle w:val="ListParagraph"/>
              <w:numPr>
                <w:ilvl w:val="0"/>
                <w:numId w:val="192"/>
              </w:numPr>
              <w:spacing w:after="160" w:line="259" w:lineRule="auto"/>
              <w:contextualSpacing/>
              <w:rPr>
                <w:rFonts w:ascii="Century Gothic" w:hAnsi="Century Gothic"/>
                <w:sz w:val="20"/>
                <w:szCs w:val="20"/>
                <w:u w:val="single"/>
              </w:rPr>
            </w:pPr>
            <w:r w:rsidRPr="00F75488">
              <w:rPr>
                <w:rFonts w:ascii="Century Gothic" w:hAnsi="Century Gothic"/>
                <w:sz w:val="20"/>
                <w:szCs w:val="20"/>
              </w:rPr>
              <w:t>Date of Submission</w:t>
            </w:r>
          </w:p>
          <w:p w14:paraId="59F5E378" w14:textId="77777777" w:rsidR="00870E80" w:rsidRPr="00F75488" w:rsidRDefault="00870E80" w:rsidP="00870E80">
            <w:pPr>
              <w:pStyle w:val="ListParagraph"/>
              <w:numPr>
                <w:ilvl w:val="0"/>
                <w:numId w:val="192"/>
              </w:numPr>
              <w:spacing w:after="160" w:line="259" w:lineRule="auto"/>
              <w:contextualSpacing/>
              <w:rPr>
                <w:rFonts w:ascii="Century Gothic" w:hAnsi="Century Gothic"/>
                <w:sz w:val="20"/>
                <w:szCs w:val="20"/>
                <w:u w:val="single"/>
              </w:rPr>
            </w:pPr>
            <w:r w:rsidRPr="00F75488">
              <w:rPr>
                <w:rFonts w:ascii="Century Gothic" w:hAnsi="Century Gothic"/>
                <w:sz w:val="20"/>
                <w:szCs w:val="20"/>
              </w:rPr>
              <w:t>External Document No.</w:t>
            </w:r>
          </w:p>
          <w:p w14:paraId="492454D3" w14:textId="77777777" w:rsidR="00870E80" w:rsidRPr="00F75488" w:rsidRDefault="00870E80" w:rsidP="00870E80">
            <w:pPr>
              <w:pStyle w:val="ListParagraph"/>
              <w:numPr>
                <w:ilvl w:val="0"/>
                <w:numId w:val="192"/>
              </w:numPr>
              <w:spacing w:after="160" w:line="259" w:lineRule="auto"/>
              <w:contextualSpacing/>
              <w:rPr>
                <w:rFonts w:ascii="Century Gothic" w:hAnsi="Century Gothic"/>
                <w:sz w:val="20"/>
                <w:szCs w:val="20"/>
                <w:u w:val="single"/>
              </w:rPr>
            </w:pPr>
            <w:r w:rsidRPr="00F75488">
              <w:rPr>
                <w:rFonts w:ascii="Century Gothic" w:hAnsi="Century Gothic"/>
                <w:sz w:val="20"/>
                <w:szCs w:val="20"/>
              </w:rPr>
              <w:t>Date of Last Review</w:t>
            </w:r>
          </w:p>
          <w:p w14:paraId="41171D0C" w14:textId="77777777" w:rsidR="00967DD7" w:rsidRPr="00F75488" w:rsidRDefault="00870E80" w:rsidP="00967DD7">
            <w:pPr>
              <w:pStyle w:val="ListParagraph"/>
              <w:numPr>
                <w:ilvl w:val="0"/>
                <w:numId w:val="192"/>
              </w:numPr>
              <w:spacing w:line="360" w:lineRule="auto"/>
              <w:jc w:val="both"/>
              <w:rPr>
                <w:rFonts w:ascii="Century Gothic" w:hAnsi="Century Gothic"/>
                <w:b/>
                <w:sz w:val="20"/>
                <w:szCs w:val="20"/>
              </w:rPr>
            </w:pPr>
            <w:r w:rsidRPr="00F75488">
              <w:rPr>
                <w:rFonts w:ascii="Century Gothic" w:hAnsi="Century Gothic"/>
                <w:sz w:val="20"/>
                <w:szCs w:val="20"/>
              </w:rPr>
              <w:t>Date of Approval</w:t>
            </w:r>
          </w:p>
          <w:p w14:paraId="0091473B" w14:textId="68621A8D" w:rsidR="00664E72" w:rsidRPr="001C604B" w:rsidRDefault="00664E72" w:rsidP="001C604B">
            <w:pPr>
              <w:spacing w:after="160" w:line="259" w:lineRule="auto"/>
              <w:contextualSpacing/>
              <w:rPr>
                <w:rFonts w:ascii="Century Gothic" w:hAnsi="Century Gothic"/>
                <w:b/>
              </w:rPr>
            </w:pPr>
          </w:p>
        </w:tc>
        <w:tc>
          <w:tcPr>
            <w:tcW w:w="3632" w:type="dxa"/>
            <w:tcPrChange w:id="384" w:author="Mercy Kemei" w:date="2017-12-13T15:52:00Z">
              <w:tcPr>
                <w:tcW w:w="3632" w:type="dxa"/>
              </w:tcPr>
            </w:tcPrChange>
          </w:tcPr>
          <w:p w14:paraId="1F831BF0" w14:textId="1FAC070D" w:rsidR="00FF773A" w:rsidRPr="00BF7203" w:rsidRDefault="00FF773A">
            <w:pPr>
              <w:pStyle w:val="ListParagraph"/>
              <w:spacing w:line="360" w:lineRule="auto"/>
              <w:ind w:left="360"/>
              <w:jc w:val="both"/>
              <w:rPr>
                <w:rFonts w:ascii="Century Gothic" w:hAnsi="Century Gothic"/>
              </w:rPr>
              <w:pPrChange w:id="385" w:author="Mercy Kemei" w:date="2017-12-13T15:52:00Z">
                <w:pPr>
                  <w:pStyle w:val="ListParagraph"/>
                  <w:numPr>
                    <w:numId w:val="132"/>
                  </w:numPr>
                  <w:spacing w:line="360" w:lineRule="auto"/>
                  <w:ind w:left="360" w:hanging="360"/>
                </w:pPr>
              </w:pPrChange>
            </w:pPr>
          </w:p>
        </w:tc>
      </w:tr>
      <w:tr w:rsidR="00902206" w:rsidRPr="008B04A7" w14:paraId="4128F0D0" w14:textId="77777777" w:rsidTr="000B60F2">
        <w:trPr>
          <w:jc w:val="center"/>
        </w:trPr>
        <w:tc>
          <w:tcPr>
            <w:tcW w:w="2371" w:type="dxa"/>
          </w:tcPr>
          <w:p w14:paraId="533B2F65" w14:textId="77777777" w:rsidR="007C615A" w:rsidRPr="007C615A" w:rsidRDefault="007C615A" w:rsidP="007C615A">
            <w:pPr>
              <w:spacing w:after="160" w:line="259" w:lineRule="auto"/>
              <w:contextualSpacing/>
              <w:rPr>
                <w:rFonts w:ascii="Century Gothic" w:hAnsi="Century Gothic"/>
              </w:rPr>
            </w:pPr>
            <w:r w:rsidRPr="007C615A">
              <w:rPr>
                <w:rFonts w:ascii="Century Gothic" w:hAnsi="Century Gothic"/>
              </w:rPr>
              <w:t>Students Enrolment Entry</w:t>
            </w:r>
          </w:p>
          <w:p w14:paraId="327E9849" w14:textId="77777777" w:rsidR="00902206" w:rsidRDefault="00902206" w:rsidP="00FF773A">
            <w:pPr>
              <w:spacing w:line="360" w:lineRule="auto"/>
            </w:pPr>
          </w:p>
        </w:tc>
        <w:tc>
          <w:tcPr>
            <w:tcW w:w="4057" w:type="dxa"/>
          </w:tcPr>
          <w:p w14:paraId="46B25955" w14:textId="77777777" w:rsidR="007C615A" w:rsidRPr="007C615A" w:rsidRDefault="007C615A" w:rsidP="007C615A">
            <w:pPr>
              <w:pStyle w:val="ListParagraph"/>
              <w:numPr>
                <w:ilvl w:val="0"/>
                <w:numId w:val="200"/>
              </w:numPr>
              <w:spacing w:after="160" w:line="259" w:lineRule="auto"/>
              <w:contextualSpacing/>
              <w:rPr>
                <w:rFonts w:ascii="Century Gothic" w:hAnsi="Century Gothic"/>
                <w:sz w:val="20"/>
                <w:szCs w:val="20"/>
              </w:rPr>
            </w:pPr>
            <w:r w:rsidRPr="007C615A">
              <w:rPr>
                <w:rFonts w:ascii="Century Gothic" w:hAnsi="Century Gothic"/>
                <w:sz w:val="20"/>
                <w:szCs w:val="20"/>
              </w:rPr>
              <w:t>Entry No (Auto)</w:t>
            </w:r>
          </w:p>
          <w:p w14:paraId="4319EFD7" w14:textId="77777777" w:rsidR="007C615A" w:rsidRPr="007C615A" w:rsidRDefault="007C615A" w:rsidP="007C615A">
            <w:pPr>
              <w:pStyle w:val="ListParagraph"/>
              <w:numPr>
                <w:ilvl w:val="0"/>
                <w:numId w:val="200"/>
              </w:numPr>
              <w:spacing w:after="160" w:line="259" w:lineRule="auto"/>
              <w:contextualSpacing/>
              <w:rPr>
                <w:rFonts w:ascii="Century Gothic" w:hAnsi="Century Gothic"/>
                <w:sz w:val="20"/>
                <w:szCs w:val="20"/>
              </w:rPr>
            </w:pPr>
            <w:r w:rsidRPr="007C615A">
              <w:rPr>
                <w:rFonts w:ascii="Century Gothic" w:hAnsi="Century Gothic"/>
                <w:sz w:val="20"/>
                <w:szCs w:val="20"/>
              </w:rPr>
              <w:t>Student Master Records (ID/Passport/Birth Certificate, Surname, Middle Name, First Name, Gender, DOB)</w:t>
            </w:r>
          </w:p>
          <w:p w14:paraId="1B26B34E" w14:textId="2CC26E3D" w:rsidR="007C615A" w:rsidRPr="007C615A" w:rsidRDefault="007C615A" w:rsidP="007C615A">
            <w:pPr>
              <w:pStyle w:val="ListParagraph"/>
              <w:numPr>
                <w:ilvl w:val="0"/>
                <w:numId w:val="200"/>
              </w:numPr>
              <w:spacing w:after="160" w:line="259" w:lineRule="auto"/>
              <w:contextualSpacing/>
              <w:rPr>
                <w:rFonts w:ascii="Century Gothic" w:hAnsi="Century Gothic"/>
                <w:sz w:val="20"/>
                <w:szCs w:val="20"/>
              </w:rPr>
            </w:pPr>
            <w:r w:rsidRPr="007C615A">
              <w:rPr>
                <w:rFonts w:ascii="Century Gothic" w:hAnsi="Century Gothic"/>
                <w:sz w:val="20"/>
                <w:szCs w:val="20"/>
              </w:rPr>
              <w:t>Home County</w:t>
            </w:r>
          </w:p>
          <w:p w14:paraId="4F9E3854" w14:textId="05190788" w:rsidR="007C615A" w:rsidRPr="007C615A" w:rsidRDefault="007C615A" w:rsidP="007C615A">
            <w:pPr>
              <w:pStyle w:val="ListParagraph"/>
              <w:numPr>
                <w:ilvl w:val="0"/>
                <w:numId w:val="200"/>
              </w:numPr>
              <w:spacing w:after="160" w:line="259" w:lineRule="auto"/>
              <w:contextualSpacing/>
              <w:rPr>
                <w:rFonts w:ascii="Century Gothic" w:hAnsi="Century Gothic"/>
                <w:sz w:val="20"/>
                <w:szCs w:val="20"/>
              </w:rPr>
            </w:pPr>
            <w:r w:rsidRPr="007C615A">
              <w:rPr>
                <w:rFonts w:ascii="Century Gothic" w:hAnsi="Century Gothic"/>
                <w:sz w:val="20"/>
                <w:szCs w:val="20"/>
              </w:rPr>
              <w:t>Sponsorship (</w:t>
            </w:r>
            <w:r w:rsidR="007F4D70">
              <w:rPr>
                <w:rFonts w:ascii="Century Gothic" w:hAnsi="Century Gothic"/>
                <w:sz w:val="20"/>
                <w:szCs w:val="20"/>
              </w:rPr>
              <w:t>option string) – government, self-sponsored</w:t>
            </w:r>
          </w:p>
          <w:p w14:paraId="03E3D15A" w14:textId="77777777" w:rsidR="007C615A" w:rsidRPr="007C615A" w:rsidRDefault="007C615A" w:rsidP="007C615A">
            <w:pPr>
              <w:pStyle w:val="ListParagraph"/>
              <w:numPr>
                <w:ilvl w:val="0"/>
                <w:numId w:val="200"/>
              </w:numPr>
              <w:spacing w:after="160" w:line="259" w:lineRule="auto"/>
              <w:contextualSpacing/>
              <w:rPr>
                <w:rFonts w:ascii="Century Gothic" w:hAnsi="Century Gothic"/>
                <w:sz w:val="20"/>
                <w:szCs w:val="20"/>
              </w:rPr>
            </w:pPr>
            <w:r w:rsidRPr="007C615A">
              <w:rPr>
                <w:rFonts w:ascii="Century Gothic" w:hAnsi="Century Gothic"/>
                <w:sz w:val="20"/>
                <w:szCs w:val="20"/>
              </w:rPr>
              <w:t>Disability Type (from disability type setup)</w:t>
            </w:r>
          </w:p>
          <w:p w14:paraId="55E30D36" w14:textId="44B70ACE" w:rsidR="007C615A" w:rsidRPr="007C615A" w:rsidRDefault="007C615A" w:rsidP="007C615A">
            <w:pPr>
              <w:pStyle w:val="ListParagraph"/>
              <w:numPr>
                <w:ilvl w:val="0"/>
                <w:numId w:val="200"/>
              </w:numPr>
              <w:spacing w:after="160" w:line="259" w:lineRule="auto"/>
              <w:contextualSpacing/>
              <w:rPr>
                <w:rFonts w:ascii="Century Gothic" w:hAnsi="Century Gothic"/>
                <w:sz w:val="20"/>
                <w:szCs w:val="20"/>
              </w:rPr>
            </w:pPr>
            <w:r w:rsidRPr="007C615A">
              <w:rPr>
                <w:rFonts w:ascii="Century Gothic" w:hAnsi="Century Gothic"/>
                <w:sz w:val="20"/>
                <w:szCs w:val="20"/>
              </w:rPr>
              <w:t>Year of Study – yr</w:t>
            </w:r>
            <w:r w:rsidR="004C0631" w:rsidRPr="007C615A">
              <w:rPr>
                <w:rFonts w:ascii="Century Gothic" w:hAnsi="Century Gothic"/>
                <w:sz w:val="20"/>
                <w:szCs w:val="20"/>
              </w:rPr>
              <w:t>1.</w:t>
            </w:r>
            <w:r w:rsidRPr="007C615A">
              <w:rPr>
                <w:rFonts w:ascii="Century Gothic" w:hAnsi="Century Gothic"/>
                <w:sz w:val="20"/>
                <w:szCs w:val="20"/>
              </w:rPr>
              <w:t>yr6</w:t>
            </w:r>
          </w:p>
          <w:p w14:paraId="3DA504A5" w14:textId="77777777" w:rsidR="00902206" w:rsidRPr="00F75488" w:rsidRDefault="00902206" w:rsidP="00902206">
            <w:pPr>
              <w:pStyle w:val="ListParagraph"/>
              <w:spacing w:after="160" w:line="259" w:lineRule="auto"/>
              <w:ind w:left="720"/>
              <w:contextualSpacing/>
              <w:rPr>
                <w:rFonts w:ascii="Century Gothic" w:hAnsi="Century Gothic"/>
                <w:sz w:val="20"/>
                <w:szCs w:val="20"/>
              </w:rPr>
            </w:pPr>
          </w:p>
        </w:tc>
        <w:tc>
          <w:tcPr>
            <w:tcW w:w="3632" w:type="dxa"/>
          </w:tcPr>
          <w:p w14:paraId="7EB00125" w14:textId="77777777" w:rsidR="00902206" w:rsidRPr="00BF7203" w:rsidRDefault="00902206" w:rsidP="00870E80">
            <w:pPr>
              <w:pStyle w:val="ListParagraph"/>
              <w:spacing w:line="360" w:lineRule="auto"/>
              <w:ind w:left="360"/>
              <w:jc w:val="both"/>
              <w:rPr>
                <w:rFonts w:ascii="Century Gothic" w:hAnsi="Century Gothic"/>
              </w:rPr>
            </w:pPr>
          </w:p>
        </w:tc>
      </w:tr>
      <w:tr w:rsidR="00902206" w:rsidRPr="008B04A7" w14:paraId="090D2A07" w14:textId="77777777" w:rsidTr="000B60F2">
        <w:trPr>
          <w:jc w:val="center"/>
        </w:trPr>
        <w:tc>
          <w:tcPr>
            <w:tcW w:w="2371" w:type="dxa"/>
          </w:tcPr>
          <w:p w14:paraId="79B3BC90" w14:textId="77777777" w:rsidR="007C615A" w:rsidRPr="007C615A" w:rsidRDefault="007C615A" w:rsidP="007C615A">
            <w:pPr>
              <w:spacing w:after="160" w:line="259" w:lineRule="auto"/>
              <w:contextualSpacing/>
              <w:rPr>
                <w:rFonts w:ascii="Century Gothic" w:hAnsi="Century Gothic"/>
              </w:rPr>
            </w:pPr>
            <w:r w:rsidRPr="007C615A">
              <w:rPr>
                <w:rFonts w:ascii="Century Gothic" w:hAnsi="Century Gothic"/>
              </w:rPr>
              <w:t>Graduation Entry Table</w:t>
            </w:r>
          </w:p>
          <w:p w14:paraId="707DE728" w14:textId="77777777" w:rsidR="00902206" w:rsidRDefault="00902206" w:rsidP="00FF773A">
            <w:pPr>
              <w:spacing w:line="360" w:lineRule="auto"/>
            </w:pPr>
          </w:p>
        </w:tc>
        <w:tc>
          <w:tcPr>
            <w:tcW w:w="4057" w:type="dxa"/>
          </w:tcPr>
          <w:p w14:paraId="6C4ED817" w14:textId="77777777" w:rsidR="007F4D70" w:rsidRDefault="007C615A" w:rsidP="007C615A">
            <w:pPr>
              <w:pStyle w:val="ListParagraph"/>
              <w:numPr>
                <w:ilvl w:val="0"/>
                <w:numId w:val="201"/>
              </w:numPr>
              <w:spacing w:after="160" w:line="259" w:lineRule="auto"/>
              <w:contextualSpacing/>
              <w:rPr>
                <w:rFonts w:ascii="Century Gothic" w:hAnsi="Century Gothic"/>
                <w:sz w:val="20"/>
                <w:szCs w:val="20"/>
              </w:rPr>
            </w:pPr>
            <w:r w:rsidRPr="007C615A">
              <w:rPr>
                <w:rFonts w:ascii="Century Gothic" w:hAnsi="Century Gothic"/>
                <w:sz w:val="20"/>
                <w:szCs w:val="20"/>
              </w:rPr>
              <w:t>Program code,</w:t>
            </w:r>
          </w:p>
          <w:p w14:paraId="5DBE2D5E" w14:textId="77777777" w:rsidR="007F4D70" w:rsidRDefault="007C615A" w:rsidP="007C615A">
            <w:pPr>
              <w:pStyle w:val="ListParagraph"/>
              <w:numPr>
                <w:ilvl w:val="0"/>
                <w:numId w:val="201"/>
              </w:numPr>
              <w:spacing w:after="160" w:line="259" w:lineRule="auto"/>
              <w:contextualSpacing/>
              <w:rPr>
                <w:rFonts w:ascii="Century Gothic" w:hAnsi="Century Gothic"/>
                <w:sz w:val="20"/>
                <w:szCs w:val="20"/>
              </w:rPr>
            </w:pPr>
            <w:r w:rsidRPr="007C615A">
              <w:rPr>
                <w:rFonts w:ascii="Century Gothic" w:hAnsi="Century Gothic"/>
                <w:sz w:val="20"/>
                <w:szCs w:val="20"/>
              </w:rPr>
              <w:t xml:space="preserve"> Cycle, </w:t>
            </w:r>
          </w:p>
          <w:p w14:paraId="4EB927F7" w14:textId="6308A566" w:rsidR="007C615A" w:rsidRPr="007C615A" w:rsidRDefault="007C615A" w:rsidP="007C615A">
            <w:pPr>
              <w:pStyle w:val="ListParagraph"/>
              <w:numPr>
                <w:ilvl w:val="0"/>
                <w:numId w:val="201"/>
              </w:numPr>
              <w:spacing w:after="160" w:line="259" w:lineRule="auto"/>
              <w:contextualSpacing/>
              <w:rPr>
                <w:rFonts w:ascii="Century Gothic" w:hAnsi="Century Gothic"/>
                <w:sz w:val="20"/>
                <w:szCs w:val="20"/>
              </w:rPr>
            </w:pPr>
            <w:r w:rsidRPr="007C615A">
              <w:rPr>
                <w:rFonts w:ascii="Century Gothic" w:hAnsi="Century Gothic"/>
                <w:sz w:val="20"/>
                <w:szCs w:val="20"/>
              </w:rPr>
              <w:t>Student ID</w:t>
            </w:r>
          </w:p>
          <w:p w14:paraId="303F0712" w14:textId="77777777" w:rsidR="007C615A" w:rsidRPr="007C615A" w:rsidRDefault="007C615A" w:rsidP="007C615A">
            <w:pPr>
              <w:pStyle w:val="ListParagraph"/>
              <w:numPr>
                <w:ilvl w:val="0"/>
                <w:numId w:val="201"/>
              </w:numPr>
              <w:spacing w:after="160" w:line="259" w:lineRule="auto"/>
              <w:contextualSpacing/>
              <w:rPr>
                <w:rFonts w:ascii="Century Gothic" w:hAnsi="Century Gothic"/>
                <w:sz w:val="20"/>
                <w:szCs w:val="20"/>
              </w:rPr>
            </w:pPr>
            <w:r w:rsidRPr="007C615A">
              <w:rPr>
                <w:rFonts w:ascii="Century Gothic" w:hAnsi="Century Gothic"/>
                <w:sz w:val="20"/>
                <w:szCs w:val="20"/>
              </w:rPr>
              <w:t>University Code</w:t>
            </w:r>
          </w:p>
          <w:p w14:paraId="2919EA8F" w14:textId="77777777" w:rsidR="00902206" w:rsidRPr="00F75488" w:rsidRDefault="00902206" w:rsidP="00902206">
            <w:pPr>
              <w:pStyle w:val="ListParagraph"/>
              <w:spacing w:after="160" w:line="259" w:lineRule="auto"/>
              <w:ind w:left="720"/>
              <w:contextualSpacing/>
              <w:rPr>
                <w:rFonts w:ascii="Century Gothic" w:hAnsi="Century Gothic"/>
                <w:sz w:val="20"/>
                <w:szCs w:val="20"/>
              </w:rPr>
            </w:pPr>
          </w:p>
        </w:tc>
        <w:tc>
          <w:tcPr>
            <w:tcW w:w="3632" w:type="dxa"/>
          </w:tcPr>
          <w:p w14:paraId="624841B2" w14:textId="77777777" w:rsidR="00902206" w:rsidRPr="00BF7203" w:rsidRDefault="00902206" w:rsidP="00870E80">
            <w:pPr>
              <w:pStyle w:val="ListParagraph"/>
              <w:spacing w:line="360" w:lineRule="auto"/>
              <w:ind w:left="360"/>
              <w:jc w:val="both"/>
              <w:rPr>
                <w:rFonts w:ascii="Century Gothic" w:hAnsi="Century Gothic"/>
              </w:rPr>
            </w:pPr>
          </w:p>
        </w:tc>
      </w:tr>
      <w:tr w:rsidR="00902206" w:rsidRPr="008B04A7" w14:paraId="0A6C46DE" w14:textId="77777777" w:rsidTr="000B60F2">
        <w:trPr>
          <w:jc w:val="center"/>
        </w:trPr>
        <w:tc>
          <w:tcPr>
            <w:tcW w:w="2371" w:type="dxa"/>
          </w:tcPr>
          <w:p w14:paraId="364194E9" w14:textId="1890EEEC" w:rsidR="00902206" w:rsidRPr="00A72E12" w:rsidRDefault="00A72E12" w:rsidP="00FF773A">
            <w:pPr>
              <w:spacing w:line="360" w:lineRule="auto"/>
              <w:rPr>
                <w:rFonts w:ascii="Century Gothic" w:hAnsi="Century Gothic"/>
              </w:rPr>
            </w:pPr>
            <w:r w:rsidRPr="00A72E12">
              <w:rPr>
                <w:rFonts w:ascii="Century Gothic" w:hAnsi="Century Gothic"/>
              </w:rPr>
              <w:t>Research</w:t>
            </w:r>
          </w:p>
        </w:tc>
        <w:tc>
          <w:tcPr>
            <w:tcW w:w="4057" w:type="dxa"/>
          </w:tcPr>
          <w:p w14:paraId="2AA7A69D" w14:textId="77777777" w:rsidR="007F4D70" w:rsidRPr="00A72E12" w:rsidRDefault="007F4D70" w:rsidP="00A72E12">
            <w:pPr>
              <w:pStyle w:val="ListParagraph"/>
              <w:numPr>
                <w:ilvl w:val="0"/>
                <w:numId w:val="202"/>
              </w:numPr>
              <w:spacing w:after="160" w:line="259" w:lineRule="auto"/>
              <w:contextualSpacing/>
              <w:rPr>
                <w:rFonts w:ascii="Century Gothic" w:hAnsi="Century Gothic"/>
                <w:sz w:val="20"/>
                <w:szCs w:val="20"/>
              </w:rPr>
            </w:pPr>
            <w:r w:rsidRPr="00A72E12">
              <w:rPr>
                <w:rFonts w:ascii="Century Gothic" w:hAnsi="Century Gothic"/>
                <w:sz w:val="20"/>
                <w:szCs w:val="20"/>
              </w:rPr>
              <w:t>Program Domain Code</w:t>
            </w:r>
          </w:p>
          <w:p w14:paraId="7CAF97CB" w14:textId="77777777" w:rsidR="007F4D70" w:rsidRPr="00A72E12" w:rsidRDefault="007F4D70" w:rsidP="00A72E12">
            <w:pPr>
              <w:pStyle w:val="ListParagraph"/>
              <w:numPr>
                <w:ilvl w:val="0"/>
                <w:numId w:val="202"/>
              </w:numPr>
              <w:spacing w:after="160" w:line="259" w:lineRule="auto"/>
              <w:contextualSpacing/>
              <w:rPr>
                <w:rFonts w:ascii="Century Gothic" w:hAnsi="Century Gothic"/>
                <w:sz w:val="20"/>
                <w:szCs w:val="20"/>
              </w:rPr>
            </w:pPr>
            <w:r w:rsidRPr="00A72E12">
              <w:rPr>
                <w:rFonts w:ascii="Century Gothic" w:hAnsi="Century Gothic"/>
                <w:sz w:val="20"/>
                <w:szCs w:val="20"/>
              </w:rPr>
              <w:t>University Code</w:t>
            </w:r>
          </w:p>
          <w:p w14:paraId="775F40E0" w14:textId="77777777" w:rsidR="007F4D70" w:rsidRPr="00A72E12" w:rsidRDefault="007F4D70" w:rsidP="00A72E12">
            <w:pPr>
              <w:pStyle w:val="ListParagraph"/>
              <w:numPr>
                <w:ilvl w:val="0"/>
                <w:numId w:val="202"/>
              </w:numPr>
              <w:spacing w:after="160" w:line="259" w:lineRule="auto"/>
              <w:contextualSpacing/>
              <w:rPr>
                <w:rFonts w:ascii="Century Gothic" w:hAnsi="Century Gothic"/>
                <w:sz w:val="20"/>
                <w:szCs w:val="20"/>
              </w:rPr>
            </w:pPr>
            <w:r w:rsidRPr="00A72E12">
              <w:rPr>
                <w:rFonts w:ascii="Century Gothic" w:hAnsi="Century Gothic"/>
                <w:sz w:val="20"/>
                <w:szCs w:val="20"/>
              </w:rPr>
              <w:lastRenderedPageBreak/>
              <w:t>Cycle</w:t>
            </w:r>
          </w:p>
          <w:p w14:paraId="1C48D494" w14:textId="77777777" w:rsidR="007F4D70" w:rsidRPr="00A72E12" w:rsidRDefault="007F4D70" w:rsidP="00A72E12">
            <w:pPr>
              <w:pStyle w:val="ListParagraph"/>
              <w:numPr>
                <w:ilvl w:val="0"/>
                <w:numId w:val="202"/>
              </w:numPr>
              <w:spacing w:after="160" w:line="259" w:lineRule="auto"/>
              <w:contextualSpacing/>
              <w:rPr>
                <w:rFonts w:ascii="Century Gothic" w:hAnsi="Century Gothic"/>
                <w:sz w:val="20"/>
                <w:szCs w:val="20"/>
              </w:rPr>
            </w:pPr>
            <w:r w:rsidRPr="00A72E12">
              <w:rPr>
                <w:rFonts w:ascii="Century Gothic" w:hAnsi="Century Gothic"/>
                <w:sz w:val="20"/>
                <w:szCs w:val="20"/>
              </w:rPr>
              <w:t>No. of Publications</w:t>
            </w:r>
          </w:p>
          <w:p w14:paraId="310FE757" w14:textId="77777777" w:rsidR="007F4D70" w:rsidRPr="00A72E12" w:rsidRDefault="007F4D70" w:rsidP="00A72E12">
            <w:pPr>
              <w:pStyle w:val="ListParagraph"/>
              <w:numPr>
                <w:ilvl w:val="0"/>
                <w:numId w:val="202"/>
              </w:numPr>
              <w:spacing w:after="160" w:line="259" w:lineRule="auto"/>
              <w:contextualSpacing/>
              <w:rPr>
                <w:rFonts w:ascii="Century Gothic" w:hAnsi="Century Gothic"/>
                <w:sz w:val="20"/>
                <w:szCs w:val="20"/>
              </w:rPr>
            </w:pPr>
            <w:r w:rsidRPr="00A72E12">
              <w:rPr>
                <w:rFonts w:ascii="Century Gothic" w:hAnsi="Century Gothic"/>
                <w:sz w:val="20"/>
                <w:szCs w:val="20"/>
              </w:rPr>
              <w:t>No. of patents</w:t>
            </w:r>
          </w:p>
          <w:p w14:paraId="4A2AC993" w14:textId="77777777" w:rsidR="007F4D70" w:rsidRPr="00A72E12" w:rsidRDefault="007F4D70" w:rsidP="00A72E12">
            <w:pPr>
              <w:pStyle w:val="ListParagraph"/>
              <w:numPr>
                <w:ilvl w:val="0"/>
                <w:numId w:val="202"/>
              </w:numPr>
              <w:spacing w:after="160" w:line="259" w:lineRule="auto"/>
              <w:contextualSpacing/>
              <w:rPr>
                <w:rFonts w:ascii="Century Gothic" w:hAnsi="Century Gothic"/>
                <w:sz w:val="20"/>
                <w:szCs w:val="20"/>
              </w:rPr>
            </w:pPr>
            <w:r w:rsidRPr="00A72E12">
              <w:rPr>
                <w:rFonts w:ascii="Century Gothic" w:hAnsi="Century Gothic"/>
                <w:sz w:val="20"/>
                <w:szCs w:val="20"/>
              </w:rPr>
              <w:t>No. of innovations</w:t>
            </w:r>
          </w:p>
          <w:p w14:paraId="0CFA9048" w14:textId="77777777" w:rsidR="00902206" w:rsidRPr="00F75488" w:rsidRDefault="00902206" w:rsidP="00902206">
            <w:pPr>
              <w:pStyle w:val="ListParagraph"/>
              <w:spacing w:after="160" w:line="259" w:lineRule="auto"/>
              <w:ind w:left="720"/>
              <w:contextualSpacing/>
              <w:rPr>
                <w:rFonts w:ascii="Century Gothic" w:hAnsi="Century Gothic"/>
                <w:sz w:val="20"/>
                <w:szCs w:val="20"/>
              </w:rPr>
            </w:pPr>
          </w:p>
        </w:tc>
        <w:tc>
          <w:tcPr>
            <w:tcW w:w="3632" w:type="dxa"/>
          </w:tcPr>
          <w:p w14:paraId="037DC146" w14:textId="77777777" w:rsidR="00902206" w:rsidRPr="00BF7203" w:rsidRDefault="00902206" w:rsidP="00870E80">
            <w:pPr>
              <w:pStyle w:val="ListParagraph"/>
              <w:spacing w:line="360" w:lineRule="auto"/>
              <w:ind w:left="360"/>
              <w:jc w:val="both"/>
              <w:rPr>
                <w:rFonts w:ascii="Century Gothic" w:hAnsi="Century Gothic"/>
              </w:rPr>
            </w:pPr>
          </w:p>
        </w:tc>
      </w:tr>
      <w:tr w:rsidR="00902206" w:rsidRPr="008B04A7" w14:paraId="072940BF" w14:textId="77777777" w:rsidTr="000B60F2">
        <w:trPr>
          <w:jc w:val="center"/>
        </w:trPr>
        <w:tc>
          <w:tcPr>
            <w:tcW w:w="2371" w:type="dxa"/>
          </w:tcPr>
          <w:p w14:paraId="700C80DF" w14:textId="77777777" w:rsidR="007B31BC" w:rsidRPr="002A3773" w:rsidRDefault="007B31BC" w:rsidP="007B31BC">
            <w:pPr>
              <w:spacing w:after="160" w:line="259" w:lineRule="auto"/>
              <w:contextualSpacing/>
              <w:rPr>
                <w:rFonts w:ascii="Century Gothic" w:hAnsi="Century Gothic"/>
              </w:rPr>
            </w:pPr>
            <w:r w:rsidRPr="002A3773">
              <w:rPr>
                <w:rFonts w:ascii="Century Gothic" w:hAnsi="Century Gothic"/>
              </w:rPr>
              <w:lastRenderedPageBreak/>
              <w:t>Staff Management</w:t>
            </w:r>
          </w:p>
          <w:p w14:paraId="14A109CE" w14:textId="77777777" w:rsidR="00902206" w:rsidRDefault="00902206" w:rsidP="00FF773A">
            <w:pPr>
              <w:spacing w:line="360" w:lineRule="auto"/>
            </w:pPr>
          </w:p>
        </w:tc>
        <w:tc>
          <w:tcPr>
            <w:tcW w:w="4057" w:type="dxa"/>
          </w:tcPr>
          <w:p w14:paraId="2C49F9D2" w14:textId="1DB9349F" w:rsidR="002A3773" w:rsidRPr="001C604B" w:rsidRDefault="002A3773" w:rsidP="007B31BC">
            <w:pPr>
              <w:pStyle w:val="ListParagraph"/>
              <w:numPr>
                <w:ilvl w:val="0"/>
                <w:numId w:val="203"/>
              </w:numPr>
              <w:spacing w:after="160" w:line="259" w:lineRule="auto"/>
              <w:contextualSpacing/>
              <w:rPr>
                <w:rFonts w:ascii="Century Gothic" w:hAnsi="Century Gothic"/>
                <w:sz w:val="20"/>
                <w:szCs w:val="20"/>
              </w:rPr>
            </w:pPr>
            <w:r w:rsidRPr="001C604B">
              <w:rPr>
                <w:rFonts w:ascii="Century Gothic" w:hAnsi="Century Gothic"/>
                <w:sz w:val="20"/>
                <w:szCs w:val="20"/>
              </w:rPr>
              <w:t>Categ</w:t>
            </w:r>
            <w:r w:rsidR="001C604B">
              <w:rPr>
                <w:rFonts w:ascii="Century Gothic" w:hAnsi="Century Gothic"/>
                <w:sz w:val="20"/>
                <w:szCs w:val="20"/>
              </w:rPr>
              <w:t>ory {option string} – Academic,</w:t>
            </w:r>
            <w:r w:rsidR="007B31BC" w:rsidRPr="001C604B">
              <w:rPr>
                <w:rFonts w:ascii="Century Gothic" w:hAnsi="Century Gothic"/>
                <w:sz w:val="20"/>
                <w:szCs w:val="20"/>
              </w:rPr>
              <w:t xml:space="preserve"> </w:t>
            </w:r>
            <w:r w:rsidRPr="001C604B">
              <w:rPr>
                <w:rFonts w:ascii="Century Gothic" w:hAnsi="Century Gothic"/>
                <w:sz w:val="20"/>
                <w:szCs w:val="20"/>
              </w:rPr>
              <w:t>non-academic</w:t>
            </w:r>
          </w:p>
          <w:p w14:paraId="2D01BA3E" w14:textId="77777777" w:rsidR="002A3773" w:rsidRPr="001C604B" w:rsidRDefault="002A3773" w:rsidP="007B31BC">
            <w:pPr>
              <w:pStyle w:val="ListParagraph"/>
              <w:numPr>
                <w:ilvl w:val="0"/>
                <w:numId w:val="203"/>
              </w:numPr>
              <w:spacing w:after="160" w:line="259" w:lineRule="auto"/>
              <w:contextualSpacing/>
              <w:rPr>
                <w:rFonts w:ascii="Century Gothic" w:hAnsi="Century Gothic"/>
                <w:sz w:val="20"/>
                <w:szCs w:val="20"/>
              </w:rPr>
            </w:pPr>
            <w:r w:rsidRPr="001C604B">
              <w:rPr>
                <w:rFonts w:ascii="Century Gothic" w:hAnsi="Century Gothic"/>
                <w:sz w:val="20"/>
                <w:szCs w:val="20"/>
              </w:rPr>
              <w:t>ID/Passport No.</w:t>
            </w:r>
          </w:p>
          <w:p w14:paraId="3652A4E8" w14:textId="42D2FE05" w:rsidR="002A3773" w:rsidRPr="001C604B" w:rsidRDefault="002A3773" w:rsidP="007B31BC">
            <w:pPr>
              <w:pStyle w:val="ListParagraph"/>
              <w:numPr>
                <w:ilvl w:val="0"/>
                <w:numId w:val="203"/>
              </w:numPr>
              <w:spacing w:after="160" w:line="259" w:lineRule="auto"/>
              <w:contextualSpacing/>
              <w:rPr>
                <w:rFonts w:ascii="Century Gothic" w:hAnsi="Century Gothic"/>
                <w:sz w:val="20"/>
                <w:szCs w:val="20"/>
              </w:rPr>
            </w:pPr>
            <w:r w:rsidRPr="001C604B">
              <w:rPr>
                <w:rFonts w:ascii="Century Gothic" w:hAnsi="Century Gothic"/>
                <w:sz w:val="20"/>
                <w:szCs w:val="20"/>
              </w:rPr>
              <w:t>Surname, Middle Name, First Name</w:t>
            </w:r>
          </w:p>
          <w:p w14:paraId="21864F6D" w14:textId="77777777" w:rsidR="007B31BC" w:rsidRPr="001C604B" w:rsidRDefault="007B31BC" w:rsidP="007B31BC">
            <w:pPr>
              <w:pStyle w:val="ListParagraph"/>
              <w:numPr>
                <w:ilvl w:val="0"/>
                <w:numId w:val="203"/>
              </w:numPr>
              <w:spacing w:after="160" w:line="259" w:lineRule="auto"/>
              <w:contextualSpacing/>
              <w:rPr>
                <w:rFonts w:ascii="Century Gothic" w:hAnsi="Century Gothic"/>
                <w:sz w:val="20"/>
                <w:szCs w:val="20"/>
              </w:rPr>
            </w:pPr>
            <w:r w:rsidRPr="001C604B">
              <w:rPr>
                <w:rFonts w:ascii="Century Gothic" w:hAnsi="Century Gothic"/>
                <w:sz w:val="20"/>
                <w:szCs w:val="20"/>
              </w:rPr>
              <w:t>Ethnic Background (from ethnicity table)</w:t>
            </w:r>
          </w:p>
          <w:p w14:paraId="38A1CE0F" w14:textId="77777777" w:rsidR="007B31BC" w:rsidRPr="001C604B" w:rsidRDefault="007B31BC" w:rsidP="007B31BC">
            <w:pPr>
              <w:pStyle w:val="ListParagraph"/>
              <w:numPr>
                <w:ilvl w:val="0"/>
                <w:numId w:val="203"/>
              </w:numPr>
              <w:spacing w:after="160" w:line="259" w:lineRule="auto"/>
              <w:contextualSpacing/>
              <w:rPr>
                <w:rFonts w:ascii="Century Gothic" w:hAnsi="Century Gothic"/>
                <w:sz w:val="20"/>
                <w:szCs w:val="20"/>
              </w:rPr>
            </w:pPr>
            <w:r w:rsidRPr="001C604B">
              <w:rPr>
                <w:rFonts w:ascii="Century Gothic" w:hAnsi="Century Gothic"/>
                <w:sz w:val="20"/>
                <w:szCs w:val="20"/>
              </w:rPr>
              <w:t>D.O.B</w:t>
            </w:r>
          </w:p>
          <w:p w14:paraId="326AD78A" w14:textId="77777777" w:rsidR="007B31BC" w:rsidRPr="001C604B" w:rsidRDefault="007B31BC" w:rsidP="007B31BC">
            <w:pPr>
              <w:pStyle w:val="ListParagraph"/>
              <w:numPr>
                <w:ilvl w:val="0"/>
                <w:numId w:val="203"/>
              </w:numPr>
              <w:spacing w:after="160" w:line="259" w:lineRule="auto"/>
              <w:contextualSpacing/>
              <w:rPr>
                <w:rFonts w:ascii="Century Gothic" w:hAnsi="Century Gothic"/>
                <w:sz w:val="20"/>
                <w:szCs w:val="20"/>
              </w:rPr>
            </w:pPr>
            <w:r w:rsidRPr="001C604B">
              <w:rPr>
                <w:rFonts w:ascii="Century Gothic" w:hAnsi="Century Gothic"/>
                <w:sz w:val="20"/>
                <w:szCs w:val="20"/>
              </w:rPr>
              <w:t>Home County (from Home county)</w:t>
            </w:r>
          </w:p>
          <w:p w14:paraId="3367DB03" w14:textId="77777777" w:rsidR="007B31BC" w:rsidRPr="007B31BC" w:rsidRDefault="007B31BC" w:rsidP="007B31BC">
            <w:pPr>
              <w:spacing w:after="160" w:line="259" w:lineRule="auto"/>
              <w:contextualSpacing/>
              <w:rPr>
                <w:rFonts w:ascii="Century Gothic" w:hAnsi="Century Gothic"/>
              </w:rPr>
            </w:pPr>
          </w:p>
          <w:p w14:paraId="0101E7BA" w14:textId="77777777" w:rsidR="00902206" w:rsidRPr="00F75488" w:rsidRDefault="00902206" w:rsidP="00902206">
            <w:pPr>
              <w:pStyle w:val="ListParagraph"/>
              <w:spacing w:after="160" w:line="259" w:lineRule="auto"/>
              <w:ind w:left="720"/>
              <w:contextualSpacing/>
              <w:rPr>
                <w:rFonts w:ascii="Century Gothic" w:hAnsi="Century Gothic"/>
                <w:sz w:val="20"/>
                <w:szCs w:val="20"/>
              </w:rPr>
            </w:pPr>
          </w:p>
        </w:tc>
        <w:tc>
          <w:tcPr>
            <w:tcW w:w="3632" w:type="dxa"/>
          </w:tcPr>
          <w:p w14:paraId="41236D6A" w14:textId="77777777" w:rsidR="00902206" w:rsidRPr="00BF7203" w:rsidRDefault="00902206" w:rsidP="00870E80">
            <w:pPr>
              <w:pStyle w:val="ListParagraph"/>
              <w:spacing w:line="360" w:lineRule="auto"/>
              <w:ind w:left="360"/>
              <w:jc w:val="both"/>
              <w:rPr>
                <w:rFonts w:ascii="Century Gothic" w:hAnsi="Century Gothic"/>
              </w:rPr>
            </w:pPr>
          </w:p>
        </w:tc>
      </w:tr>
      <w:tr w:rsidR="00902206" w:rsidRPr="008B04A7" w14:paraId="469EA84E" w14:textId="77777777" w:rsidTr="000B60F2">
        <w:trPr>
          <w:jc w:val="center"/>
        </w:trPr>
        <w:tc>
          <w:tcPr>
            <w:tcW w:w="2371" w:type="dxa"/>
          </w:tcPr>
          <w:p w14:paraId="07C01F0D" w14:textId="77777777" w:rsidR="002D7A37" w:rsidRPr="002D7A37" w:rsidRDefault="002D7A37" w:rsidP="002D7A37">
            <w:pPr>
              <w:spacing w:after="160" w:line="259" w:lineRule="auto"/>
              <w:contextualSpacing/>
              <w:rPr>
                <w:rFonts w:ascii="Century Gothic" w:hAnsi="Century Gothic"/>
              </w:rPr>
            </w:pPr>
            <w:r w:rsidRPr="002D7A37">
              <w:rPr>
                <w:rFonts w:ascii="Century Gothic" w:hAnsi="Century Gothic"/>
              </w:rPr>
              <w:t>Academic Staff Entry</w:t>
            </w:r>
          </w:p>
          <w:p w14:paraId="003D7E4E" w14:textId="77777777" w:rsidR="00902206" w:rsidRDefault="00902206" w:rsidP="00FF773A">
            <w:pPr>
              <w:spacing w:line="360" w:lineRule="auto"/>
            </w:pPr>
          </w:p>
        </w:tc>
        <w:tc>
          <w:tcPr>
            <w:tcW w:w="4057" w:type="dxa"/>
          </w:tcPr>
          <w:p w14:paraId="6CCFAE9D" w14:textId="77777777" w:rsidR="002D7A37" w:rsidRPr="002D7A37" w:rsidRDefault="002D7A37" w:rsidP="002D7A37">
            <w:pPr>
              <w:pStyle w:val="ListParagraph"/>
              <w:numPr>
                <w:ilvl w:val="0"/>
                <w:numId w:val="204"/>
              </w:numPr>
              <w:spacing w:after="160" w:line="259" w:lineRule="auto"/>
              <w:contextualSpacing/>
              <w:rPr>
                <w:rFonts w:ascii="Century Gothic" w:hAnsi="Century Gothic"/>
                <w:sz w:val="20"/>
                <w:szCs w:val="20"/>
              </w:rPr>
            </w:pPr>
            <w:r w:rsidRPr="002D7A37">
              <w:rPr>
                <w:rFonts w:ascii="Century Gothic" w:hAnsi="Century Gothic"/>
                <w:sz w:val="20"/>
                <w:szCs w:val="20"/>
              </w:rPr>
              <w:t xml:space="preserve">Cycle No., </w:t>
            </w:r>
          </w:p>
          <w:p w14:paraId="766AA27C" w14:textId="77777777" w:rsidR="002D7A37" w:rsidRPr="002D7A37" w:rsidRDefault="002D7A37" w:rsidP="002D7A37">
            <w:pPr>
              <w:pStyle w:val="ListParagraph"/>
              <w:numPr>
                <w:ilvl w:val="0"/>
                <w:numId w:val="204"/>
              </w:numPr>
              <w:spacing w:after="160" w:line="259" w:lineRule="auto"/>
              <w:contextualSpacing/>
              <w:rPr>
                <w:rFonts w:ascii="Century Gothic" w:hAnsi="Century Gothic"/>
                <w:sz w:val="20"/>
                <w:szCs w:val="20"/>
              </w:rPr>
            </w:pPr>
            <w:r w:rsidRPr="002D7A37">
              <w:rPr>
                <w:rFonts w:ascii="Century Gothic" w:hAnsi="Century Gothic"/>
                <w:sz w:val="20"/>
                <w:szCs w:val="20"/>
              </w:rPr>
              <w:t>Institution Code</w:t>
            </w:r>
          </w:p>
          <w:p w14:paraId="73E86D26" w14:textId="77777777" w:rsidR="002D7A37" w:rsidRPr="002D7A37" w:rsidRDefault="002D7A37" w:rsidP="002D7A37">
            <w:pPr>
              <w:pStyle w:val="ListParagraph"/>
              <w:numPr>
                <w:ilvl w:val="0"/>
                <w:numId w:val="204"/>
              </w:numPr>
              <w:spacing w:after="160" w:line="259" w:lineRule="auto"/>
              <w:contextualSpacing/>
              <w:rPr>
                <w:rFonts w:ascii="Century Gothic" w:hAnsi="Century Gothic"/>
                <w:sz w:val="20"/>
                <w:szCs w:val="20"/>
              </w:rPr>
            </w:pPr>
            <w:r w:rsidRPr="002D7A37">
              <w:rPr>
                <w:rFonts w:ascii="Century Gothic" w:hAnsi="Century Gothic"/>
                <w:sz w:val="20"/>
                <w:szCs w:val="20"/>
              </w:rPr>
              <w:t>ID/Passport No</w:t>
            </w:r>
          </w:p>
          <w:p w14:paraId="36B03F9E" w14:textId="77777777" w:rsidR="002D7A37" w:rsidRPr="002D7A37" w:rsidRDefault="002D7A37" w:rsidP="002D7A37">
            <w:pPr>
              <w:pStyle w:val="ListParagraph"/>
              <w:numPr>
                <w:ilvl w:val="0"/>
                <w:numId w:val="204"/>
              </w:numPr>
              <w:spacing w:after="160" w:line="259" w:lineRule="auto"/>
              <w:contextualSpacing/>
              <w:rPr>
                <w:rFonts w:ascii="Century Gothic" w:hAnsi="Century Gothic"/>
                <w:sz w:val="20"/>
                <w:szCs w:val="20"/>
              </w:rPr>
            </w:pPr>
            <w:r w:rsidRPr="002D7A37">
              <w:rPr>
                <w:rFonts w:ascii="Century Gothic" w:hAnsi="Century Gothic"/>
                <w:sz w:val="20"/>
                <w:szCs w:val="20"/>
              </w:rPr>
              <w:t>Terms of service {option string} – full time, part time,</w:t>
            </w:r>
          </w:p>
          <w:p w14:paraId="22857122" w14:textId="77777777" w:rsidR="002D7A37" w:rsidRPr="002D7A37" w:rsidRDefault="002D7A37" w:rsidP="002D7A37">
            <w:pPr>
              <w:pStyle w:val="ListParagraph"/>
              <w:numPr>
                <w:ilvl w:val="0"/>
                <w:numId w:val="204"/>
              </w:numPr>
              <w:spacing w:after="160" w:line="259" w:lineRule="auto"/>
              <w:contextualSpacing/>
              <w:rPr>
                <w:rFonts w:ascii="Century Gothic" w:hAnsi="Century Gothic"/>
                <w:sz w:val="20"/>
                <w:szCs w:val="20"/>
              </w:rPr>
            </w:pPr>
            <w:r w:rsidRPr="002D7A37">
              <w:rPr>
                <w:rFonts w:ascii="Century Gothic" w:hAnsi="Century Gothic"/>
                <w:sz w:val="20"/>
                <w:szCs w:val="20"/>
              </w:rPr>
              <w:t>Program Domain (from Domain table)</w:t>
            </w:r>
          </w:p>
          <w:p w14:paraId="7451EBEE" w14:textId="77777777" w:rsidR="002D7A37" w:rsidRPr="002D7A37" w:rsidRDefault="002D7A37" w:rsidP="002D7A37">
            <w:pPr>
              <w:pStyle w:val="ListParagraph"/>
              <w:numPr>
                <w:ilvl w:val="0"/>
                <w:numId w:val="204"/>
              </w:numPr>
              <w:spacing w:after="160" w:line="259" w:lineRule="auto"/>
              <w:contextualSpacing/>
              <w:rPr>
                <w:rFonts w:ascii="Century Gothic" w:hAnsi="Century Gothic"/>
                <w:sz w:val="20"/>
                <w:szCs w:val="20"/>
              </w:rPr>
            </w:pPr>
            <w:r w:rsidRPr="002D7A37">
              <w:rPr>
                <w:rFonts w:ascii="Century Gothic" w:hAnsi="Century Gothic"/>
                <w:sz w:val="20"/>
                <w:szCs w:val="20"/>
              </w:rPr>
              <w:t>Date of 1</w:t>
            </w:r>
            <w:r w:rsidRPr="002D7A37">
              <w:rPr>
                <w:rFonts w:ascii="Century Gothic" w:hAnsi="Century Gothic"/>
                <w:sz w:val="20"/>
                <w:szCs w:val="20"/>
                <w:vertAlign w:val="superscript"/>
              </w:rPr>
              <w:t>st</w:t>
            </w:r>
            <w:r w:rsidRPr="002D7A37">
              <w:rPr>
                <w:rFonts w:ascii="Century Gothic" w:hAnsi="Century Gothic"/>
                <w:sz w:val="20"/>
                <w:szCs w:val="20"/>
              </w:rPr>
              <w:t xml:space="preserve"> Appointment</w:t>
            </w:r>
          </w:p>
          <w:p w14:paraId="05D50DB7" w14:textId="77777777" w:rsidR="002D7A37" w:rsidRPr="002D7A37" w:rsidRDefault="002D7A37" w:rsidP="002D7A37">
            <w:pPr>
              <w:pStyle w:val="ListParagraph"/>
              <w:numPr>
                <w:ilvl w:val="0"/>
                <w:numId w:val="204"/>
              </w:numPr>
              <w:spacing w:after="160" w:line="259" w:lineRule="auto"/>
              <w:contextualSpacing/>
              <w:rPr>
                <w:rFonts w:ascii="Century Gothic" w:hAnsi="Century Gothic"/>
                <w:sz w:val="20"/>
                <w:szCs w:val="20"/>
              </w:rPr>
            </w:pPr>
            <w:r w:rsidRPr="002D7A37">
              <w:rPr>
                <w:rFonts w:ascii="Century Gothic" w:hAnsi="Century Gothic"/>
                <w:sz w:val="20"/>
                <w:szCs w:val="20"/>
              </w:rPr>
              <w:t>Rank –from ranks table</w:t>
            </w:r>
          </w:p>
          <w:p w14:paraId="597BC985" w14:textId="77777777" w:rsidR="002D7A37" w:rsidRPr="002D7A37" w:rsidRDefault="002D7A37" w:rsidP="002D7A37">
            <w:pPr>
              <w:pStyle w:val="ListParagraph"/>
              <w:numPr>
                <w:ilvl w:val="0"/>
                <w:numId w:val="204"/>
              </w:numPr>
              <w:spacing w:after="160" w:line="259" w:lineRule="auto"/>
              <w:contextualSpacing/>
              <w:rPr>
                <w:rFonts w:ascii="Century Gothic" w:hAnsi="Century Gothic"/>
                <w:sz w:val="20"/>
                <w:szCs w:val="20"/>
              </w:rPr>
            </w:pPr>
            <w:r w:rsidRPr="002D7A37">
              <w:rPr>
                <w:rFonts w:ascii="Century Gothic" w:hAnsi="Century Gothic"/>
                <w:sz w:val="20"/>
                <w:szCs w:val="20"/>
              </w:rPr>
              <w:t>Highest Academic Qualification {PHD, Masters, Bachelors}</w:t>
            </w:r>
          </w:p>
          <w:p w14:paraId="7CEEDB50" w14:textId="77777777" w:rsidR="002D7A37" w:rsidRPr="002D7A37" w:rsidRDefault="002D7A37" w:rsidP="002D7A37">
            <w:pPr>
              <w:pStyle w:val="ListParagraph"/>
              <w:numPr>
                <w:ilvl w:val="0"/>
                <w:numId w:val="204"/>
              </w:numPr>
              <w:spacing w:after="160" w:line="259" w:lineRule="auto"/>
              <w:contextualSpacing/>
              <w:rPr>
                <w:rFonts w:ascii="Century Gothic" w:hAnsi="Century Gothic"/>
              </w:rPr>
            </w:pPr>
            <w:r w:rsidRPr="002D7A37">
              <w:rPr>
                <w:rFonts w:ascii="Century Gothic" w:hAnsi="Century Gothic"/>
                <w:sz w:val="20"/>
                <w:szCs w:val="20"/>
              </w:rPr>
              <w:t>PF No. (Payroll No</w:t>
            </w:r>
            <w:r w:rsidRPr="002D7A37">
              <w:rPr>
                <w:rFonts w:ascii="Century Gothic" w:hAnsi="Century Gothic"/>
              </w:rPr>
              <w:t>)</w:t>
            </w:r>
          </w:p>
          <w:p w14:paraId="522327F0" w14:textId="77777777" w:rsidR="00902206" w:rsidRPr="00F75488" w:rsidRDefault="00902206" w:rsidP="00902206">
            <w:pPr>
              <w:pStyle w:val="ListParagraph"/>
              <w:spacing w:after="160" w:line="259" w:lineRule="auto"/>
              <w:ind w:left="720"/>
              <w:contextualSpacing/>
              <w:rPr>
                <w:rFonts w:ascii="Century Gothic" w:hAnsi="Century Gothic"/>
                <w:sz w:val="20"/>
                <w:szCs w:val="20"/>
              </w:rPr>
            </w:pPr>
          </w:p>
        </w:tc>
        <w:tc>
          <w:tcPr>
            <w:tcW w:w="3632" w:type="dxa"/>
          </w:tcPr>
          <w:p w14:paraId="29C00578" w14:textId="77777777" w:rsidR="00902206" w:rsidRPr="00BF7203" w:rsidRDefault="00902206" w:rsidP="00870E80">
            <w:pPr>
              <w:pStyle w:val="ListParagraph"/>
              <w:spacing w:line="360" w:lineRule="auto"/>
              <w:ind w:left="360"/>
              <w:jc w:val="both"/>
              <w:rPr>
                <w:rFonts w:ascii="Century Gothic" w:hAnsi="Century Gothic"/>
              </w:rPr>
            </w:pPr>
          </w:p>
        </w:tc>
      </w:tr>
    </w:tbl>
    <w:p w14:paraId="66369AAA" w14:textId="77777777" w:rsidR="00FF773A" w:rsidRPr="007F067F" w:rsidRDefault="00FF773A" w:rsidP="00FF773A">
      <w:pPr>
        <w:pStyle w:val="Default"/>
        <w:widowControl w:val="0"/>
        <w:spacing w:line="360" w:lineRule="auto"/>
        <w:ind w:left="720"/>
        <w:jc w:val="both"/>
        <w:rPr>
          <w:rFonts w:cs="Times New Roman"/>
          <w:sz w:val="20"/>
          <w:szCs w:val="20"/>
        </w:rPr>
      </w:pPr>
    </w:p>
    <w:p w14:paraId="58391129" w14:textId="11D5F94F" w:rsidR="00FF773A" w:rsidRPr="002740DC" w:rsidRDefault="00FF773A" w:rsidP="00CA5731">
      <w:pPr>
        <w:pStyle w:val="Heading2"/>
        <w:spacing w:line="360" w:lineRule="auto"/>
        <w:rPr>
          <w:rFonts w:ascii="Century Gothic" w:eastAsia="Calibri" w:hAnsi="Century Gothic"/>
          <w:color w:val="000000"/>
        </w:rPr>
      </w:pPr>
      <w:r w:rsidRPr="004A776D">
        <w:rPr>
          <w:rFonts w:ascii="Century Gothic" w:eastAsia="Calibri" w:hAnsi="Century Gothic"/>
          <w:color w:val="000000"/>
        </w:rPr>
        <w:br w:type="page"/>
      </w:r>
    </w:p>
    <w:p w14:paraId="7AE6E96D" w14:textId="51283B36" w:rsidR="00397D2F" w:rsidRPr="00EE1347" w:rsidRDefault="00397D2F" w:rsidP="00397D2F">
      <w:pPr>
        <w:pStyle w:val="ListParagraph"/>
        <w:tabs>
          <w:tab w:val="left" w:pos="2169"/>
        </w:tabs>
        <w:spacing w:line="276" w:lineRule="auto"/>
        <w:ind w:left="720"/>
        <w:contextualSpacing/>
        <w:jc w:val="both"/>
        <w:rPr>
          <w:rFonts w:ascii="Century Gothic" w:eastAsia="Calibri" w:hAnsi="Century Gothic"/>
          <w:lang w:val="en-GB"/>
        </w:rPr>
      </w:pPr>
      <w:r w:rsidRPr="00EE1347">
        <w:rPr>
          <w:rFonts w:ascii="Century Gothic" w:hAnsi="Century Gothic"/>
          <w:b/>
          <w:bCs/>
          <w:noProof/>
          <w:sz w:val="36"/>
          <w:szCs w:val="36"/>
          <w:lang w:val="sw-KE" w:eastAsia="sw-KE"/>
        </w:rPr>
        <w:lastRenderedPageBreak/>
        <w:t xml:space="preserve">SECTION </w:t>
      </w:r>
      <w:r>
        <w:rPr>
          <w:rFonts w:ascii="Century Gothic" w:hAnsi="Century Gothic"/>
          <w:b/>
          <w:bCs/>
          <w:noProof/>
          <w:sz w:val="36"/>
          <w:szCs w:val="36"/>
          <w:lang w:val="sw-KE" w:eastAsia="sw-KE"/>
        </w:rPr>
        <w:t>F</w:t>
      </w:r>
      <w:r w:rsidRPr="00EE1347">
        <w:rPr>
          <w:rFonts w:ascii="Century Gothic" w:hAnsi="Century Gothic"/>
          <w:b/>
          <w:bCs/>
          <w:noProof/>
          <w:sz w:val="36"/>
          <w:szCs w:val="36"/>
          <w:lang w:val="sw-KE" w:eastAsia="sw-KE"/>
        </w:rPr>
        <w:t xml:space="preserve">: CONCEPTUAL BUSINESS PROCESS MODELS FOR </w:t>
      </w:r>
      <w:r>
        <w:rPr>
          <w:rFonts w:ascii="Century Gothic" w:hAnsi="Century Gothic"/>
          <w:b/>
          <w:bCs/>
          <w:noProof/>
          <w:sz w:val="36"/>
          <w:szCs w:val="36"/>
          <w:lang w:val="sw-KE" w:eastAsia="sw-KE"/>
        </w:rPr>
        <w:t xml:space="preserve">QUALITY AUDIT </w:t>
      </w:r>
      <w:r w:rsidRPr="00EE1347">
        <w:rPr>
          <w:rFonts w:ascii="Century Gothic" w:hAnsi="Century Gothic"/>
          <w:b/>
          <w:bCs/>
          <w:noProof/>
          <w:sz w:val="36"/>
          <w:szCs w:val="36"/>
          <w:lang w:val="sw-KE" w:eastAsia="sw-KE"/>
        </w:rPr>
        <w:t>MODULE</w:t>
      </w:r>
    </w:p>
    <w:p w14:paraId="07960777" w14:textId="77777777" w:rsidR="00397D2F" w:rsidRPr="00711AF0" w:rsidRDefault="00397D2F" w:rsidP="00397D2F">
      <w:pPr>
        <w:spacing w:line="312" w:lineRule="auto"/>
        <w:jc w:val="both"/>
        <w:rPr>
          <w:rFonts w:ascii="Century Gothic" w:hAnsi="Century Gothic"/>
          <w:sz w:val="24"/>
          <w:szCs w:val="24"/>
        </w:rPr>
      </w:pPr>
      <w:r w:rsidRPr="00711AF0">
        <w:rPr>
          <w:rFonts w:ascii="Century Gothic" w:hAnsi="Century Gothic"/>
          <w:b/>
          <w:bCs/>
          <w:noProof/>
          <w:sz w:val="24"/>
          <w:szCs w:val="24"/>
        </w:rPr>
        <mc:AlternateContent>
          <mc:Choice Requires="wps">
            <w:drawing>
              <wp:anchor distT="0" distB="0" distL="114300" distR="114300" simplePos="0" relativeHeight="251677696" behindDoc="0" locked="0" layoutInCell="1" allowOverlap="1" wp14:anchorId="1202A013" wp14:editId="09C3AEC8">
                <wp:simplePos x="0" y="0"/>
                <wp:positionH relativeFrom="column">
                  <wp:posOffset>-619125</wp:posOffset>
                </wp:positionH>
                <wp:positionV relativeFrom="paragraph">
                  <wp:posOffset>-2540</wp:posOffset>
                </wp:positionV>
                <wp:extent cx="7105650" cy="0"/>
                <wp:effectExtent l="9525" t="15240" r="28575" b="41910"/>
                <wp:wrapNone/>
                <wp:docPr id="1"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5650" cy="0"/>
                        </a:xfrm>
                        <a:prstGeom prst="straightConnector1">
                          <a:avLst/>
                        </a:prstGeom>
                        <a:noFill/>
                        <a:ln w="19050">
                          <a:solidFill>
                            <a:srgbClr val="C00000"/>
                          </a:solidFill>
                          <a:round/>
                          <a:headEnd/>
                          <a:tailEnd/>
                        </a:ln>
                        <a:effectLst>
                          <a:outerShdw dist="28398" dir="3806097" algn="ctr" rotWithShape="0">
                            <a:srgbClr val="205867">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81DF066" id="_x0000_t32" coordsize="21600,21600" o:spt="32" o:oned="t" path="m,l21600,21600e" filled="f">
                <v:path arrowok="t" fillok="f" o:connecttype="none"/>
                <o:lock v:ext="edit" shapetype="t"/>
              </v:shapetype>
              <v:shape id="AutoShape 30" o:spid="_x0000_s1026" type="#_x0000_t32" style="position:absolute;margin-left:-48.75pt;margin-top:-.2pt;width:559.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" strokecolor="#c00000" strokeweight="1.5pt">
                <v:shadow on="t" color="#205867" opacity=".5" offset="1pt"/>
              </v:shape>
            </w:pict>
          </mc:Fallback>
        </mc:AlternateContent>
      </w:r>
    </w:p>
    <w:p w14:paraId="21A9264A" w14:textId="7E2F38BC" w:rsidR="00397D2F" w:rsidRPr="00711AF0" w:rsidRDefault="00397D2F" w:rsidP="00D95D7B">
      <w:pPr>
        <w:pStyle w:val="Heading2"/>
        <w:numPr>
          <w:ilvl w:val="1"/>
          <w:numId w:val="111"/>
        </w:numPr>
        <w:spacing w:line="360" w:lineRule="auto"/>
        <w:rPr>
          <w:rFonts w:ascii="Century Gothic" w:hAnsi="Century Gothic"/>
          <w:b/>
          <w:color w:val="auto"/>
          <w:sz w:val="24"/>
        </w:rPr>
      </w:pPr>
      <w:r w:rsidRPr="00711AF0">
        <w:rPr>
          <w:rFonts w:ascii="Century Gothic" w:hAnsi="Century Gothic"/>
          <w:b/>
          <w:color w:val="auto"/>
          <w:sz w:val="24"/>
        </w:rPr>
        <w:t xml:space="preserve"> </w:t>
      </w:r>
      <w:bookmarkStart w:id="386" w:name="_Toc535316436"/>
      <w:r w:rsidRPr="00711AF0">
        <w:rPr>
          <w:rFonts w:ascii="Century Gothic" w:hAnsi="Century Gothic"/>
          <w:b/>
          <w:color w:val="auto"/>
          <w:sz w:val="24"/>
        </w:rPr>
        <w:t xml:space="preserve">System process maps </w:t>
      </w:r>
      <w:r>
        <w:rPr>
          <w:rFonts w:ascii="Century Gothic" w:hAnsi="Century Gothic"/>
          <w:b/>
          <w:color w:val="auto"/>
          <w:sz w:val="24"/>
        </w:rPr>
        <w:t>for Quality Audit module</w:t>
      </w:r>
      <w:bookmarkEnd w:id="386"/>
    </w:p>
    <w:p w14:paraId="712EB85A" w14:textId="2B68AFCD" w:rsidR="00397D2F" w:rsidRPr="00867687" w:rsidRDefault="00071439" w:rsidP="00513EC6">
      <w:pPr>
        <w:pStyle w:val="Default"/>
        <w:numPr>
          <w:ilvl w:val="0"/>
          <w:numId w:val="215"/>
        </w:numPr>
        <w:spacing w:after="120" w:line="360" w:lineRule="auto"/>
        <w:rPr>
          <w:rFonts w:cs="Times New Roman"/>
          <w:sz w:val="20"/>
          <w:szCs w:val="20"/>
        </w:rPr>
      </w:pPr>
      <w:r w:rsidRPr="00867687">
        <w:rPr>
          <w:rFonts w:cs="Times New Roman"/>
          <w:sz w:val="20"/>
          <w:szCs w:val="20"/>
        </w:rPr>
        <w:t>The commission communicates on an upcoming quality audit</w:t>
      </w:r>
    </w:p>
    <w:p w14:paraId="1F5E8C87" w14:textId="7AEEDF6C" w:rsidR="00990E21" w:rsidRPr="00867687" w:rsidRDefault="00071439" w:rsidP="00513EC6">
      <w:pPr>
        <w:pStyle w:val="Default"/>
        <w:numPr>
          <w:ilvl w:val="0"/>
          <w:numId w:val="215"/>
        </w:numPr>
        <w:spacing w:after="120" w:line="360" w:lineRule="auto"/>
        <w:rPr>
          <w:rFonts w:cs="Times New Roman"/>
          <w:sz w:val="20"/>
          <w:szCs w:val="20"/>
        </w:rPr>
      </w:pPr>
      <w:r w:rsidRPr="00867687">
        <w:rPr>
          <w:rFonts w:cs="Times New Roman"/>
          <w:sz w:val="20"/>
          <w:szCs w:val="20"/>
        </w:rPr>
        <w:t>The institution p</w:t>
      </w:r>
      <w:r w:rsidR="0051516B" w:rsidRPr="00867687">
        <w:rPr>
          <w:rFonts w:cs="Times New Roman"/>
          <w:sz w:val="20"/>
          <w:szCs w:val="20"/>
        </w:rPr>
        <w:t>ays</w:t>
      </w:r>
      <w:r w:rsidRPr="00867687">
        <w:rPr>
          <w:rFonts w:cs="Times New Roman"/>
          <w:sz w:val="20"/>
          <w:szCs w:val="20"/>
        </w:rPr>
        <w:t xml:space="preserve"> depending on audit </w:t>
      </w:r>
      <w:r w:rsidR="00867687" w:rsidRPr="00867687">
        <w:rPr>
          <w:rFonts w:cs="Times New Roman"/>
          <w:sz w:val="20"/>
          <w:szCs w:val="20"/>
        </w:rPr>
        <w:t>type: program or institution</w:t>
      </w:r>
      <w:r w:rsidR="0051516B" w:rsidRPr="00867687">
        <w:rPr>
          <w:rFonts w:cs="Times New Roman"/>
          <w:sz w:val="20"/>
          <w:szCs w:val="20"/>
        </w:rPr>
        <w:t xml:space="preserve"> (payment is verified by the Accounting department)</w:t>
      </w:r>
    </w:p>
    <w:p w14:paraId="7BA654B6" w14:textId="255E57D7" w:rsidR="00990E21" w:rsidRPr="00867687" w:rsidRDefault="00990E21" w:rsidP="00513EC6">
      <w:pPr>
        <w:pStyle w:val="Default"/>
        <w:numPr>
          <w:ilvl w:val="0"/>
          <w:numId w:val="215"/>
        </w:numPr>
        <w:spacing w:after="120" w:line="360" w:lineRule="auto"/>
        <w:rPr>
          <w:rFonts w:cs="Times New Roman"/>
          <w:sz w:val="20"/>
          <w:szCs w:val="20"/>
        </w:rPr>
      </w:pPr>
      <w:r w:rsidRPr="00867687">
        <w:rPr>
          <w:rFonts w:cs="Times New Roman"/>
          <w:sz w:val="20"/>
          <w:szCs w:val="20"/>
        </w:rPr>
        <w:t xml:space="preserve">Attaches a </w:t>
      </w:r>
      <w:r w:rsidR="0051516B" w:rsidRPr="00867687">
        <w:rPr>
          <w:rFonts w:cs="Times New Roman"/>
          <w:sz w:val="20"/>
          <w:szCs w:val="20"/>
        </w:rPr>
        <w:t>self-assessment</w:t>
      </w:r>
      <w:r w:rsidRPr="00867687">
        <w:rPr>
          <w:rFonts w:cs="Times New Roman"/>
          <w:sz w:val="20"/>
          <w:szCs w:val="20"/>
        </w:rPr>
        <w:t xml:space="preserve"> report</w:t>
      </w:r>
    </w:p>
    <w:p w14:paraId="61177599" w14:textId="77777777" w:rsidR="0051516B" w:rsidRPr="00867687" w:rsidRDefault="0051516B" w:rsidP="00513EC6">
      <w:pPr>
        <w:pStyle w:val="Default"/>
        <w:numPr>
          <w:ilvl w:val="0"/>
          <w:numId w:val="215"/>
        </w:numPr>
        <w:spacing w:after="120" w:line="360" w:lineRule="auto"/>
        <w:rPr>
          <w:rFonts w:cs="Times New Roman"/>
          <w:sz w:val="20"/>
          <w:szCs w:val="20"/>
        </w:rPr>
      </w:pPr>
      <w:r w:rsidRPr="00867687">
        <w:rPr>
          <w:rFonts w:cs="Times New Roman"/>
          <w:sz w:val="20"/>
          <w:szCs w:val="20"/>
        </w:rPr>
        <w:t>CUE embarks on setting the quality audit dates.</w:t>
      </w:r>
    </w:p>
    <w:p w14:paraId="601F2558" w14:textId="77777777" w:rsidR="00513EC6" w:rsidRPr="00867687" w:rsidRDefault="0051516B" w:rsidP="00513EC6">
      <w:pPr>
        <w:pStyle w:val="Default"/>
        <w:numPr>
          <w:ilvl w:val="0"/>
          <w:numId w:val="215"/>
        </w:numPr>
        <w:spacing w:after="120" w:line="360" w:lineRule="auto"/>
        <w:rPr>
          <w:rFonts w:cs="Times New Roman"/>
          <w:sz w:val="20"/>
          <w:szCs w:val="20"/>
        </w:rPr>
      </w:pPr>
      <w:r w:rsidRPr="00867687">
        <w:rPr>
          <w:rFonts w:cs="Times New Roman"/>
          <w:sz w:val="20"/>
          <w:szCs w:val="20"/>
        </w:rPr>
        <w:t>Institution is notified</w:t>
      </w:r>
    </w:p>
    <w:p w14:paraId="38D8B525" w14:textId="570CC402" w:rsidR="00513EC6" w:rsidRPr="00867687" w:rsidRDefault="00513EC6" w:rsidP="00513EC6">
      <w:pPr>
        <w:pStyle w:val="Default"/>
        <w:numPr>
          <w:ilvl w:val="0"/>
          <w:numId w:val="215"/>
        </w:numPr>
        <w:spacing w:after="120" w:line="360" w:lineRule="auto"/>
        <w:rPr>
          <w:rFonts w:cs="Times New Roman"/>
          <w:sz w:val="20"/>
          <w:szCs w:val="20"/>
        </w:rPr>
      </w:pPr>
      <w:r w:rsidRPr="00867687">
        <w:rPr>
          <w:rFonts w:cs="Times New Roman"/>
          <w:sz w:val="20"/>
          <w:szCs w:val="20"/>
        </w:rPr>
        <w:t>Panel selection</w:t>
      </w:r>
    </w:p>
    <w:p w14:paraId="45C40F58" w14:textId="07FFA29E" w:rsidR="00513EC6" w:rsidRPr="00867687" w:rsidRDefault="00513EC6" w:rsidP="00513EC6">
      <w:pPr>
        <w:pStyle w:val="Default"/>
        <w:numPr>
          <w:ilvl w:val="0"/>
          <w:numId w:val="215"/>
        </w:numPr>
        <w:spacing w:after="120" w:line="360" w:lineRule="auto"/>
        <w:rPr>
          <w:rFonts w:cs="Times New Roman"/>
          <w:sz w:val="20"/>
          <w:szCs w:val="20"/>
        </w:rPr>
      </w:pPr>
      <w:r w:rsidRPr="00867687">
        <w:rPr>
          <w:rFonts w:cs="Times New Roman"/>
          <w:sz w:val="20"/>
          <w:szCs w:val="20"/>
        </w:rPr>
        <w:t>Feedback sent to institution</w:t>
      </w:r>
    </w:p>
    <w:p w14:paraId="1CB95A44" w14:textId="027E054C" w:rsidR="00397D2F" w:rsidRDefault="00513EC6" w:rsidP="00A91310">
      <w:pPr>
        <w:pStyle w:val="Default"/>
        <w:numPr>
          <w:ilvl w:val="0"/>
          <w:numId w:val="215"/>
        </w:numPr>
        <w:spacing w:after="120" w:line="360" w:lineRule="auto"/>
        <w:rPr>
          <w:rFonts w:cs="Times New Roman"/>
          <w:sz w:val="20"/>
          <w:szCs w:val="20"/>
        </w:rPr>
      </w:pPr>
      <w:r w:rsidRPr="00867687">
        <w:rPr>
          <w:rFonts w:cs="Times New Roman"/>
          <w:sz w:val="20"/>
          <w:szCs w:val="20"/>
        </w:rPr>
        <w:t>Institution sends a way forward on raised issues</w:t>
      </w:r>
      <w:r w:rsidR="0051516B" w:rsidRPr="00867687">
        <w:rPr>
          <w:rFonts w:cs="Times New Roman"/>
          <w:sz w:val="20"/>
          <w:szCs w:val="20"/>
        </w:rPr>
        <w:t xml:space="preserve"> </w:t>
      </w:r>
    </w:p>
    <w:p w14:paraId="379DE7F0" w14:textId="77777777" w:rsidR="00A91310" w:rsidRPr="00A91310" w:rsidRDefault="00A91310" w:rsidP="00A91310">
      <w:pPr>
        <w:pStyle w:val="Default"/>
        <w:spacing w:after="120" w:line="360" w:lineRule="auto"/>
        <w:ind w:left="720"/>
        <w:rPr>
          <w:rFonts w:cs="Times New Roman"/>
          <w:sz w:val="20"/>
          <w:szCs w:val="20"/>
        </w:rPr>
      </w:pPr>
    </w:p>
    <w:p w14:paraId="0DC89270" w14:textId="3B2C912C" w:rsidR="00397D2F" w:rsidRPr="00711AF0" w:rsidRDefault="00397D2F" w:rsidP="00D95D7B">
      <w:pPr>
        <w:pStyle w:val="Heading2"/>
        <w:numPr>
          <w:ilvl w:val="1"/>
          <w:numId w:val="111"/>
        </w:numPr>
        <w:spacing w:line="360" w:lineRule="auto"/>
        <w:rPr>
          <w:rFonts w:ascii="Century Gothic" w:hAnsi="Century Gothic"/>
          <w:b/>
          <w:color w:val="auto"/>
          <w:sz w:val="24"/>
        </w:rPr>
      </w:pPr>
      <w:r>
        <w:rPr>
          <w:rFonts w:ascii="Century Gothic" w:hAnsi="Century Gothic"/>
          <w:b/>
          <w:color w:val="auto"/>
          <w:sz w:val="24"/>
        </w:rPr>
        <w:t xml:space="preserve"> </w:t>
      </w:r>
      <w:bookmarkStart w:id="387" w:name="_Toc535316437"/>
      <w:r w:rsidRPr="00711AF0">
        <w:rPr>
          <w:rFonts w:ascii="Century Gothic" w:hAnsi="Century Gothic"/>
          <w:b/>
          <w:color w:val="auto"/>
          <w:sz w:val="24"/>
        </w:rPr>
        <w:t>Proposed Database design</w:t>
      </w:r>
      <w:bookmarkEnd w:id="387"/>
    </w:p>
    <w:p w14:paraId="62A67AD9" w14:textId="77777777" w:rsidR="00397D2F" w:rsidRDefault="00397D2F" w:rsidP="00397D2F">
      <w:pPr>
        <w:pStyle w:val="Default"/>
        <w:widowControl w:val="0"/>
        <w:spacing w:line="360" w:lineRule="auto"/>
        <w:ind w:left="720"/>
        <w:jc w:val="both"/>
        <w:rPr>
          <w:rFonts w:cs="Times New Roman"/>
          <w:sz w:val="22"/>
          <w:szCs w:val="22"/>
        </w:rPr>
      </w:pPr>
      <w:r w:rsidRPr="007F067F">
        <w:rPr>
          <w:rFonts w:cs="Times New Roman"/>
          <w:sz w:val="22"/>
          <w:szCs w:val="22"/>
        </w:rPr>
        <w:t>The section below summarizes the system configuration</w:t>
      </w:r>
      <w:r>
        <w:rPr>
          <w:rFonts w:cs="Times New Roman"/>
          <w:sz w:val="22"/>
          <w:szCs w:val="22"/>
        </w:rPr>
        <w:t xml:space="preserve"> and design approach for data collection;</w:t>
      </w:r>
    </w:p>
    <w:tbl>
      <w:tblPr>
        <w:tblStyle w:val="TableGrid"/>
        <w:tblW w:w="10060" w:type="dxa"/>
        <w:jc w:val="center"/>
        <w:tblLook w:val="04A0" w:firstRow="1" w:lastRow="0" w:firstColumn="1" w:lastColumn="0" w:noHBand="0" w:noVBand="1"/>
        <w:tblPrChange w:id="388" w:author="Mercy Kemei" w:date="2017-12-13T15:52:00Z">
          <w:tblPr>
            <w:tblStyle w:val="TableGrid"/>
            <w:tblW w:w="10060" w:type="dxa"/>
            <w:tblLook w:val="04A0" w:firstRow="1" w:lastRow="0" w:firstColumn="1" w:lastColumn="0" w:noHBand="0" w:noVBand="1"/>
          </w:tblPr>
        </w:tblPrChange>
      </w:tblPr>
      <w:tblGrid>
        <w:gridCol w:w="2565"/>
        <w:gridCol w:w="3980"/>
        <w:gridCol w:w="3515"/>
        <w:tblGridChange w:id="389">
          <w:tblGrid>
            <w:gridCol w:w="2371"/>
            <w:gridCol w:w="194"/>
            <w:gridCol w:w="3863"/>
            <w:gridCol w:w="117"/>
            <w:gridCol w:w="3515"/>
          </w:tblGrid>
        </w:tblGridChange>
      </w:tblGrid>
      <w:tr w:rsidR="00397D2F" w:rsidRPr="008B04A7" w14:paraId="0BA3B446" w14:textId="77777777" w:rsidTr="004A73F8">
        <w:trPr>
          <w:jc w:val="center"/>
        </w:trPr>
        <w:tc>
          <w:tcPr>
            <w:tcW w:w="2371" w:type="dxa"/>
            <w:tcPrChange w:id="390" w:author="Mercy Kemei" w:date="2017-12-13T15:52:00Z">
              <w:tcPr>
                <w:tcW w:w="2371" w:type="dxa"/>
              </w:tcPr>
            </w:tcPrChange>
          </w:tcPr>
          <w:p w14:paraId="27C3BE76" w14:textId="77777777" w:rsidR="00397D2F" w:rsidRPr="008B04A7" w:rsidRDefault="00397D2F" w:rsidP="004A73F8">
            <w:pPr>
              <w:spacing w:line="360" w:lineRule="auto"/>
              <w:rPr>
                <w:rFonts w:ascii="Century Gothic" w:hAnsi="Century Gothic"/>
                <w:b/>
                <w:sz w:val="22"/>
                <w:szCs w:val="22"/>
              </w:rPr>
            </w:pPr>
            <w:r w:rsidRPr="008B04A7">
              <w:rPr>
                <w:rFonts w:ascii="Century Gothic" w:hAnsi="Century Gothic"/>
                <w:b/>
                <w:sz w:val="22"/>
                <w:szCs w:val="22"/>
              </w:rPr>
              <w:t>Process</w:t>
            </w:r>
          </w:p>
        </w:tc>
        <w:tc>
          <w:tcPr>
            <w:tcW w:w="4057" w:type="dxa"/>
            <w:tcPrChange w:id="391" w:author="Mercy Kemei" w:date="2017-12-13T15:52:00Z">
              <w:tcPr>
                <w:tcW w:w="4057" w:type="dxa"/>
                <w:gridSpan w:val="2"/>
              </w:tcPr>
            </w:tcPrChange>
          </w:tcPr>
          <w:p w14:paraId="1B6E705D" w14:textId="77777777" w:rsidR="00397D2F" w:rsidRPr="008B04A7" w:rsidRDefault="00397D2F">
            <w:pPr>
              <w:spacing w:line="360" w:lineRule="auto"/>
              <w:jc w:val="both"/>
              <w:rPr>
                <w:rFonts w:ascii="Century Gothic" w:hAnsi="Century Gothic"/>
                <w:b/>
                <w:sz w:val="22"/>
                <w:szCs w:val="22"/>
              </w:rPr>
              <w:pPrChange w:id="392" w:author="Mercy Kemei" w:date="2017-12-13T15:52:00Z">
                <w:pPr>
                  <w:spacing w:line="360" w:lineRule="auto"/>
                </w:pPr>
              </w:pPrChange>
            </w:pPr>
            <w:r w:rsidRPr="008B04A7">
              <w:rPr>
                <w:rFonts w:ascii="Century Gothic" w:hAnsi="Century Gothic"/>
                <w:b/>
                <w:sz w:val="22"/>
                <w:szCs w:val="22"/>
              </w:rPr>
              <w:t>Design Approach</w:t>
            </w:r>
          </w:p>
        </w:tc>
        <w:tc>
          <w:tcPr>
            <w:tcW w:w="3632" w:type="dxa"/>
            <w:tcPrChange w:id="393" w:author="Mercy Kemei" w:date="2017-12-13T15:52:00Z">
              <w:tcPr>
                <w:tcW w:w="3632" w:type="dxa"/>
                <w:gridSpan w:val="2"/>
              </w:tcPr>
            </w:tcPrChange>
          </w:tcPr>
          <w:p w14:paraId="76D95BCD" w14:textId="77777777" w:rsidR="00397D2F" w:rsidRPr="008B04A7" w:rsidRDefault="00397D2F">
            <w:pPr>
              <w:spacing w:line="360" w:lineRule="auto"/>
              <w:jc w:val="both"/>
              <w:rPr>
                <w:rFonts w:ascii="Century Gothic" w:hAnsi="Century Gothic"/>
                <w:b/>
                <w:sz w:val="22"/>
                <w:szCs w:val="22"/>
              </w:rPr>
              <w:pPrChange w:id="394" w:author="Mercy Kemei" w:date="2017-12-13T15:52:00Z">
                <w:pPr>
                  <w:spacing w:line="360" w:lineRule="auto"/>
                </w:pPr>
              </w:pPrChange>
            </w:pPr>
            <w:r w:rsidRPr="008B04A7">
              <w:rPr>
                <w:rFonts w:ascii="Century Gothic" w:hAnsi="Century Gothic"/>
                <w:b/>
                <w:sz w:val="22"/>
                <w:szCs w:val="22"/>
              </w:rPr>
              <w:t>Proposed controls</w:t>
            </w:r>
          </w:p>
        </w:tc>
      </w:tr>
      <w:tr w:rsidR="00397D2F" w:rsidRPr="008B04A7" w14:paraId="1989C3B2" w14:textId="77777777" w:rsidTr="004A73F8">
        <w:trPr>
          <w:jc w:val="center"/>
        </w:trPr>
        <w:tc>
          <w:tcPr>
            <w:tcW w:w="2371" w:type="dxa"/>
            <w:tcPrChange w:id="395" w:author="Mercy Kemei" w:date="2017-12-13T15:52:00Z">
              <w:tcPr>
                <w:tcW w:w="2371" w:type="dxa"/>
              </w:tcPr>
            </w:tcPrChange>
          </w:tcPr>
          <w:p w14:paraId="22478B04" w14:textId="77777777" w:rsidR="00397D2F" w:rsidRPr="008B04A7" w:rsidRDefault="00397D2F" w:rsidP="004A73F8">
            <w:pPr>
              <w:spacing w:line="360" w:lineRule="auto"/>
              <w:rPr>
                <w:rFonts w:ascii="Century Gothic" w:hAnsi="Century Gothic"/>
              </w:rPr>
            </w:pPr>
            <w:r w:rsidRPr="008B04A7">
              <w:rPr>
                <w:rFonts w:ascii="Century Gothic" w:hAnsi="Century Gothic"/>
              </w:rPr>
              <w:t>Setups</w:t>
            </w:r>
          </w:p>
        </w:tc>
        <w:tc>
          <w:tcPr>
            <w:tcW w:w="4057" w:type="dxa"/>
            <w:tcPrChange w:id="396" w:author="Mercy Kemei" w:date="2017-12-13T15:52:00Z">
              <w:tcPr>
                <w:tcW w:w="4057" w:type="dxa"/>
                <w:gridSpan w:val="2"/>
              </w:tcPr>
            </w:tcPrChange>
          </w:tcPr>
          <w:p w14:paraId="5B306B46" w14:textId="7C2853F8" w:rsidR="00397D2F" w:rsidRPr="00397D2F" w:rsidRDefault="00397D2F">
            <w:pPr>
              <w:spacing w:line="360" w:lineRule="auto"/>
              <w:ind w:left="360"/>
              <w:contextualSpacing/>
              <w:jc w:val="both"/>
              <w:rPr>
                <w:rFonts w:ascii="Century Gothic" w:hAnsi="Century Gothic"/>
              </w:rPr>
              <w:pPrChange w:id="397" w:author="Mercy Kemei" w:date="2017-12-13T15:52:00Z">
                <w:pPr>
                  <w:pStyle w:val="ListParagraph"/>
                  <w:numPr>
                    <w:numId w:val="123"/>
                  </w:numPr>
                  <w:spacing w:line="360" w:lineRule="auto"/>
                  <w:ind w:left="360" w:hanging="360"/>
                  <w:contextualSpacing/>
                </w:pPr>
              </w:pPrChange>
            </w:pPr>
          </w:p>
        </w:tc>
        <w:tc>
          <w:tcPr>
            <w:tcW w:w="3632" w:type="dxa"/>
            <w:tcPrChange w:id="398" w:author="Mercy Kemei" w:date="2017-12-13T15:52:00Z">
              <w:tcPr>
                <w:tcW w:w="3632" w:type="dxa"/>
                <w:gridSpan w:val="2"/>
              </w:tcPr>
            </w:tcPrChange>
          </w:tcPr>
          <w:p w14:paraId="6B904A92" w14:textId="77777777" w:rsidR="00397D2F" w:rsidRPr="008B04A7" w:rsidRDefault="00397D2F">
            <w:pPr>
              <w:pStyle w:val="ListParagraph"/>
              <w:spacing w:line="360" w:lineRule="auto"/>
              <w:ind w:left="360"/>
              <w:jc w:val="both"/>
              <w:rPr>
                <w:rFonts w:ascii="Century Gothic" w:hAnsi="Century Gothic"/>
                <w:sz w:val="20"/>
                <w:szCs w:val="20"/>
              </w:rPr>
              <w:pPrChange w:id="399" w:author="Mercy Kemei" w:date="2017-12-13T15:52:00Z">
                <w:pPr>
                  <w:pStyle w:val="ListParagraph"/>
                  <w:spacing w:line="360" w:lineRule="auto"/>
                  <w:ind w:left="360"/>
                </w:pPr>
              </w:pPrChange>
            </w:pPr>
          </w:p>
        </w:tc>
      </w:tr>
      <w:tr w:rsidR="00397D2F" w:rsidRPr="008B04A7" w14:paraId="77F87738" w14:textId="77777777" w:rsidTr="004A73F8">
        <w:trPr>
          <w:jc w:val="center"/>
        </w:trPr>
        <w:tc>
          <w:tcPr>
            <w:tcW w:w="2371" w:type="dxa"/>
            <w:tcPrChange w:id="400" w:author="Mercy Kemei" w:date="2017-12-13T15:52:00Z">
              <w:tcPr>
                <w:tcW w:w="2371" w:type="dxa"/>
              </w:tcPr>
            </w:tcPrChange>
          </w:tcPr>
          <w:p w14:paraId="5525327E" w14:textId="77777777" w:rsidR="00397D2F" w:rsidRPr="00291AF3" w:rsidRDefault="00397D2F" w:rsidP="004A73F8">
            <w:pPr>
              <w:spacing w:line="360" w:lineRule="auto"/>
              <w:rPr>
                <w:rFonts w:ascii="Century Gothic" w:hAnsi="Century Gothic"/>
              </w:rPr>
            </w:pPr>
            <w:r w:rsidRPr="00291AF3">
              <w:rPr>
                <w:rFonts w:ascii="Century Gothic" w:hAnsi="Century Gothic"/>
              </w:rPr>
              <w:t>Institution</w:t>
            </w:r>
          </w:p>
        </w:tc>
        <w:tc>
          <w:tcPr>
            <w:tcW w:w="4057" w:type="dxa"/>
            <w:tcPrChange w:id="401" w:author="Mercy Kemei" w:date="2017-12-13T15:52:00Z">
              <w:tcPr>
                <w:tcW w:w="4057" w:type="dxa"/>
                <w:gridSpan w:val="2"/>
              </w:tcPr>
            </w:tcPrChange>
          </w:tcPr>
          <w:p w14:paraId="0F0EF9C5" w14:textId="77777777" w:rsidR="00397D2F" w:rsidRPr="00291AF3" w:rsidRDefault="00397D2F" w:rsidP="00291AF3">
            <w:pPr>
              <w:spacing w:after="160" w:line="259" w:lineRule="auto"/>
              <w:ind w:left="360"/>
              <w:contextualSpacing/>
              <w:rPr>
                <w:rFonts w:ascii="Century Gothic" w:hAnsi="Century Gothic"/>
              </w:rPr>
            </w:pPr>
            <w:r w:rsidRPr="00291AF3">
              <w:rPr>
                <w:rFonts w:ascii="Century Gothic" w:hAnsi="Century Gothic"/>
              </w:rPr>
              <w:t>Institution (build from T18)</w:t>
            </w:r>
          </w:p>
          <w:p w14:paraId="4C90C6EB" w14:textId="11518DD9" w:rsidR="00397D2F" w:rsidRDefault="00291AF3" w:rsidP="00232086">
            <w:pPr>
              <w:pStyle w:val="ListParagraph"/>
              <w:numPr>
                <w:ilvl w:val="0"/>
                <w:numId w:val="186"/>
              </w:numPr>
              <w:spacing w:after="160" w:line="480" w:lineRule="auto"/>
              <w:contextualSpacing/>
              <w:rPr>
                <w:rFonts w:ascii="Century Gothic" w:hAnsi="Century Gothic"/>
                <w:sz w:val="20"/>
                <w:szCs w:val="20"/>
              </w:rPr>
            </w:pPr>
            <w:r>
              <w:rPr>
                <w:rFonts w:ascii="Century Gothic" w:hAnsi="Century Gothic"/>
                <w:sz w:val="20"/>
                <w:szCs w:val="20"/>
              </w:rPr>
              <w:t xml:space="preserve">Institution </w:t>
            </w:r>
            <w:r w:rsidR="00232086">
              <w:rPr>
                <w:rFonts w:ascii="Century Gothic" w:hAnsi="Century Gothic"/>
                <w:sz w:val="20"/>
                <w:szCs w:val="20"/>
              </w:rPr>
              <w:t>code</w:t>
            </w:r>
            <w:r w:rsidR="00BF726A">
              <w:rPr>
                <w:rFonts w:ascii="Century Gothic" w:hAnsi="Century Gothic"/>
                <w:sz w:val="20"/>
                <w:szCs w:val="20"/>
              </w:rPr>
              <w:t xml:space="preserve"> (</w:t>
            </w:r>
            <w:r>
              <w:rPr>
                <w:rFonts w:ascii="Century Gothic" w:hAnsi="Century Gothic"/>
                <w:sz w:val="20"/>
                <w:szCs w:val="20"/>
              </w:rPr>
              <w:t>populates institution details)</w:t>
            </w:r>
          </w:p>
          <w:p w14:paraId="554AC6D3" w14:textId="4E6AD9B0" w:rsidR="00636DCB" w:rsidRDefault="00867687" w:rsidP="00232086">
            <w:pPr>
              <w:pStyle w:val="ListParagraph"/>
              <w:numPr>
                <w:ilvl w:val="0"/>
                <w:numId w:val="186"/>
              </w:numPr>
              <w:spacing w:after="160" w:line="480" w:lineRule="auto"/>
              <w:contextualSpacing/>
              <w:rPr>
                <w:rFonts w:ascii="Century Gothic" w:hAnsi="Century Gothic"/>
                <w:sz w:val="20"/>
                <w:szCs w:val="20"/>
              </w:rPr>
            </w:pPr>
            <w:r>
              <w:rPr>
                <w:rFonts w:ascii="Century Gothic" w:hAnsi="Century Gothic"/>
                <w:sz w:val="20"/>
                <w:szCs w:val="20"/>
              </w:rPr>
              <w:t>Timestamping details</w:t>
            </w:r>
          </w:p>
          <w:p w14:paraId="742E190A" w14:textId="70871AD8" w:rsidR="00867687" w:rsidRDefault="00867687" w:rsidP="00232086">
            <w:pPr>
              <w:pStyle w:val="ListParagraph"/>
              <w:numPr>
                <w:ilvl w:val="0"/>
                <w:numId w:val="186"/>
              </w:numPr>
              <w:spacing w:after="160" w:line="480" w:lineRule="auto"/>
              <w:contextualSpacing/>
              <w:rPr>
                <w:rFonts w:ascii="Century Gothic" w:hAnsi="Century Gothic"/>
                <w:sz w:val="20"/>
                <w:szCs w:val="20"/>
              </w:rPr>
            </w:pPr>
            <w:r>
              <w:rPr>
                <w:rFonts w:ascii="Century Gothic" w:hAnsi="Century Gothic"/>
                <w:sz w:val="20"/>
                <w:szCs w:val="20"/>
              </w:rPr>
              <w:t>Payment reference no</w:t>
            </w:r>
          </w:p>
          <w:p w14:paraId="174C989A" w14:textId="77777777" w:rsidR="00867687" w:rsidRPr="00F75488" w:rsidRDefault="00867687" w:rsidP="00232086">
            <w:pPr>
              <w:pStyle w:val="ListParagraph"/>
              <w:spacing w:after="160" w:line="480" w:lineRule="auto"/>
              <w:ind w:left="1485"/>
              <w:contextualSpacing/>
              <w:rPr>
                <w:rFonts w:ascii="Century Gothic" w:hAnsi="Century Gothic"/>
                <w:sz w:val="20"/>
                <w:szCs w:val="20"/>
              </w:rPr>
            </w:pPr>
          </w:p>
          <w:p w14:paraId="2A0D54E4" w14:textId="77777777" w:rsidR="00397D2F" w:rsidRPr="00F75488" w:rsidRDefault="00397D2F">
            <w:pPr>
              <w:pStyle w:val="ListParagraph"/>
              <w:spacing w:after="160" w:line="259" w:lineRule="auto"/>
              <w:ind w:left="1485"/>
              <w:contextualSpacing/>
              <w:rPr>
                <w:rFonts w:ascii="Century Gothic" w:hAnsi="Century Gothic"/>
              </w:rPr>
              <w:pPrChange w:id="402" w:author="Mercy Kemei" w:date="2017-12-13T15:52:00Z">
                <w:pPr>
                  <w:pStyle w:val="ListParagraph"/>
                  <w:numPr>
                    <w:numId w:val="130"/>
                  </w:numPr>
                  <w:spacing w:line="360" w:lineRule="auto"/>
                  <w:ind w:left="360" w:hanging="360"/>
                </w:pPr>
              </w:pPrChange>
            </w:pPr>
          </w:p>
        </w:tc>
        <w:tc>
          <w:tcPr>
            <w:tcW w:w="3632" w:type="dxa"/>
            <w:tcPrChange w:id="403" w:author="Mercy Kemei" w:date="2017-12-13T15:52:00Z">
              <w:tcPr>
                <w:tcW w:w="3632" w:type="dxa"/>
                <w:gridSpan w:val="2"/>
              </w:tcPr>
            </w:tcPrChange>
          </w:tcPr>
          <w:p w14:paraId="13E3DF93" w14:textId="6607C632" w:rsidR="00397D2F" w:rsidRDefault="00990E21" w:rsidP="00680E0A">
            <w:pPr>
              <w:pStyle w:val="ListParagraph"/>
              <w:numPr>
                <w:ilvl w:val="0"/>
                <w:numId w:val="214"/>
              </w:numPr>
              <w:spacing w:line="360" w:lineRule="auto"/>
              <w:jc w:val="both"/>
              <w:rPr>
                <w:rFonts w:ascii="Century Gothic" w:hAnsi="Century Gothic"/>
                <w:sz w:val="20"/>
                <w:szCs w:val="20"/>
              </w:rPr>
            </w:pPr>
            <w:r w:rsidRPr="00680E0A">
              <w:rPr>
                <w:rFonts w:ascii="Century Gothic" w:hAnsi="Century Gothic"/>
                <w:sz w:val="20"/>
                <w:szCs w:val="20"/>
              </w:rPr>
              <w:t>Ability</w:t>
            </w:r>
            <w:r>
              <w:rPr>
                <w:rFonts w:ascii="Century Gothic" w:hAnsi="Century Gothic"/>
                <w:sz w:val="20"/>
                <w:szCs w:val="20"/>
              </w:rPr>
              <w:t xml:space="preserve"> to</w:t>
            </w:r>
            <w:r w:rsidR="00680E0A">
              <w:rPr>
                <w:rFonts w:ascii="Century Gothic" w:hAnsi="Century Gothic"/>
                <w:sz w:val="20"/>
                <w:szCs w:val="20"/>
              </w:rPr>
              <w:t xml:space="preserve"> notify the Commission on institutions almost due for </w:t>
            </w:r>
            <w:r>
              <w:rPr>
                <w:rFonts w:ascii="Century Gothic" w:hAnsi="Century Gothic"/>
                <w:sz w:val="20"/>
                <w:szCs w:val="20"/>
              </w:rPr>
              <w:t>audit (</w:t>
            </w:r>
            <w:r w:rsidR="00680E0A">
              <w:rPr>
                <w:rFonts w:ascii="Century Gothic" w:hAnsi="Century Gothic"/>
                <w:sz w:val="20"/>
                <w:szCs w:val="20"/>
              </w:rPr>
              <w:t>6 months)</w:t>
            </w:r>
          </w:p>
          <w:p w14:paraId="443DAFF2" w14:textId="77777777" w:rsidR="00680E0A" w:rsidRDefault="00680E0A" w:rsidP="00680E0A">
            <w:pPr>
              <w:pStyle w:val="ListParagraph"/>
              <w:numPr>
                <w:ilvl w:val="0"/>
                <w:numId w:val="214"/>
              </w:numPr>
              <w:spacing w:line="360" w:lineRule="auto"/>
              <w:jc w:val="both"/>
              <w:rPr>
                <w:rFonts w:ascii="Century Gothic" w:hAnsi="Century Gothic"/>
                <w:sz w:val="20"/>
                <w:szCs w:val="20"/>
              </w:rPr>
            </w:pPr>
            <w:r>
              <w:rPr>
                <w:rFonts w:ascii="Century Gothic" w:hAnsi="Century Gothic"/>
                <w:sz w:val="20"/>
                <w:szCs w:val="20"/>
              </w:rPr>
              <w:t>Abil</w:t>
            </w:r>
            <w:r w:rsidR="00990E21">
              <w:rPr>
                <w:rFonts w:ascii="Century Gothic" w:hAnsi="Century Gothic"/>
                <w:sz w:val="20"/>
                <w:szCs w:val="20"/>
              </w:rPr>
              <w:t>ity to notify the institution of an upcoming quality audit.</w:t>
            </w:r>
          </w:p>
          <w:p w14:paraId="5C7E6513" w14:textId="4089FDF0" w:rsidR="00990E21" w:rsidRPr="00680E0A" w:rsidRDefault="00990E21" w:rsidP="00680E0A">
            <w:pPr>
              <w:pStyle w:val="ListParagraph"/>
              <w:numPr>
                <w:ilvl w:val="0"/>
                <w:numId w:val="214"/>
              </w:numPr>
              <w:spacing w:line="360" w:lineRule="auto"/>
              <w:jc w:val="both"/>
              <w:rPr>
                <w:rFonts w:ascii="Century Gothic" w:hAnsi="Century Gothic"/>
                <w:sz w:val="20"/>
                <w:szCs w:val="20"/>
              </w:rPr>
            </w:pPr>
            <w:r>
              <w:rPr>
                <w:rFonts w:ascii="Century Gothic" w:hAnsi="Century Gothic"/>
                <w:sz w:val="20"/>
                <w:szCs w:val="20"/>
              </w:rPr>
              <w:t>Track quality audit payment</w:t>
            </w:r>
          </w:p>
        </w:tc>
      </w:tr>
      <w:tr w:rsidR="00BF726A" w:rsidRPr="008B04A7" w14:paraId="4CF408B2" w14:textId="77777777" w:rsidTr="004A73F8">
        <w:trPr>
          <w:jc w:val="center"/>
        </w:trPr>
        <w:tc>
          <w:tcPr>
            <w:tcW w:w="2371" w:type="dxa"/>
          </w:tcPr>
          <w:p w14:paraId="34D55C39" w14:textId="2C80DB5A" w:rsidR="00BF726A" w:rsidRPr="00291AF3" w:rsidRDefault="00BF726A" w:rsidP="004A73F8">
            <w:pPr>
              <w:spacing w:line="360" w:lineRule="auto"/>
              <w:rPr>
                <w:rFonts w:ascii="Century Gothic" w:hAnsi="Century Gothic"/>
              </w:rPr>
            </w:pPr>
            <w:r>
              <w:rPr>
                <w:rFonts w:ascii="Century Gothic" w:hAnsi="Century Gothic"/>
              </w:rPr>
              <w:lastRenderedPageBreak/>
              <w:t>Program</w:t>
            </w:r>
          </w:p>
        </w:tc>
        <w:tc>
          <w:tcPr>
            <w:tcW w:w="4057" w:type="dxa"/>
          </w:tcPr>
          <w:p w14:paraId="5F45C725" w14:textId="2CE99F0B" w:rsidR="00BF726A" w:rsidRPr="00BF726A" w:rsidRDefault="00BF726A" w:rsidP="00232086">
            <w:pPr>
              <w:pStyle w:val="ListParagraph"/>
              <w:numPr>
                <w:ilvl w:val="0"/>
                <w:numId w:val="216"/>
              </w:numPr>
              <w:spacing w:after="160" w:line="480" w:lineRule="auto"/>
              <w:contextualSpacing/>
              <w:rPr>
                <w:rFonts w:ascii="Century Gothic" w:hAnsi="Century Gothic"/>
                <w:sz w:val="20"/>
                <w:szCs w:val="20"/>
              </w:rPr>
            </w:pPr>
            <w:r w:rsidRPr="00BF726A">
              <w:rPr>
                <w:rFonts w:ascii="Century Gothic" w:hAnsi="Century Gothic"/>
                <w:sz w:val="20"/>
                <w:szCs w:val="20"/>
              </w:rPr>
              <w:t>Institution code</w:t>
            </w:r>
          </w:p>
          <w:p w14:paraId="6FFEBA66" w14:textId="77777777" w:rsidR="00BF726A" w:rsidRPr="00BF726A" w:rsidRDefault="00BF726A" w:rsidP="00232086">
            <w:pPr>
              <w:pStyle w:val="ListParagraph"/>
              <w:numPr>
                <w:ilvl w:val="0"/>
                <w:numId w:val="216"/>
              </w:numPr>
              <w:spacing w:after="160" w:line="480" w:lineRule="auto"/>
              <w:contextualSpacing/>
              <w:rPr>
                <w:rFonts w:ascii="Century Gothic" w:hAnsi="Century Gothic"/>
                <w:sz w:val="20"/>
                <w:szCs w:val="20"/>
              </w:rPr>
            </w:pPr>
            <w:r w:rsidRPr="00BF726A">
              <w:rPr>
                <w:rFonts w:ascii="Century Gothic" w:hAnsi="Century Gothic"/>
                <w:sz w:val="20"/>
                <w:szCs w:val="20"/>
              </w:rPr>
              <w:t>Campus code</w:t>
            </w:r>
          </w:p>
          <w:p w14:paraId="2DD9AD49" w14:textId="77777777" w:rsidR="00BF726A" w:rsidRPr="00BF726A" w:rsidRDefault="00BF726A" w:rsidP="00232086">
            <w:pPr>
              <w:pStyle w:val="ListParagraph"/>
              <w:numPr>
                <w:ilvl w:val="0"/>
                <w:numId w:val="216"/>
              </w:numPr>
              <w:spacing w:after="160" w:line="480" w:lineRule="auto"/>
              <w:contextualSpacing/>
              <w:rPr>
                <w:rFonts w:ascii="Century Gothic" w:hAnsi="Century Gothic"/>
                <w:sz w:val="20"/>
                <w:szCs w:val="20"/>
              </w:rPr>
            </w:pPr>
            <w:r w:rsidRPr="00BF726A">
              <w:rPr>
                <w:rFonts w:ascii="Century Gothic" w:hAnsi="Century Gothic"/>
                <w:sz w:val="20"/>
                <w:szCs w:val="20"/>
              </w:rPr>
              <w:t>Program domain code</w:t>
            </w:r>
          </w:p>
          <w:p w14:paraId="375B253B" w14:textId="29F14EF2" w:rsidR="00BF726A" w:rsidRDefault="00BF726A" w:rsidP="00232086">
            <w:pPr>
              <w:pStyle w:val="ListParagraph"/>
              <w:numPr>
                <w:ilvl w:val="0"/>
                <w:numId w:val="216"/>
              </w:numPr>
              <w:spacing w:after="160" w:line="480" w:lineRule="auto"/>
              <w:contextualSpacing/>
              <w:rPr>
                <w:rFonts w:ascii="Century Gothic" w:hAnsi="Century Gothic"/>
                <w:sz w:val="20"/>
                <w:szCs w:val="20"/>
              </w:rPr>
            </w:pPr>
            <w:r w:rsidRPr="00BF726A">
              <w:rPr>
                <w:rFonts w:ascii="Century Gothic" w:hAnsi="Century Gothic"/>
                <w:sz w:val="20"/>
                <w:szCs w:val="20"/>
              </w:rPr>
              <w:t>Program description</w:t>
            </w:r>
          </w:p>
          <w:p w14:paraId="296E5735" w14:textId="4DFF7BCE" w:rsidR="00232086" w:rsidRDefault="00232086" w:rsidP="00232086">
            <w:pPr>
              <w:pStyle w:val="ListParagraph"/>
              <w:numPr>
                <w:ilvl w:val="0"/>
                <w:numId w:val="216"/>
              </w:numPr>
              <w:spacing w:after="160" w:line="480" w:lineRule="auto"/>
              <w:contextualSpacing/>
              <w:rPr>
                <w:rFonts w:ascii="Century Gothic" w:hAnsi="Century Gothic"/>
                <w:sz w:val="20"/>
                <w:szCs w:val="20"/>
              </w:rPr>
            </w:pPr>
            <w:r>
              <w:rPr>
                <w:rFonts w:ascii="Century Gothic" w:hAnsi="Century Gothic"/>
                <w:sz w:val="20"/>
                <w:szCs w:val="20"/>
              </w:rPr>
              <w:t>Payment reference no.</w:t>
            </w:r>
          </w:p>
          <w:p w14:paraId="5C7EBA91" w14:textId="66DE734B" w:rsidR="00636DCB" w:rsidRPr="00BF726A" w:rsidRDefault="00636DCB" w:rsidP="00232086">
            <w:pPr>
              <w:pStyle w:val="ListParagraph"/>
              <w:numPr>
                <w:ilvl w:val="0"/>
                <w:numId w:val="216"/>
              </w:numPr>
              <w:spacing w:after="160" w:line="480" w:lineRule="auto"/>
              <w:contextualSpacing/>
              <w:rPr>
                <w:rFonts w:ascii="Century Gothic" w:hAnsi="Century Gothic"/>
                <w:sz w:val="20"/>
                <w:szCs w:val="20"/>
              </w:rPr>
            </w:pPr>
            <w:r>
              <w:rPr>
                <w:rFonts w:ascii="Century Gothic" w:hAnsi="Century Gothic"/>
                <w:sz w:val="20"/>
                <w:szCs w:val="20"/>
              </w:rPr>
              <w:t>Timestamping details</w:t>
            </w:r>
          </w:p>
          <w:p w14:paraId="783FCF58" w14:textId="7D44115D" w:rsidR="00BF726A" w:rsidRPr="00BF726A" w:rsidRDefault="00BF726A" w:rsidP="00BF726A">
            <w:pPr>
              <w:pStyle w:val="ListParagraph"/>
              <w:spacing w:after="160" w:line="259" w:lineRule="auto"/>
              <w:ind w:left="1080"/>
              <w:contextualSpacing/>
              <w:rPr>
                <w:rFonts w:ascii="Century Gothic" w:hAnsi="Century Gothic"/>
              </w:rPr>
            </w:pPr>
          </w:p>
        </w:tc>
        <w:tc>
          <w:tcPr>
            <w:tcW w:w="3632" w:type="dxa"/>
          </w:tcPr>
          <w:p w14:paraId="7E4FA0C9" w14:textId="5579632E" w:rsidR="00BF726A" w:rsidRDefault="00BF726A" w:rsidP="00680E0A">
            <w:pPr>
              <w:pStyle w:val="ListParagraph"/>
              <w:numPr>
                <w:ilvl w:val="0"/>
                <w:numId w:val="214"/>
              </w:numPr>
              <w:spacing w:line="360" w:lineRule="auto"/>
              <w:jc w:val="both"/>
              <w:rPr>
                <w:rFonts w:ascii="Century Gothic" w:hAnsi="Century Gothic"/>
                <w:sz w:val="20"/>
                <w:szCs w:val="20"/>
              </w:rPr>
            </w:pPr>
            <w:r>
              <w:rPr>
                <w:rFonts w:ascii="Century Gothic" w:hAnsi="Century Gothic"/>
                <w:sz w:val="20"/>
                <w:szCs w:val="20"/>
              </w:rPr>
              <w:t xml:space="preserve">Notify the Commission of </w:t>
            </w:r>
            <w:r w:rsidR="00636DCB">
              <w:rPr>
                <w:rFonts w:ascii="Century Gothic" w:hAnsi="Century Gothic"/>
                <w:sz w:val="20"/>
                <w:szCs w:val="20"/>
              </w:rPr>
              <w:t xml:space="preserve">a program due for </w:t>
            </w:r>
            <w:r w:rsidR="00232086">
              <w:rPr>
                <w:rFonts w:ascii="Century Gothic" w:hAnsi="Century Gothic"/>
                <w:sz w:val="20"/>
                <w:szCs w:val="20"/>
              </w:rPr>
              <w:t>audit. (</w:t>
            </w:r>
            <w:r w:rsidR="00636DCB">
              <w:rPr>
                <w:rFonts w:ascii="Century Gothic" w:hAnsi="Century Gothic"/>
                <w:sz w:val="20"/>
                <w:szCs w:val="20"/>
              </w:rPr>
              <w:t>based on Cohort)</w:t>
            </w:r>
          </w:p>
          <w:p w14:paraId="43025E9A" w14:textId="4D6AE76E" w:rsidR="00636DCB" w:rsidRPr="00680E0A" w:rsidRDefault="00636DCB" w:rsidP="00636DCB">
            <w:pPr>
              <w:pStyle w:val="ListParagraph"/>
              <w:numPr>
                <w:ilvl w:val="0"/>
                <w:numId w:val="214"/>
              </w:numPr>
              <w:spacing w:line="360" w:lineRule="auto"/>
              <w:jc w:val="both"/>
              <w:rPr>
                <w:rFonts w:ascii="Century Gothic" w:hAnsi="Century Gothic"/>
                <w:sz w:val="20"/>
                <w:szCs w:val="20"/>
              </w:rPr>
            </w:pPr>
            <w:r>
              <w:rPr>
                <w:rFonts w:ascii="Century Gothic" w:hAnsi="Century Gothic"/>
                <w:sz w:val="20"/>
                <w:szCs w:val="20"/>
              </w:rPr>
              <w:t>Notify the institution of an upcoming program quality audit,</w:t>
            </w:r>
          </w:p>
        </w:tc>
      </w:tr>
      <w:tr w:rsidR="007F0D0A" w:rsidRPr="008B04A7" w14:paraId="5450E02B" w14:textId="77777777" w:rsidTr="004A73F8">
        <w:trPr>
          <w:jc w:val="center"/>
        </w:trPr>
        <w:tc>
          <w:tcPr>
            <w:tcW w:w="2371" w:type="dxa"/>
          </w:tcPr>
          <w:p w14:paraId="575E36A2" w14:textId="134D889A" w:rsidR="007F0D0A" w:rsidRDefault="007F0D0A" w:rsidP="004A73F8">
            <w:pPr>
              <w:spacing w:line="360" w:lineRule="auto"/>
              <w:rPr>
                <w:rFonts w:ascii="Century Gothic" w:hAnsi="Century Gothic"/>
              </w:rPr>
            </w:pPr>
            <w:r>
              <w:rPr>
                <w:rFonts w:ascii="Century Gothic" w:hAnsi="Century Gothic"/>
              </w:rPr>
              <w:t>Job(program/</w:t>
            </w:r>
            <w:r w:rsidR="001F2DF8">
              <w:rPr>
                <w:rFonts w:ascii="Century Gothic" w:hAnsi="Century Gothic"/>
              </w:rPr>
              <w:t>Institution</w:t>
            </w:r>
            <w:r>
              <w:rPr>
                <w:rFonts w:ascii="Century Gothic" w:hAnsi="Century Gothic"/>
              </w:rPr>
              <w:t>)</w:t>
            </w:r>
          </w:p>
        </w:tc>
        <w:tc>
          <w:tcPr>
            <w:tcW w:w="4057" w:type="dxa"/>
          </w:tcPr>
          <w:p w14:paraId="27EBF3E0" w14:textId="0B453461" w:rsidR="007F0D0A" w:rsidRDefault="007F0D0A" w:rsidP="00232086">
            <w:pPr>
              <w:pStyle w:val="ListParagraph"/>
              <w:numPr>
                <w:ilvl w:val="0"/>
                <w:numId w:val="216"/>
              </w:numPr>
              <w:spacing w:after="160" w:line="480" w:lineRule="auto"/>
              <w:contextualSpacing/>
              <w:rPr>
                <w:rFonts w:ascii="Century Gothic" w:hAnsi="Century Gothic"/>
                <w:sz w:val="20"/>
                <w:szCs w:val="20"/>
              </w:rPr>
            </w:pPr>
            <w:r>
              <w:rPr>
                <w:rFonts w:ascii="Century Gothic" w:hAnsi="Century Gothic"/>
                <w:sz w:val="20"/>
                <w:szCs w:val="20"/>
              </w:rPr>
              <w:t xml:space="preserve">Creates a job on </w:t>
            </w:r>
            <w:r w:rsidR="001F2DF8">
              <w:rPr>
                <w:rFonts w:ascii="Century Gothic" w:hAnsi="Century Gothic"/>
                <w:sz w:val="20"/>
                <w:szCs w:val="20"/>
              </w:rPr>
              <w:t>payment [</w:t>
            </w:r>
            <w:r>
              <w:rPr>
                <w:rFonts w:ascii="Century Gothic" w:hAnsi="Century Gothic"/>
                <w:sz w:val="20"/>
                <w:szCs w:val="20"/>
              </w:rPr>
              <w:t>if not impromptu]</w:t>
            </w:r>
          </w:p>
          <w:p w14:paraId="0B7EA2DC" w14:textId="77777777" w:rsidR="007F0D0A" w:rsidRDefault="007F0D0A" w:rsidP="00232086">
            <w:pPr>
              <w:pStyle w:val="ListParagraph"/>
              <w:numPr>
                <w:ilvl w:val="0"/>
                <w:numId w:val="216"/>
              </w:numPr>
              <w:spacing w:after="160" w:line="480" w:lineRule="auto"/>
              <w:contextualSpacing/>
              <w:rPr>
                <w:rFonts w:ascii="Century Gothic" w:hAnsi="Century Gothic"/>
                <w:sz w:val="20"/>
                <w:szCs w:val="20"/>
              </w:rPr>
            </w:pPr>
            <w:r>
              <w:rPr>
                <w:rFonts w:ascii="Century Gothic" w:hAnsi="Century Gothic"/>
                <w:sz w:val="20"/>
                <w:szCs w:val="20"/>
              </w:rPr>
              <w:t>Resources assignment</w:t>
            </w:r>
          </w:p>
          <w:p w14:paraId="5462D0F9" w14:textId="23B9845C" w:rsidR="007F0D0A" w:rsidRPr="00BF726A" w:rsidRDefault="007F0D0A" w:rsidP="00232086">
            <w:pPr>
              <w:pStyle w:val="ListParagraph"/>
              <w:numPr>
                <w:ilvl w:val="0"/>
                <w:numId w:val="216"/>
              </w:numPr>
              <w:spacing w:after="160" w:line="480" w:lineRule="auto"/>
              <w:contextualSpacing/>
              <w:rPr>
                <w:rFonts w:ascii="Century Gothic" w:hAnsi="Century Gothic"/>
                <w:sz w:val="20"/>
                <w:szCs w:val="20"/>
              </w:rPr>
            </w:pPr>
            <w:r>
              <w:rPr>
                <w:rFonts w:ascii="Century Gothic" w:hAnsi="Century Gothic"/>
                <w:sz w:val="20"/>
                <w:szCs w:val="20"/>
              </w:rPr>
              <w:t>Job budget</w:t>
            </w:r>
          </w:p>
        </w:tc>
        <w:tc>
          <w:tcPr>
            <w:tcW w:w="3632" w:type="dxa"/>
          </w:tcPr>
          <w:p w14:paraId="6DF7BE6A" w14:textId="46D60F67" w:rsidR="007F0D0A" w:rsidRDefault="001F2DF8" w:rsidP="00680E0A">
            <w:pPr>
              <w:pStyle w:val="ListParagraph"/>
              <w:numPr>
                <w:ilvl w:val="0"/>
                <w:numId w:val="214"/>
              </w:numPr>
              <w:spacing w:line="360" w:lineRule="auto"/>
              <w:jc w:val="both"/>
              <w:rPr>
                <w:rFonts w:ascii="Century Gothic" w:hAnsi="Century Gothic"/>
                <w:sz w:val="20"/>
                <w:szCs w:val="20"/>
              </w:rPr>
            </w:pPr>
            <w:r>
              <w:rPr>
                <w:rFonts w:ascii="Century Gothic" w:hAnsi="Century Gothic"/>
                <w:sz w:val="20"/>
                <w:szCs w:val="20"/>
              </w:rPr>
              <w:t>Ability to attach document</w:t>
            </w:r>
            <w:r w:rsidR="00A325F4">
              <w:rPr>
                <w:rFonts w:ascii="Century Gothic" w:hAnsi="Century Gothic"/>
                <w:sz w:val="20"/>
                <w:szCs w:val="20"/>
              </w:rPr>
              <w:t>s</w:t>
            </w:r>
            <w:r>
              <w:rPr>
                <w:rFonts w:ascii="Century Gothic" w:hAnsi="Century Gothic"/>
                <w:sz w:val="20"/>
                <w:szCs w:val="20"/>
              </w:rPr>
              <w:t xml:space="preserve"> on email sent to the assigned resources.</w:t>
            </w:r>
          </w:p>
        </w:tc>
      </w:tr>
    </w:tbl>
    <w:p w14:paraId="20542704" w14:textId="77777777" w:rsidR="00FF773A" w:rsidRPr="00711AF0" w:rsidRDefault="00FF773A" w:rsidP="00FF773A">
      <w:pPr>
        <w:pStyle w:val="Default"/>
        <w:widowControl w:val="0"/>
        <w:spacing w:line="360" w:lineRule="auto"/>
        <w:jc w:val="both"/>
        <w:rPr>
          <w:rFonts w:cs="Times New Roman"/>
        </w:rPr>
      </w:pPr>
    </w:p>
    <w:p w14:paraId="5769851D" w14:textId="77777777" w:rsidR="00FF773A" w:rsidRPr="00711AF0" w:rsidRDefault="00FF773A" w:rsidP="00FF773A">
      <w:pPr>
        <w:pStyle w:val="Default"/>
        <w:widowControl w:val="0"/>
        <w:spacing w:line="360" w:lineRule="auto"/>
        <w:jc w:val="both"/>
        <w:rPr>
          <w:rFonts w:cs="Times New Roman"/>
        </w:rPr>
      </w:pPr>
    </w:p>
    <w:p w14:paraId="0624A060" w14:textId="04CE7C08" w:rsidR="00FF773A" w:rsidRPr="00CC2A50" w:rsidRDefault="00FF773A" w:rsidP="00FF773A">
      <w:pPr>
        <w:pStyle w:val="Default"/>
        <w:widowControl w:val="0"/>
        <w:spacing w:line="360" w:lineRule="auto"/>
        <w:jc w:val="both"/>
        <w:rPr>
          <w:rFonts w:cs="Times New Roman"/>
          <w:b/>
          <w:color w:val="FF0000"/>
        </w:rPr>
      </w:pPr>
    </w:p>
    <w:p w14:paraId="4629397F" w14:textId="77777777" w:rsidR="00FF773A" w:rsidRPr="00711AF0" w:rsidRDefault="00FF773A" w:rsidP="00FF773A">
      <w:pPr>
        <w:pStyle w:val="Default"/>
        <w:widowControl w:val="0"/>
        <w:spacing w:line="360" w:lineRule="auto"/>
        <w:jc w:val="both"/>
        <w:rPr>
          <w:rFonts w:cs="Times New Roman"/>
        </w:rPr>
      </w:pPr>
    </w:p>
    <w:p w14:paraId="368FA6F0" w14:textId="77777777" w:rsidR="00FF773A" w:rsidRPr="00711AF0" w:rsidRDefault="00FF773A" w:rsidP="00FF773A">
      <w:pPr>
        <w:spacing w:after="200" w:line="360" w:lineRule="auto"/>
        <w:contextualSpacing/>
        <w:jc w:val="both"/>
        <w:rPr>
          <w:rFonts w:ascii="Century Gothic" w:hAnsi="Century Gothic"/>
          <w:sz w:val="24"/>
          <w:szCs w:val="24"/>
        </w:rPr>
      </w:pPr>
    </w:p>
    <w:p w14:paraId="40040AF2" w14:textId="55102F09" w:rsidR="00FF773A" w:rsidRPr="002A7D6C" w:rsidRDefault="00FF773A" w:rsidP="00FF773A">
      <w:pPr>
        <w:pStyle w:val="NormalWeb"/>
        <w:outlineLvl w:val="0"/>
        <w:rPr>
          <w:rFonts w:ascii="Century Gothic" w:hAnsi="Century Gothic"/>
          <w:b/>
          <w:bCs/>
          <w:sz w:val="36"/>
          <w:szCs w:val="36"/>
        </w:rPr>
      </w:pPr>
      <w:r w:rsidRPr="00711AF0">
        <w:rPr>
          <w:rFonts w:ascii="Century Gothic" w:hAnsi="Century Gothic"/>
        </w:rPr>
        <w:br w:type="page"/>
      </w:r>
      <w:bookmarkStart w:id="404" w:name="_Toc535316438"/>
      <w:r w:rsidR="0090295E">
        <w:rPr>
          <w:rFonts w:ascii="Century Gothic" w:hAnsi="Century Gothic"/>
          <w:b/>
          <w:sz w:val="36"/>
          <w:szCs w:val="36"/>
        </w:rPr>
        <w:lastRenderedPageBreak/>
        <w:t>S</w:t>
      </w:r>
      <w:r w:rsidRPr="002A7D6C">
        <w:rPr>
          <w:rFonts w:ascii="Century Gothic" w:hAnsi="Century Gothic"/>
          <w:b/>
          <w:bCs/>
          <w:noProof/>
          <w:sz w:val="36"/>
          <w:szCs w:val="36"/>
          <w:lang w:val="sw-KE" w:eastAsia="sw-KE"/>
        </w:rPr>
        <w:t>ECTION I: CONCEPTUAL BUSINESS PROCESS MODELS FOR FINANCIAL MANAGEMENT</w:t>
      </w:r>
      <w:bookmarkEnd w:id="404"/>
    </w:p>
    <w:p w14:paraId="7624C3DF" w14:textId="77777777" w:rsidR="00FF773A" w:rsidRPr="00711AF0" w:rsidRDefault="00FF773A" w:rsidP="00FF773A">
      <w:pPr>
        <w:spacing w:line="312" w:lineRule="auto"/>
        <w:jc w:val="both"/>
        <w:rPr>
          <w:rFonts w:ascii="Century Gothic" w:hAnsi="Century Gothic"/>
          <w:sz w:val="24"/>
          <w:szCs w:val="24"/>
        </w:rPr>
      </w:pPr>
      <w:r w:rsidRPr="00711AF0">
        <w:rPr>
          <w:rFonts w:ascii="Century Gothic" w:hAnsi="Century Gothic"/>
          <w:b/>
          <w:bCs/>
          <w:noProof/>
          <w:sz w:val="24"/>
          <w:szCs w:val="24"/>
        </w:rPr>
        <mc:AlternateContent>
          <mc:Choice Requires="wps">
            <w:drawing>
              <wp:anchor distT="0" distB="0" distL="114300" distR="114300" simplePos="0" relativeHeight="251674624" behindDoc="0" locked="0" layoutInCell="1" allowOverlap="1" wp14:anchorId="381F30B3" wp14:editId="1F9C0F28">
                <wp:simplePos x="0" y="0"/>
                <wp:positionH relativeFrom="column">
                  <wp:posOffset>-619125</wp:posOffset>
                </wp:positionH>
                <wp:positionV relativeFrom="paragraph">
                  <wp:posOffset>-2540</wp:posOffset>
                </wp:positionV>
                <wp:extent cx="7105650" cy="0"/>
                <wp:effectExtent l="9525" t="15240" r="28575" b="41910"/>
                <wp:wrapNone/>
                <wp:docPr id="9888"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5650" cy="0"/>
                        </a:xfrm>
                        <a:prstGeom prst="straightConnector1">
                          <a:avLst/>
                        </a:prstGeom>
                        <a:noFill/>
                        <a:ln w="19050">
                          <a:solidFill>
                            <a:srgbClr val="C00000"/>
                          </a:solidFill>
                          <a:round/>
                          <a:headEnd/>
                          <a:tailEnd/>
                        </a:ln>
                        <a:effectLst>
                          <a:outerShdw dist="28398" dir="3806097" algn="ctr" rotWithShape="0">
                            <a:srgbClr val="205867">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85F5824" id="AutoShape 30" o:spid="_x0000_s1026" type="#_x0000_t32" style="position:absolute;margin-left:-48.75pt;margin-top:-.2pt;width:559.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" strokecolor="#c00000" strokeweight="1.5pt">
                <v:shadow on="t" color="#205867" opacity=".5" offset="1pt"/>
              </v:shape>
            </w:pict>
          </mc:Fallback>
        </mc:AlternateContent>
      </w:r>
    </w:p>
    <w:p w14:paraId="7B7B39AB" w14:textId="0ACC2DFA" w:rsidR="00FF773A" w:rsidRPr="00AA7D4B" w:rsidRDefault="00973321" w:rsidP="00FF773A">
      <w:pPr>
        <w:pStyle w:val="Heading2"/>
        <w:spacing w:line="360" w:lineRule="auto"/>
        <w:rPr>
          <w:rFonts w:ascii="Century Gothic" w:hAnsi="Century Gothic"/>
          <w:b/>
          <w:color w:val="auto"/>
          <w:sz w:val="24"/>
        </w:rPr>
      </w:pPr>
      <w:bookmarkStart w:id="405" w:name="_Toc535316439"/>
      <w:r>
        <w:rPr>
          <w:rFonts w:ascii="Century Gothic" w:hAnsi="Century Gothic"/>
          <w:b/>
          <w:color w:val="auto"/>
          <w:sz w:val="24"/>
        </w:rPr>
        <w:t>7</w:t>
      </w:r>
      <w:r w:rsidR="00FF773A">
        <w:rPr>
          <w:rFonts w:ascii="Century Gothic" w:hAnsi="Century Gothic"/>
          <w:b/>
          <w:color w:val="auto"/>
          <w:sz w:val="24"/>
        </w:rPr>
        <w:t>.1</w:t>
      </w:r>
      <w:r w:rsidR="00FF773A" w:rsidRPr="00AA7D4B">
        <w:rPr>
          <w:rFonts w:ascii="Century Gothic" w:hAnsi="Century Gothic"/>
          <w:b/>
          <w:color w:val="auto"/>
          <w:sz w:val="24"/>
        </w:rPr>
        <w:t xml:space="preserve"> Summary of core Financial Management</w:t>
      </w:r>
      <w:bookmarkEnd w:id="405"/>
      <w:r w:rsidR="00FF773A" w:rsidRPr="00AA7D4B">
        <w:rPr>
          <w:rFonts w:ascii="Century Gothic" w:hAnsi="Century Gothic"/>
          <w:b/>
          <w:color w:val="auto"/>
          <w:sz w:val="24"/>
        </w:rPr>
        <w:t xml:space="preserve"> </w:t>
      </w:r>
    </w:p>
    <w:p w14:paraId="41605878" w14:textId="26835322" w:rsidR="00FF773A" w:rsidRPr="00711AF0" w:rsidRDefault="00FF773A" w:rsidP="00FF773A">
      <w:pPr>
        <w:pStyle w:val="ListParagraph"/>
        <w:autoSpaceDE w:val="0"/>
        <w:autoSpaceDN w:val="0"/>
        <w:adjustRightInd w:val="0"/>
        <w:spacing w:line="360" w:lineRule="auto"/>
        <w:ind w:left="0"/>
        <w:rPr>
          <w:rFonts w:ascii="Century Gothic" w:hAnsi="Century Gothic" w:cs="Arial"/>
          <w:sz w:val="22"/>
          <w:szCs w:val="22"/>
        </w:rPr>
      </w:pPr>
      <w:r w:rsidRPr="00711AF0">
        <w:rPr>
          <w:rFonts w:ascii="Century Gothic" w:hAnsi="Century Gothic" w:cs="Arial"/>
          <w:sz w:val="22"/>
          <w:szCs w:val="22"/>
        </w:rPr>
        <w:t>The diagram below highlights the major business processes that shall be done or coordinated by the Finance department, and have a direct impact on the day to day us</w:t>
      </w:r>
      <w:r w:rsidR="00740468">
        <w:rPr>
          <w:rFonts w:ascii="Century Gothic" w:hAnsi="Century Gothic" w:cs="Arial"/>
          <w:sz w:val="22"/>
          <w:szCs w:val="22"/>
        </w:rPr>
        <w:t>e of Microsoft Dynamics NAV 2018</w:t>
      </w:r>
      <w:r w:rsidRPr="00711AF0">
        <w:rPr>
          <w:rFonts w:ascii="Century Gothic" w:hAnsi="Century Gothic" w:cs="Arial"/>
          <w:sz w:val="22"/>
          <w:szCs w:val="22"/>
        </w:rPr>
        <w:t>:</w:t>
      </w:r>
    </w:p>
    <w:p w14:paraId="282EDD78" w14:textId="77777777" w:rsidR="00FF773A" w:rsidRPr="00711AF0" w:rsidRDefault="00FF773A" w:rsidP="00FF773A">
      <w:pPr>
        <w:overflowPunct/>
        <w:autoSpaceDE/>
        <w:autoSpaceDN/>
        <w:adjustRightInd/>
        <w:spacing w:line="360" w:lineRule="auto"/>
        <w:textAlignment w:val="auto"/>
        <w:rPr>
          <w:rFonts w:ascii="Century Gothic" w:hAnsi="Century Gothic" w:cs="Arial"/>
          <w:sz w:val="22"/>
          <w:szCs w:val="22"/>
          <w:u w:val="single"/>
        </w:rPr>
      </w:pPr>
      <w:r w:rsidRPr="00711AF0">
        <w:rPr>
          <w:rFonts w:ascii="Century Gothic" w:hAnsi="Century Gothic" w:cs="Arial"/>
          <w:b/>
          <w:noProof/>
          <w:sz w:val="22"/>
          <w:szCs w:val="22"/>
        </w:rPr>
        <w:drawing>
          <wp:inline distT="0" distB="0" distL="0" distR="0" wp14:anchorId="40FE39FD" wp14:editId="74036B2F">
            <wp:extent cx="5943600" cy="5438955"/>
            <wp:effectExtent l="0" t="0" r="0" b="9525"/>
            <wp:docPr id="36"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28F31152" w14:textId="77777777" w:rsidR="00FF773A" w:rsidRPr="00711AF0" w:rsidRDefault="00FF773A" w:rsidP="00FF773A">
      <w:pPr>
        <w:overflowPunct/>
        <w:autoSpaceDE/>
        <w:autoSpaceDN/>
        <w:adjustRightInd/>
        <w:spacing w:line="360" w:lineRule="auto"/>
        <w:textAlignment w:val="auto"/>
        <w:rPr>
          <w:rFonts w:ascii="Century Gothic" w:hAnsi="Century Gothic" w:cs="Arial"/>
          <w:sz w:val="22"/>
          <w:szCs w:val="22"/>
          <w:u w:val="single"/>
        </w:rPr>
      </w:pPr>
    </w:p>
    <w:p w14:paraId="0FEC50A2" w14:textId="77777777" w:rsidR="00FF773A" w:rsidRPr="00711AF0" w:rsidRDefault="00FF773A" w:rsidP="00FF773A">
      <w:pPr>
        <w:overflowPunct/>
        <w:autoSpaceDE/>
        <w:autoSpaceDN/>
        <w:adjustRightInd/>
        <w:spacing w:line="360" w:lineRule="auto"/>
        <w:textAlignment w:val="auto"/>
        <w:rPr>
          <w:rFonts w:ascii="Century Gothic" w:hAnsi="Century Gothic" w:cs="Arial"/>
          <w:sz w:val="22"/>
          <w:szCs w:val="22"/>
          <w:u w:val="single"/>
        </w:rPr>
      </w:pPr>
    </w:p>
    <w:p w14:paraId="77DE0228" w14:textId="77777777" w:rsidR="00FF773A" w:rsidRPr="00711AF0" w:rsidRDefault="00FF773A" w:rsidP="00FF773A">
      <w:pPr>
        <w:overflowPunct/>
        <w:autoSpaceDE/>
        <w:autoSpaceDN/>
        <w:adjustRightInd/>
        <w:spacing w:line="360" w:lineRule="auto"/>
        <w:textAlignment w:val="auto"/>
        <w:rPr>
          <w:rFonts w:ascii="Century Gothic" w:hAnsi="Century Gothic" w:cs="Arial"/>
          <w:sz w:val="22"/>
          <w:szCs w:val="22"/>
          <w:u w:val="single"/>
        </w:rPr>
      </w:pPr>
    </w:p>
    <w:p w14:paraId="1B05B849" w14:textId="0D515E9B" w:rsidR="00FF773A" w:rsidRPr="00F757FA" w:rsidRDefault="00973321" w:rsidP="00FF773A">
      <w:pPr>
        <w:pStyle w:val="Heading3"/>
        <w:rPr>
          <w:rFonts w:ascii="Century Gothic" w:hAnsi="Century Gothic"/>
          <w:b/>
        </w:rPr>
      </w:pPr>
      <w:bookmarkStart w:id="406" w:name="_Toc535316440"/>
      <w:r>
        <w:rPr>
          <w:rFonts w:ascii="Century Gothic" w:hAnsi="Century Gothic"/>
          <w:b/>
        </w:rPr>
        <w:lastRenderedPageBreak/>
        <w:t>7</w:t>
      </w:r>
      <w:r w:rsidR="00FF773A">
        <w:rPr>
          <w:rFonts w:ascii="Century Gothic" w:hAnsi="Century Gothic"/>
          <w:b/>
        </w:rPr>
        <w:t>.1.1</w:t>
      </w:r>
      <w:r w:rsidR="00FF773A" w:rsidRPr="00F757FA">
        <w:rPr>
          <w:rFonts w:ascii="Century Gothic" w:hAnsi="Century Gothic"/>
          <w:b/>
        </w:rPr>
        <w:t xml:space="preserve"> Conceptual process map: Budgeting</w:t>
      </w:r>
      <w:bookmarkEnd w:id="406"/>
    </w:p>
    <w:p w14:paraId="457B96D2" w14:textId="77777777" w:rsidR="00FF773A" w:rsidRPr="00711AF0" w:rsidRDefault="00FF773A">
      <w:pPr>
        <w:spacing w:line="360" w:lineRule="auto"/>
        <w:jc w:val="center"/>
        <w:rPr>
          <w:rFonts w:ascii="Century Gothic" w:hAnsi="Century Gothic" w:cs="Arial"/>
          <w:sz w:val="22"/>
          <w:szCs w:val="22"/>
        </w:rPr>
        <w:pPrChange w:id="407" w:author="Mercy Kemei" w:date="2017-12-13T16:22:00Z">
          <w:pPr>
            <w:spacing w:line="360" w:lineRule="auto"/>
          </w:pPr>
        </w:pPrChange>
      </w:pPr>
      <w:r w:rsidRPr="00711AF0">
        <w:rPr>
          <w:rFonts w:ascii="Century Gothic" w:hAnsi="Century Gothic"/>
        </w:rPr>
        <w:object w:dxaOrig="8319" w:dyaOrig="13030" w14:anchorId="4233E6D4">
          <v:shape id="_x0000_i1028" type="#_x0000_t75" style="width:390pt;height:467.25pt" o:ole="">
            <v:imagedata r:id="rId38" o:title=""/>
          </v:shape>
          <o:OLEObject Type="Embed" ProgID="SmartDraw.2" ShapeID="_x0000_i1028" DrawAspect="Content" ObjectID="_1609058278" r:id="rId39"/>
        </w:object>
      </w:r>
    </w:p>
    <w:p w14:paraId="3155C903" w14:textId="77777777" w:rsidR="00FF773A" w:rsidRDefault="00FF773A" w:rsidP="00FF773A">
      <w:pPr>
        <w:overflowPunct/>
        <w:autoSpaceDE/>
        <w:autoSpaceDN/>
        <w:adjustRightInd/>
        <w:spacing w:line="360" w:lineRule="auto"/>
        <w:textAlignment w:val="auto"/>
        <w:rPr>
          <w:rFonts w:ascii="Century Gothic" w:hAnsi="Century Gothic"/>
          <w:b/>
          <w:sz w:val="24"/>
          <w:szCs w:val="24"/>
        </w:rPr>
      </w:pPr>
    </w:p>
    <w:p w14:paraId="430D3FF2" w14:textId="77777777" w:rsidR="00FF773A" w:rsidRDefault="00FF773A" w:rsidP="00FF773A">
      <w:pPr>
        <w:overflowPunct/>
        <w:autoSpaceDE/>
        <w:autoSpaceDN/>
        <w:adjustRightInd/>
        <w:spacing w:line="360" w:lineRule="auto"/>
        <w:textAlignment w:val="auto"/>
        <w:rPr>
          <w:rFonts w:ascii="Century Gothic" w:hAnsi="Century Gothic"/>
          <w:b/>
          <w:sz w:val="24"/>
          <w:szCs w:val="24"/>
        </w:rPr>
      </w:pPr>
      <w:r>
        <w:rPr>
          <w:rFonts w:ascii="Century Gothic" w:hAnsi="Century Gothic"/>
          <w:b/>
          <w:sz w:val="24"/>
          <w:szCs w:val="24"/>
        </w:rPr>
        <w:t>Proposed controls:</w:t>
      </w:r>
    </w:p>
    <w:p w14:paraId="6E5B082B" w14:textId="77777777" w:rsidR="00FF773A" w:rsidRPr="002212AD" w:rsidRDefault="00FF773A" w:rsidP="00785CDF">
      <w:pPr>
        <w:pStyle w:val="ListParagraph"/>
        <w:numPr>
          <w:ilvl w:val="0"/>
          <w:numId w:val="154"/>
        </w:numPr>
        <w:spacing w:line="360" w:lineRule="auto"/>
        <w:rPr>
          <w:rFonts w:ascii="Century Gothic" w:hAnsi="Century Gothic"/>
          <w:sz w:val="22"/>
          <w:szCs w:val="22"/>
        </w:rPr>
      </w:pPr>
      <w:r w:rsidRPr="002212AD">
        <w:rPr>
          <w:rFonts w:ascii="Century Gothic" w:hAnsi="Century Gothic"/>
          <w:sz w:val="22"/>
          <w:szCs w:val="22"/>
        </w:rPr>
        <w:t>Preparation of Departmental sub budgets and related workflows</w:t>
      </w:r>
    </w:p>
    <w:p w14:paraId="355550FC" w14:textId="77777777" w:rsidR="00FF773A" w:rsidRPr="002212AD" w:rsidRDefault="00FF773A" w:rsidP="00785CDF">
      <w:pPr>
        <w:pStyle w:val="ListParagraph"/>
        <w:numPr>
          <w:ilvl w:val="0"/>
          <w:numId w:val="154"/>
        </w:numPr>
        <w:spacing w:line="360" w:lineRule="auto"/>
        <w:rPr>
          <w:rFonts w:ascii="Century Gothic" w:hAnsi="Century Gothic"/>
          <w:sz w:val="22"/>
          <w:szCs w:val="22"/>
        </w:rPr>
      </w:pPr>
      <w:r w:rsidRPr="002212AD">
        <w:rPr>
          <w:rFonts w:ascii="Century Gothic" w:hAnsi="Century Gothic"/>
          <w:sz w:val="22"/>
          <w:szCs w:val="22"/>
        </w:rPr>
        <w:t xml:space="preserve">Consolidation to master </w:t>
      </w:r>
      <w:r w:rsidR="00C64E69" w:rsidRPr="002212AD">
        <w:rPr>
          <w:rFonts w:ascii="Century Gothic" w:hAnsi="Century Gothic"/>
          <w:sz w:val="22"/>
          <w:szCs w:val="22"/>
        </w:rPr>
        <w:t>budgets (</w:t>
      </w:r>
      <w:r w:rsidRPr="002212AD">
        <w:rPr>
          <w:rFonts w:ascii="Century Gothic" w:hAnsi="Century Gothic"/>
          <w:sz w:val="22"/>
          <w:szCs w:val="22"/>
        </w:rPr>
        <w:t>Bottom up budgeting).</w:t>
      </w:r>
    </w:p>
    <w:p w14:paraId="251094A9" w14:textId="77777777" w:rsidR="00FF773A" w:rsidRPr="002212AD" w:rsidRDefault="00FF773A" w:rsidP="00785CDF">
      <w:pPr>
        <w:pStyle w:val="ListParagraph"/>
        <w:numPr>
          <w:ilvl w:val="0"/>
          <w:numId w:val="154"/>
        </w:numPr>
        <w:spacing w:line="360" w:lineRule="auto"/>
        <w:rPr>
          <w:rFonts w:ascii="Century Gothic" w:hAnsi="Century Gothic"/>
          <w:sz w:val="22"/>
          <w:szCs w:val="22"/>
        </w:rPr>
      </w:pPr>
      <w:r w:rsidRPr="002212AD">
        <w:rPr>
          <w:rFonts w:ascii="Century Gothic" w:hAnsi="Century Gothic"/>
          <w:sz w:val="22"/>
          <w:szCs w:val="22"/>
        </w:rPr>
        <w:t>Authorized budget reallocation process.</w:t>
      </w:r>
    </w:p>
    <w:p w14:paraId="0823EB51" w14:textId="77777777" w:rsidR="00FF773A" w:rsidRPr="002212AD" w:rsidRDefault="00FF773A" w:rsidP="00785CDF">
      <w:pPr>
        <w:pStyle w:val="ListParagraph"/>
        <w:numPr>
          <w:ilvl w:val="0"/>
          <w:numId w:val="154"/>
        </w:numPr>
        <w:spacing w:line="360" w:lineRule="auto"/>
        <w:rPr>
          <w:rFonts w:ascii="Century Gothic" w:hAnsi="Century Gothic"/>
          <w:sz w:val="22"/>
          <w:szCs w:val="22"/>
        </w:rPr>
      </w:pPr>
      <w:r w:rsidRPr="002212AD">
        <w:rPr>
          <w:rFonts w:ascii="Century Gothic" w:hAnsi="Century Gothic"/>
          <w:sz w:val="22"/>
          <w:szCs w:val="22"/>
        </w:rPr>
        <w:t xml:space="preserve">Periodic variance </w:t>
      </w:r>
      <w:r w:rsidR="00D30B03" w:rsidRPr="002212AD">
        <w:rPr>
          <w:rFonts w:ascii="Century Gothic" w:hAnsi="Century Gothic"/>
          <w:sz w:val="22"/>
          <w:szCs w:val="22"/>
        </w:rPr>
        <w:t>Reporting</w:t>
      </w:r>
      <w:r w:rsidRPr="002212AD">
        <w:rPr>
          <w:rFonts w:ascii="Century Gothic" w:hAnsi="Century Gothic"/>
          <w:sz w:val="22"/>
          <w:szCs w:val="22"/>
        </w:rPr>
        <w:t>-Budgeted, Actual, Commitments, Available funds.</w:t>
      </w:r>
    </w:p>
    <w:p w14:paraId="650746AF" w14:textId="77777777" w:rsidR="00FF773A" w:rsidRPr="00711AF0" w:rsidRDefault="00FF773A" w:rsidP="00FF773A">
      <w:pPr>
        <w:overflowPunct/>
        <w:autoSpaceDE/>
        <w:autoSpaceDN/>
        <w:adjustRightInd/>
        <w:spacing w:line="360" w:lineRule="auto"/>
        <w:textAlignment w:val="auto"/>
        <w:rPr>
          <w:rFonts w:ascii="Century Gothic" w:hAnsi="Century Gothic"/>
          <w:b/>
          <w:sz w:val="24"/>
          <w:szCs w:val="24"/>
        </w:rPr>
      </w:pPr>
    </w:p>
    <w:p w14:paraId="632F939E" w14:textId="0B735745" w:rsidR="00FF773A" w:rsidRDefault="00251C9C" w:rsidP="00FF773A">
      <w:pPr>
        <w:pStyle w:val="Heading3"/>
        <w:rPr>
          <w:rFonts w:ascii="Century Gothic" w:hAnsi="Century Gothic"/>
          <w:b/>
        </w:rPr>
      </w:pPr>
      <w:bookmarkStart w:id="408" w:name="_Toc535316441"/>
      <w:r>
        <w:rPr>
          <w:rFonts w:ascii="Century Gothic" w:hAnsi="Century Gothic"/>
          <w:b/>
        </w:rPr>
        <w:lastRenderedPageBreak/>
        <w:t>7</w:t>
      </w:r>
      <w:r w:rsidR="008854F6">
        <w:rPr>
          <w:rFonts w:ascii="Century Gothic" w:hAnsi="Century Gothic"/>
          <w:b/>
        </w:rPr>
        <w:t xml:space="preserve">.1.2 </w:t>
      </w:r>
      <w:r w:rsidR="008854F6" w:rsidRPr="00F757FA">
        <w:rPr>
          <w:rFonts w:ascii="Century Gothic" w:hAnsi="Century Gothic"/>
          <w:b/>
        </w:rPr>
        <w:t>Conceptual</w:t>
      </w:r>
      <w:r w:rsidR="00FF773A" w:rsidRPr="00F757FA">
        <w:rPr>
          <w:rFonts w:ascii="Century Gothic" w:hAnsi="Century Gothic"/>
          <w:b/>
        </w:rPr>
        <w:t xml:space="preserve"> process map: Receipting</w:t>
      </w:r>
      <w:bookmarkEnd w:id="408"/>
    </w:p>
    <w:p w14:paraId="333F11C1" w14:textId="77777777" w:rsidR="00FF773A" w:rsidRPr="00295965" w:rsidRDefault="00FF773A" w:rsidP="00FF773A"/>
    <w:p w14:paraId="1598EE89" w14:textId="77777777" w:rsidR="00FF773A" w:rsidRDefault="00FF773A">
      <w:pPr>
        <w:overflowPunct/>
        <w:autoSpaceDE/>
        <w:autoSpaceDN/>
        <w:adjustRightInd/>
        <w:spacing w:line="360" w:lineRule="auto"/>
        <w:jc w:val="center"/>
        <w:textAlignment w:val="auto"/>
        <w:rPr>
          <w:rFonts w:ascii="Century Gothic" w:hAnsi="Century Gothic" w:cs="Arial"/>
          <w:sz w:val="22"/>
          <w:szCs w:val="22"/>
          <w:u w:val="single"/>
        </w:rPr>
        <w:pPrChange w:id="409" w:author="Mercy Kemei" w:date="2017-12-13T16:22:00Z">
          <w:pPr>
            <w:overflowPunct/>
            <w:autoSpaceDE/>
            <w:autoSpaceDN/>
            <w:adjustRightInd/>
            <w:spacing w:line="360" w:lineRule="auto"/>
            <w:textAlignment w:val="auto"/>
          </w:pPr>
        </w:pPrChange>
      </w:pPr>
      <w:r w:rsidRPr="00711AF0">
        <w:rPr>
          <w:rFonts w:ascii="Century Gothic" w:hAnsi="Century Gothic" w:cs="Arial"/>
          <w:noProof/>
          <w:sz w:val="22"/>
          <w:szCs w:val="22"/>
          <w:u w:val="single"/>
        </w:rPr>
        <w:drawing>
          <wp:inline distT="0" distB="0" distL="0" distR="0" wp14:anchorId="5C2B3D7D" wp14:editId="01E2C286">
            <wp:extent cx="2924175" cy="2762250"/>
            <wp:effectExtent l="0" t="0" r="9525" b="0"/>
            <wp:docPr id="9890" name="Picture 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 name="Receipt.jpg"/>
                    <pic:cNvPicPr/>
                  </pic:nvPicPr>
                  <pic:blipFill rotWithShape="1">
                    <a:blip r:embed="rId40">
                      <a:extLst>
                        <a:ext uri="{28A0092B-C50C-407E-A947-70E740481C1C}">
                          <a14:useLocalDpi xmlns:a14="http://schemas.microsoft.com/office/drawing/2010/main" val="0"/>
                        </a:ext>
                      </a:extLst>
                    </a:blip>
                    <a:srcRect t="1" b="343"/>
                    <a:stretch/>
                  </pic:blipFill>
                  <pic:spPr bwMode="auto">
                    <a:xfrm>
                      <a:off x="0" y="0"/>
                      <a:ext cx="2924175" cy="2762250"/>
                    </a:xfrm>
                    <a:prstGeom prst="rect">
                      <a:avLst/>
                    </a:prstGeom>
                    <a:ln>
                      <a:noFill/>
                    </a:ln>
                    <a:extLst>
                      <a:ext uri="{53640926-AAD7-44D8-BBD7-CCE9431645EC}">
                        <a14:shadowObscured xmlns:a14="http://schemas.microsoft.com/office/drawing/2010/main"/>
                      </a:ext>
                    </a:extLst>
                  </pic:spPr>
                </pic:pic>
              </a:graphicData>
            </a:graphic>
          </wp:inline>
        </w:drawing>
      </w:r>
    </w:p>
    <w:p w14:paraId="2703B3F2" w14:textId="77777777" w:rsidR="00FF773A" w:rsidRDefault="00FF773A" w:rsidP="00FF773A">
      <w:pPr>
        <w:overflowPunct/>
        <w:autoSpaceDE/>
        <w:autoSpaceDN/>
        <w:adjustRightInd/>
        <w:spacing w:line="360" w:lineRule="auto"/>
        <w:textAlignment w:val="auto"/>
        <w:rPr>
          <w:rFonts w:ascii="Century Gothic" w:hAnsi="Century Gothic" w:cs="Arial"/>
          <w:sz w:val="22"/>
          <w:szCs w:val="22"/>
          <w:u w:val="single"/>
        </w:rPr>
      </w:pPr>
    </w:p>
    <w:p w14:paraId="541B0AE7" w14:textId="53285E1E" w:rsidR="00FF773A" w:rsidRPr="004E5FD0" w:rsidRDefault="00FF773A" w:rsidP="00FF773A">
      <w:pPr>
        <w:overflowPunct/>
        <w:autoSpaceDE/>
        <w:autoSpaceDN/>
        <w:adjustRightInd/>
        <w:spacing w:line="360" w:lineRule="auto"/>
        <w:textAlignment w:val="auto"/>
        <w:rPr>
          <w:rFonts w:ascii="Century Gothic" w:hAnsi="Century Gothic" w:cs="Arial"/>
          <w:sz w:val="22"/>
          <w:szCs w:val="22"/>
        </w:rPr>
      </w:pPr>
      <w:r w:rsidRPr="002212AD">
        <w:rPr>
          <w:rFonts w:ascii="Century Gothic" w:hAnsi="Century Gothic" w:cs="Arial"/>
          <w:b/>
          <w:sz w:val="22"/>
          <w:szCs w:val="22"/>
        </w:rPr>
        <w:t>N/B:</w:t>
      </w:r>
      <w:r w:rsidRPr="004E5FD0">
        <w:rPr>
          <w:rFonts w:ascii="Century Gothic" w:hAnsi="Century Gothic" w:cs="Arial"/>
          <w:sz w:val="22"/>
          <w:szCs w:val="22"/>
        </w:rPr>
        <w:t xml:space="preserve"> Sequential receipt coding for ease of reconciliation. The receipt should provide additional transaction summ</w:t>
      </w:r>
      <w:r w:rsidR="004D1574">
        <w:rPr>
          <w:rFonts w:ascii="Century Gothic" w:hAnsi="Century Gothic" w:cs="Arial"/>
          <w:sz w:val="22"/>
          <w:szCs w:val="22"/>
        </w:rPr>
        <w:t>ary. E.g. Accreditation</w:t>
      </w:r>
      <w:r w:rsidRPr="004E5FD0">
        <w:rPr>
          <w:rFonts w:ascii="Century Gothic" w:hAnsi="Century Gothic" w:cs="Arial"/>
          <w:sz w:val="22"/>
          <w:szCs w:val="22"/>
        </w:rPr>
        <w:t xml:space="preserve"> etc.</w:t>
      </w:r>
    </w:p>
    <w:p w14:paraId="2C7E1E67" w14:textId="77777777" w:rsidR="00FF773A" w:rsidRPr="00711AF0" w:rsidRDefault="00FF773A" w:rsidP="00FF773A">
      <w:pPr>
        <w:overflowPunct/>
        <w:autoSpaceDE/>
        <w:autoSpaceDN/>
        <w:adjustRightInd/>
        <w:spacing w:line="360" w:lineRule="auto"/>
        <w:textAlignment w:val="auto"/>
        <w:rPr>
          <w:rFonts w:ascii="Century Gothic" w:hAnsi="Century Gothic" w:cs="Arial"/>
          <w:sz w:val="22"/>
          <w:szCs w:val="22"/>
          <w:u w:val="single"/>
        </w:rPr>
      </w:pPr>
      <w:r w:rsidRPr="00711AF0">
        <w:rPr>
          <w:rFonts w:ascii="Century Gothic" w:hAnsi="Century Gothic" w:cs="Arial"/>
          <w:sz w:val="22"/>
          <w:szCs w:val="22"/>
          <w:u w:val="single"/>
        </w:rPr>
        <w:br w:type="page"/>
      </w:r>
    </w:p>
    <w:p w14:paraId="7D613120" w14:textId="2236E163" w:rsidR="00FF773A" w:rsidRPr="00295965" w:rsidRDefault="004D1574" w:rsidP="00FF773A">
      <w:pPr>
        <w:pStyle w:val="Heading3"/>
        <w:rPr>
          <w:rFonts w:ascii="Century Gothic" w:hAnsi="Century Gothic"/>
          <w:b/>
        </w:rPr>
      </w:pPr>
      <w:bookmarkStart w:id="410" w:name="_Toc535316442"/>
      <w:r>
        <w:rPr>
          <w:rFonts w:ascii="Century Gothic" w:hAnsi="Century Gothic"/>
          <w:b/>
        </w:rPr>
        <w:lastRenderedPageBreak/>
        <w:t xml:space="preserve">7.1.3 </w:t>
      </w:r>
      <w:r w:rsidR="00FF773A" w:rsidRPr="00295965">
        <w:rPr>
          <w:rFonts w:ascii="Century Gothic" w:hAnsi="Century Gothic"/>
          <w:b/>
        </w:rPr>
        <w:t>Conceptual process map: Petty cash administration</w:t>
      </w:r>
      <w:bookmarkEnd w:id="410"/>
    </w:p>
    <w:p w14:paraId="14A6A56B" w14:textId="77777777" w:rsidR="00FF773A" w:rsidRPr="00711AF0" w:rsidRDefault="00FF773A">
      <w:pPr>
        <w:spacing w:line="360" w:lineRule="auto"/>
        <w:jc w:val="center"/>
        <w:rPr>
          <w:rFonts w:ascii="Century Gothic" w:hAnsi="Century Gothic" w:cs="Arial"/>
          <w:sz w:val="22"/>
          <w:szCs w:val="22"/>
        </w:rPr>
        <w:pPrChange w:id="411" w:author="Mercy Kemei" w:date="2017-12-13T16:23:00Z">
          <w:pPr>
            <w:spacing w:line="360" w:lineRule="auto"/>
          </w:pPr>
        </w:pPrChange>
      </w:pPr>
      <w:r w:rsidRPr="00711AF0">
        <w:rPr>
          <w:rFonts w:ascii="Century Gothic" w:hAnsi="Century Gothic"/>
        </w:rPr>
        <w:object w:dxaOrig="7272" w:dyaOrig="15441" w14:anchorId="734D478C">
          <v:shape id="_x0000_i1029" type="#_x0000_t75" style="width:330pt;height:590.25pt" o:ole="">
            <v:imagedata r:id="rId41" o:title=""/>
          </v:shape>
          <o:OLEObject Type="Embed" ProgID="SmartDraw.2" ShapeID="_x0000_i1029" DrawAspect="Content" ObjectID="_1609058279" r:id="rId42"/>
        </w:object>
      </w:r>
    </w:p>
    <w:p w14:paraId="5824B909" w14:textId="77777777" w:rsidR="00FF773A" w:rsidRPr="00711AF0" w:rsidRDefault="00FF773A" w:rsidP="00FF773A">
      <w:pPr>
        <w:overflowPunct/>
        <w:autoSpaceDE/>
        <w:autoSpaceDN/>
        <w:adjustRightInd/>
        <w:spacing w:line="360" w:lineRule="auto"/>
        <w:textAlignment w:val="auto"/>
        <w:rPr>
          <w:rFonts w:ascii="Century Gothic" w:hAnsi="Century Gothic"/>
          <w:b/>
          <w:sz w:val="24"/>
          <w:szCs w:val="24"/>
        </w:rPr>
      </w:pPr>
      <w:r w:rsidRPr="00711AF0">
        <w:rPr>
          <w:rFonts w:ascii="Century Gothic" w:hAnsi="Century Gothic"/>
          <w:b/>
        </w:rPr>
        <w:br w:type="page"/>
      </w:r>
    </w:p>
    <w:p w14:paraId="13DB6CD5" w14:textId="2836CEDE" w:rsidR="00FF773A" w:rsidRPr="00295965" w:rsidRDefault="007107A4" w:rsidP="00FF773A">
      <w:pPr>
        <w:pStyle w:val="Heading3"/>
        <w:rPr>
          <w:rFonts w:ascii="Century Gothic" w:hAnsi="Century Gothic"/>
          <w:b/>
        </w:rPr>
      </w:pPr>
      <w:bookmarkStart w:id="412" w:name="_Toc535316443"/>
      <w:r>
        <w:rPr>
          <w:rFonts w:ascii="Century Gothic" w:hAnsi="Century Gothic"/>
          <w:b/>
        </w:rPr>
        <w:lastRenderedPageBreak/>
        <w:t xml:space="preserve">7.1.4. </w:t>
      </w:r>
      <w:r w:rsidR="00FF773A" w:rsidRPr="00295965">
        <w:rPr>
          <w:rFonts w:ascii="Century Gothic" w:hAnsi="Century Gothic"/>
          <w:b/>
        </w:rPr>
        <w:t>Conceptual process map: Imprest administration</w:t>
      </w:r>
      <w:bookmarkEnd w:id="412"/>
    </w:p>
    <w:p w14:paraId="63EAE3B2" w14:textId="77777777" w:rsidR="00FF773A" w:rsidRPr="00711AF0" w:rsidRDefault="00FF773A" w:rsidP="00FF773A">
      <w:pPr>
        <w:overflowPunct/>
        <w:autoSpaceDE/>
        <w:autoSpaceDN/>
        <w:adjustRightInd/>
        <w:spacing w:line="360" w:lineRule="auto"/>
        <w:textAlignment w:val="auto"/>
        <w:rPr>
          <w:rFonts w:ascii="Century Gothic" w:hAnsi="Century Gothic"/>
          <w:b/>
          <w:sz w:val="24"/>
          <w:szCs w:val="24"/>
        </w:rPr>
      </w:pPr>
      <w:r w:rsidRPr="00711AF0">
        <w:rPr>
          <w:rFonts w:ascii="Century Gothic" w:hAnsi="Century Gothic"/>
          <w:noProof/>
        </w:rPr>
        <w:drawing>
          <wp:anchor distT="0" distB="0" distL="114300" distR="114300" simplePos="0" relativeHeight="251675648" behindDoc="0" locked="0" layoutInCell="1" allowOverlap="1" wp14:anchorId="76BEC0E4" wp14:editId="7B2DB782">
            <wp:simplePos x="0" y="0"/>
            <wp:positionH relativeFrom="margin">
              <wp:posOffset>0</wp:posOffset>
            </wp:positionH>
            <wp:positionV relativeFrom="paragraph">
              <wp:posOffset>262890</wp:posOffset>
            </wp:positionV>
            <wp:extent cx="3724275" cy="7210425"/>
            <wp:effectExtent l="0" t="0" r="9525" b="9525"/>
            <wp:wrapTopAndBottom/>
            <wp:docPr id="9891" name="Picture 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prest.jpg"/>
                    <pic:cNvPicPr/>
                  </pic:nvPicPr>
                  <pic:blipFill>
                    <a:blip r:embed="rId43">
                      <a:extLst>
                        <a:ext uri="{28A0092B-C50C-407E-A947-70E740481C1C}">
                          <a14:useLocalDpi xmlns:a14="http://schemas.microsoft.com/office/drawing/2010/main" val="0"/>
                        </a:ext>
                      </a:extLst>
                    </a:blip>
                    <a:stretch>
                      <a:fillRect/>
                    </a:stretch>
                  </pic:blipFill>
                  <pic:spPr>
                    <a:xfrm>
                      <a:off x="0" y="0"/>
                      <a:ext cx="3724275" cy="7210425"/>
                    </a:xfrm>
                    <a:prstGeom prst="rect">
                      <a:avLst/>
                    </a:prstGeom>
                  </pic:spPr>
                </pic:pic>
              </a:graphicData>
            </a:graphic>
          </wp:anchor>
        </w:drawing>
      </w:r>
      <w:r w:rsidRPr="00711AF0">
        <w:rPr>
          <w:rFonts w:ascii="Century Gothic" w:hAnsi="Century Gothic"/>
          <w:b/>
        </w:rPr>
        <w:br w:type="page"/>
      </w:r>
    </w:p>
    <w:p w14:paraId="452E05F8" w14:textId="30B13354" w:rsidR="00FF773A" w:rsidRPr="00295965" w:rsidRDefault="004D1574" w:rsidP="00FF773A">
      <w:pPr>
        <w:pStyle w:val="Heading2"/>
        <w:spacing w:line="360" w:lineRule="auto"/>
        <w:rPr>
          <w:rFonts w:ascii="Century Gothic" w:hAnsi="Century Gothic"/>
          <w:b/>
          <w:color w:val="auto"/>
          <w:sz w:val="24"/>
        </w:rPr>
      </w:pPr>
      <w:bookmarkStart w:id="413" w:name="_Toc535316444"/>
      <w:r>
        <w:rPr>
          <w:rFonts w:ascii="Century Gothic" w:hAnsi="Century Gothic"/>
          <w:b/>
          <w:color w:val="auto"/>
          <w:sz w:val="24"/>
        </w:rPr>
        <w:lastRenderedPageBreak/>
        <w:t>7</w:t>
      </w:r>
      <w:r w:rsidR="00FF773A">
        <w:rPr>
          <w:rFonts w:ascii="Century Gothic" w:hAnsi="Century Gothic"/>
          <w:b/>
          <w:color w:val="auto"/>
          <w:sz w:val="24"/>
        </w:rPr>
        <w:t xml:space="preserve">.2 </w:t>
      </w:r>
      <w:r w:rsidR="00FF773A" w:rsidRPr="00295965">
        <w:rPr>
          <w:rFonts w:ascii="Century Gothic" w:hAnsi="Century Gothic"/>
          <w:b/>
          <w:color w:val="auto"/>
          <w:sz w:val="24"/>
        </w:rPr>
        <w:t>Conceptual system design</w:t>
      </w:r>
      <w:bookmarkEnd w:id="413"/>
    </w:p>
    <w:tbl>
      <w:tblPr>
        <w:tblStyle w:val="TableGrid"/>
        <w:tblW w:w="0" w:type="auto"/>
        <w:tblLook w:val="04A0" w:firstRow="1" w:lastRow="0" w:firstColumn="1" w:lastColumn="0" w:noHBand="0" w:noVBand="1"/>
      </w:tblPr>
      <w:tblGrid>
        <w:gridCol w:w="2321"/>
        <w:gridCol w:w="4642"/>
        <w:gridCol w:w="2387"/>
      </w:tblGrid>
      <w:tr w:rsidR="00FF773A" w:rsidRPr="00711AF0" w14:paraId="117E3CCA" w14:textId="77777777" w:rsidTr="00FF773A">
        <w:tc>
          <w:tcPr>
            <w:tcW w:w="2321" w:type="dxa"/>
          </w:tcPr>
          <w:p w14:paraId="11A7E0ED" w14:textId="085BD16E" w:rsidR="00FF773A" w:rsidRPr="00711AF0" w:rsidRDefault="00FF773A">
            <w:pPr>
              <w:overflowPunct/>
              <w:autoSpaceDE/>
              <w:autoSpaceDN/>
              <w:adjustRightInd/>
              <w:spacing w:line="360" w:lineRule="auto"/>
              <w:jc w:val="center"/>
              <w:textAlignment w:val="auto"/>
              <w:rPr>
                <w:rFonts w:ascii="Century Gothic" w:hAnsi="Century Gothic"/>
                <w:b/>
                <w:bCs/>
                <w:noProof/>
                <w:sz w:val="24"/>
                <w:szCs w:val="24"/>
                <w:lang w:val="sw-KE" w:eastAsia="sw-KE"/>
              </w:rPr>
              <w:pPrChange w:id="414" w:author="Mercy Kemei" w:date="2017-12-13T16:24:00Z">
                <w:pPr>
                  <w:overflowPunct/>
                  <w:autoSpaceDE/>
                  <w:autoSpaceDN/>
                  <w:adjustRightInd/>
                  <w:spacing w:line="360" w:lineRule="auto"/>
                  <w:textAlignment w:val="auto"/>
                </w:pPr>
              </w:pPrChange>
            </w:pPr>
            <w:r w:rsidRPr="00711AF0">
              <w:rPr>
                <w:rFonts w:ascii="Century Gothic" w:hAnsi="Century Gothic"/>
                <w:b/>
                <w:bCs/>
                <w:noProof/>
                <w:sz w:val="24"/>
                <w:szCs w:val="24"/>
                <w:lang w:val="sw-KE" w:eastAsia="sw-KE"/>
              </w:rPr>
              <w:t>Functionality</w:t>
            </w:r>
          </w:p>
        </w:tc>
        <w:tc>
          <w:tcPr>
            <w:tcW w:w="4642" w:type="dxa"/>
          </w:tcPr>
          <w:p w14:paraId="706C91CD" w14:textId="77777777" w:rsidR="00FF773A" w:rsidRPr="00711AF0" w:rsidRDefault="00FF773A">
            <w:pPr>
              <w:overflowPunct/>
              <w:autoSpaceDE/>
              <w:autoSpaceDN/>
              <w:adjustRightInd/>
              <w:spacing w:line="360" w:lineRule="auto"/>
              <w:jc w:val="center"/>
              <w:textAlignment w:val="auto"/>
              <w:rPr>
                <w:rFonts w:ascii="Century Gothic" w:hAnsi="Century Gothic"/>
                <w:b/>
                <w:bCs/>
                <w:noProof/>
                <w:sz w:val="24"/>
                <w:szCs w:val="24"/>
                <w:lang w:val="sw-KE" w:eastAsia="sw-KE"/>
              </w:rPr>
              <w:pPrChange w:id="415" w:author="Mercy Kemei" w:date="2017-12-13T16:24:00Z">
                <w:pPr>
                  <w:overflowPunct/>
                  <w:autoSpaceDE/>
                  <w:autoSpaceDN/>
                  <w:adjustRightInd/>
                  <w:spacing w:line="360" w:lineRule="auto"/>
                  <w:textAlignment w:val="auto"/>
                </w:pPr>
              </w:pPrChange>
            </w:pPr>
            <w:r w:rsidRPr="00711AF0">
              <w:rPr>
                <w:rFonts w:ascii="Century Gothic" w:hAnsi="Century Gothic"/>
                <w:b/>
                <w:bCs/>
                <w:noProof/>
                <w:sz w:val="24"/>
                <w:szCs w:val="24"/>
                <w:lang w:val="sw-KE" w:eastAsia="sw-KE"/>
              </w:rPr>
              <w:t>Proposed Design</w:t>
            </w:r>
          </w:p>
        </w:tc>
        <w:tc>
          <w:tcPr>
            <w:tcW w:w="2387" w:type="dxa"/>
          </w:tcPr>
          <w:p w14:paraId="10225E09" w14:textId="77777777" w:rsidR="00FF773A" w:rsidRPr="00711AF0" w:rsidRDefault="00FF773A">
            <w:pPr>
              <w:overflowPunct/>
              <w:autoSpaceDE/>
              <w:autoSpaceDN/>
              <w:adjustRightInd/>
              <w:spacing w:line="360" w:lineRule="auto"/>
              <w:jc w:val="center"/>
              <w:textAlignment w:val="auto"/>
              <w:rPr>
                <w:rFonts w:ascii="Century Gothic" w:hAnsi="Century Gothic"/>
                <w:b/>
                <w:bCs/>
                <w:noProof/>
                <w:sz w:val="24"/>
                <w:szCs w:val="24"/>
                <w:lang w:val="sw-KE" w:eastAsia="sw-KE"/>
              </w:rPr>
              <w:pPrChange w:id="416" w:author="Mercy Kemei" w:date="2017-12-13T16:24:00Z">
                <w:pPr>
                  <w:overflowPunct/>
                  <w:autoSpaceDE/>
                  <w:autoSpaceDN/>
                  <w:adjustRightInd/>
                  <w:spacing w:line="360" w:lineRule="auto"/>
                  <w:textAlignment w:val="auto"/>
                </w:pPr>
              </w:pPrChange>
            </w:pPr>
            <w:r>
              <w:rPr>
                <w:rFonts w:ascii="Century Gothic" w:hAnsi="Century Gothic"/>
                <w:b/>
                <w:bCs/>
                <w:noProof/>
                <w:sz w:val="24"/>
                <w:szCs w:val="24"/>
                <w:lang w:val="sw-KE" w:eastAsia="sw-KE"/>
              </w:rPr>
              <w:t>Controls</w:t>
            </w:r>
          </w:p>
        </w:tc>
      </w:tr>
      <w:tr w:rsidR="00FF773A" w:rsidRPr="00711AF0" w14:paraId="30608BB8" w14:textId="77777777" w:rsidTr="00FF773A">
        <w:tc>
          <w:tcPr>
            <w:tcW w:w="2321" w:type="dxa"/>
          </w:tcPr>
          <w:p w14:paraId="32EEC9BB" w14:textId="77777777" w:rsidR="00FF773A" w:rsidRPr="00711AF0" w:rsidRDefault="00FF773A">
            <w:pPr>
              <w:overflowPunct/>
              <w:autoSpaceDE/>
              <w:autoSpaceDN/>
              <w:adjustRightInd/>
              <w:spacing w:line="360" w:lineRule="auto"/>
              <w:jc w:val="center"/>
              <w:textAlignment w:val="auto"/>
              <w:rPr>
                <w:rFonts w:ascii="Century Gothic" w:hAnsi="Century Gothic"/>
                <w:bCs/>
                <w:noProof/>
                <w:sz w:val="24"/>
                <w:szCs w:val="24"/>
                <w:lang w:val="sw-KE" w:eastAsia="sw-KE"/>
              </w:rPr>
              <w:pPrChange w:id="417" w:author="Mercy Kemei" w:date="2017-12-13T16:24:00Z">
                <w:pPr>
                  <w:overflowPunct/>
                  <w:autoSpaceDE/>
                  <w:autoSpaceDN/>
                  <w:adjustRightInd/>
                  <w:spacing w:line="360" w:lineRule="auto"/>
                  <w:textAlignment w:val="auto"/>
                </w:pPr>
              </w:pPrChange>
            </w:pPr>
            <w:r w:rsidRPr="00711AF0">
              <w:rPr>
                <w:rFonts w:ascii="Century Gothic" w:hAnsi="Century Gothic" w:cs="Arial"/>
              </w:rPr>
              <w:t>Budgeting Process</w:t>
            </w:r>
          </w:p>
        </w:tc>
        <w:tc>
          <w:tcPr>
            <w:tcW w:w="4642" w:type="dxa"/>
          </w:tcPr>
          <w:p w14:paraId="0DBDD531" w14:textId="457E1385" w:rsidR="00FF773A" w:rsidRPr="00711AF0" w:rsidRDefault="00FF773A">
            <w:pPr>
              <w:pStyle w:val="ListParagraph"/>
              <w:numPr>
                <w:ilvl w:val="0"/>
                <w:numId w:val="90"/>
              </w:numPr>
              <w:spacing w:line="360" w:lineRule="auto"/>
              <w:jc w:val="center"/>
              <w:rPr>
                <w:rFonts w:ascii="Century Gothic" w:hAnsi="Century Gothic"/>
                <w:b/>
                <w:bCs/>
                <w:noProof/>
                <w:lang w:val="sw-KE" w:eastAsia="sw-KE"/>
              </w:rPr>
              <w:pPrChange w:id="418" w:author="Mercy Kemei" w:date="2017-12-13T16:24:00Z">
                <w:pPr>
                  <w:pStyle w:val="ListParagraph"/>
                  <w:numPr>
                    <w:numId w:val="90"/>
                  </w:numPr>
                  <w:spacing w:line="360" w:lineRule="auto"/>
                  <w:ind w:left="360" w:hanging="360"/>
                </w:pPr>
              </w:pPrChange>
            </w:pPr>
            <w:r w:rsidRPr="00711AF0">
              <w:rPr>
                <w:rFonts w:ascii="Century Gothic" w:hAnsi="Century Gothic" w:cs="Segoe UI"/>
                <w:sz w:val="20"/>
                <w:szCs w:val="20"/>
              </w:rPr>
              <w:t>The Budget accountant/Finance Manager /Chief accountant sets up the Budget on NAV, with the correct Budget period and dimensions (e.g. department, branch, region etc.). The defined budget template is then exported from NAV as an Excel file.</w:t>
            </w:r>
          </w:p>
          <w:p w14:paraId="46A86C80" w14:textId="10BFB5C1" w:rsidR="00FF773A" w:rsidRPr="00711AF0" w:rsidRDefault="00FF773A">
            <w:pPr>
              <w:pStyle w:val="ListParagraph"/>
              <w:numPr>
                <w:ilvl w:val="0"/>
                <w:numId w:val="90"/>
              </w:numPr>
              <w:autoSpaceDE w:val="0"/>
              <w:autoSpaceDN w:val="0"/>
              <w:adjustRightInd w:val="0"/>
              <w:spacing w:line="360" w:lineRule="auto"/>
              <w:jc w:val="center"/>
              <w:rPr>
                <w:rFonts w:ascii="Century Gothic" w:hAnsi="Century Gothic" w:cs="Segoe UI"/>
                <w:b/>
                <w:sz w:val="20"/>
                <w:szCs w:val="20"/>
              </w:rPr>
              <w:pPrChange w:id="419" w:author="Mercy Kemei" w:date="2017-12-13T16:24:00Z">
                <w:pPr>
                  <w:pStyle w:val="ListParagraph"/>
                  <w:numPr>
                    <w:numId w:val="90"/>
                  </w:numPr>
                  <w:autoSpaceDE w:val="0"/>
                  <w:autoSpaceDN w:val="0"/>
                  <w:adjustRightInd w:val="0"/>
                  <w:spacing w:line="360" w:lineRule="auto"/>
                  <w:ind w:left="360" w:hanging="360"/>
                  <w:jc w:val="both"/>
                </w:pPr>
              </w:pPrChange>
            </w:pPr>
            <w:r w:rsidRPr="00711AF0">
              <w:rPr>
                <w:rFonts w:ascii="Century Gothic" w:hAnsi="Century Gothic" w:cs="Segoe UI"/>
                <w:sz w:val="20"/>
                <w:szCs w:val="20"/>
              </w:rPr>
              <w:t>The Budget accountant/Finance Manager /Chief accountant sets up the approved sub-budgets on the exported NAV budget template.</w:t>
            </w:r>
          </w:p>
          <w:p w14:paraId="46575114" w14:textId="77777777" w:rsidR="00FF773A" w:rsidRPr="00711AF0" w:rsidRDefault="00FF773A">
            <w:pPr>
              <w:pStyle w:val="ListParagraph"/>
              <w:numPr>
                <w:ilvl w:val="0"/>
                <w:numId w:val="90"/>
              </w:numPr>
              <w:spacing w:line="360" w:lineRule="auto"/>
              <w:jc w:val="center"/>
              <w:rPr>
                <w:rFonts w:ascii="Century Gothic" w:hAnsi="Century Gothic"/>
                <w:b/>
                <w:bCs/>
                <w:noProof/>
                <w:lang w:val="sw-KE" w:eastAsia="sw-KE"/>
              </w:rPr>
              <w:pPrChange w:id="420" w:author="Mercy Kemei" w:date="2017-12-13T16:24:00Z">
                <w:pPr>
                  <w:pStyle w:val="ListParagraph"/>
                  <w:numPr>
                    <w:numId w:val="90"/>
                  </w:numPr>
                  <w:spacing w:line="360" w:lineRule="auto"/>
                  <w:ind w:left="360" w:hanging="360"/>
                </w:pPr>
              </w:pPrChange>
            </w:pPr>
            <w:r w:rsidRPr="00711AF0">
              <w:rPr>
                <w:rFonts w:ascii="Century Gothic" w:hAnsi="Century Gothic" w:cs="Segoe UI"/>
                <w:sz w:val="20"/>
                <w:szCs w:val="20"/>
              </w:rPr>
              <w:t>Excel budget file is imported into NAV and verified as a consolidated budget and as sub-budgets. The imported budgets can then be used for actual to budget comparisons/reporting</w:t>
            </w:r>
          </w:p>
        </w:tc>
        <w:tc>
          <w:tcPr>
            <w:tcW w:w="2387" w:type="dxa"/>
          </w:tcPr>
          <w:p w14:paraId="1ECE394B" w14:textId="77777777" w:rsidR="00FF773A" w:rsidRPr="0041561D" w:rsidRDefault="00FF773A">
            <w:pPr>
              <w:pStyle w:val="ListParagraph"/>
              <w:numPr>
                <w:ilvl w:val="0"/>
                <w:numId w:val="90"/>
              </w:numPr>
              <w:spacing w:line="360" w:lineRule="auto"/>
              <w:jc w:val="center"/>
              <w:rPr>
                <w:rFonts w:ascii="Century Gothic" w:hAnsi="Century Gothic"/>
                <w:sz w:val="20"/>
                <w:szCs w:val="20"/>
              </w:rPr>
              <w:pPrChange w:id="421" w:author="Mercy Kemei" w:date="2017-12-13T16:24:00Z">
                <w:pPr>
                  <w:pStyle w:val="ListParagraph"/>
                  <w:numPr>
                    <w:numId w:val="90"/>
                  </w:numPr>
                  <w:spacing w:line="360" w:lineRule="auto"/>
                  <w:ind w:left="360" w:hanging="360"/>
                </w:pPr>
              </w:pPrChange>
            </w:pPr>
            <w:r w:rsidRPr="0041561D">
              <w:rPr>
                <w:rFonts w:ascii="Century Gothic" w:hAnsi="Century Gothic"/>
                <w:sz w:val="20"/>
                <w:szCs w:val="20"/>
              </w:rPr>
              <w:t>Preparation of Departmental sub budgets</w:t>
            </w:r>
            <w:r w:rsidRPr="0041561D">
              <w:rPr>
                <w:rFonts w:ascii="Century Gothic" w:hAnsi="Century Gothic"/>
                <w:b/>
                <w:sz w:val="20"/>
                <w:szCs w:val="20"/>
              </w:rPr>
              <w:t xml:space="preserve"> </w:t>
            </w:r>
            <w:r w:rsidRPr="0041561D">
              <w:rPr>
                <w:rFonts w:ascii="Century Gothic" w:hAnsi="Century Gothic"/>
                <w:sz w:val="20"/>
                <w:szCs w:val="20"/>
              </w:rPr>
              <w:t>and related workflows</w:t>
            </w:r>
          </w:p>
          <w:p w14:paraId="6878C198" w14:textId="77777777" w:rsidR="00FF773A" w:rsidRPr="0041561D" w:rsidRDefault="00FF773A">
            <w:pPr>
              <w:pStyle w:val="ListParagraph"/>
              <w:numPr>
                <w:ilvl w:val="0"/>
                <w:numId w:val="90"/>
              </w:numPr>
              <w:spacing w:line="360" w:lineRule="auto"/>
              <w:jc w:val="center"/>
              <w:rPr>
                <w:rFonts w:ascii="Century Gothic" w:hAnsi="Century Gothic"/>
                <w:sz w:val="20"/>
                <w:szCs w:val="20"/>
              </w:rPr>
              <w:pPrChange w:id="422" w:author="Mercy Kemei" w:date="2017-12-13T16:24:00Z">
                <w:pPr>
                  <w:pStyle w:val="ListParagraph"/>
                  <w:numPr>
                    <w:numId w:val="90"/>
                  </w:numPr>
                  <w:spacing w:line="360" w:lineRule="auto"/>
                  <w:ind w:left="360" w:hanging="360"/>
                </w:pPr>
              </w:pPrChange>
            </w:pPr>
            <w:r w:rsidRPr="0041561D">
              <w:rPr>
                <w:rFonts w:ascii="Century Gothic" w:hAnsi="Century Gothic"/>
                <w:sz w:val="20"/>
                <w:szCs w:val="20"/>
              </w:rPr>
              <w:t xml:space="preserve">Consolidation to master </w:t>
            </w:r>
            <w:r w:rsidR="00720BAA" w:rsidRPr="0041561D">
              <w:rPr>
                <w:rFonts w:ascii="Century Gothic" w:hAnsi="Century Gothic"/>
                <w:sz w:val="20"/>
                <w:szCs w:val="20"/>
              </w:rPr>
              <w:t>budgets (</w:t>
            </w:r>
            <w:r w:rsidRPr="0041561D">
              <w:rPr>
                <w:rFonts w:ascii="Century Gothic" w:hAnsi="Century Gothic"/>
                <w:sz w:val="20"/>
                <w:szCs w:val="20"/>
              </w:rPr>
              <w:t>Bottom up budgeting).</w:t>
            </w:r>
          </w:p>
          <w:p w14:paraId="7BA7CBC4" w14:textId="77777777" w:rsidR="00FF773A" w:rsidRPr="0041561D" w:rsidRDefault="00FF773A">
            <w:pPr>
              <w:pStyle w:val="ListParagraph"/>
              <w:numPr>
                <w:ilvl w:val="0"/>
                <w:numId w:val="90"/>
              </w:numPr>
              <w:spacing w:line="360" w:lineRule="auto"/>
              <w:jc w:val="center"/>
              <w:rPr>
                <w:rFonts w:ascii="Century Gothic" w:hAnsi="Century Gothic"/>
                <w:sz w:val="20"/>
                <w:szCs w:val="20"/>
              </w:rPr>
              <w:pPrChange w:id="423" w:author="Mercy Kemei" w:date="2017-12-13T16:24:00Z">
                <w:pPr>
                  <w:pStyle w:val="ListParagraph"/>
                  <w:numPr>
                    <w:numId w:val="90"/>
                  </w:numPr>
                  <w:spacing w:line="360" w:lineRule="auto"/>
                  <w:ind w:left="360" w:hanging="360"/>
                </w:pPr>
              </w:pPrChange>
            </w:pPr>
            <w:r w:rsidRPr="0041561D">
              <w:rPr>
                <w:rFonts w:ascii="Century Gothic" w:hAnsi="Century Gothic"/>
                <w:sz w:val="20"/>
                <w:szCs w:val="20"/>
              </w:rPr>
              <w:t>Authorized budget reallocation process.</w:t>
            </w:r>
          </w:p>
          <w:p w14:paraId="6F411F74" w14:textId="77777777" w:rsidR="00FF773A" w:rsidRPr="00711AF0" w:rsidRDefault="00FF773A">
            <w:pPr>
              <w:pStyle w:val="ListParagraph"/>
              <w:spacing w:line="360" w:lineRule="auto"/>
              <w:ind w:left="720"/>
              <w:jc w:val="center"/>
              <w:rPr>
                <w:rFonts w:ascii="Century Gothic" w:hAnsi="Century Gothic" w:cs="Segoe UI"/>
                <w:sz w:val="20"/>
                <w:szCs w:val="20"/>
              </w:rPr>
              <w:pPrChange w:id="424" w:author="Mercy Kemei" w:date="2017-12-13T16:24:00Z">
                <w:pPr>
                  <w:pStyle w:val="ListParagraph"/>
                  <w:spacing w:line="360" w:lineRule="auto"/>
                  <w:ind w:left="720"/>
                </w:pPr>
              </w:pPrChange>
            </w:pPr>
            <w:r w:rsidRPr="0041561D">
              <w:rPr>
                <w:rFonts w:ascii="Century Gothic" w:hAnsi="Century Gothic"/>
                <w:sz w:val="20"/>
                <w:szCs w:val="20"/>
              </w:rPr>
              <w:t>Periodic variance reporting-Budgeted, Actual, Commitments, Available funds.</w:t>
            </w:r>
          </w:p>
        </w:tc>
      </w:tr>
      <w:tr w:rsidR="00FF773A" w:rsidRPr="00711AF0" w14:paraId="118BD055" w14:textId="77777777" w:rsidTr="00FF773A">
        <w:tc>
          <w:tcPr>
            <w:tcW w:w="2321" w:type="dxa"/>
          </w:tcPr>
          <w:p w14:paraId="02DCDEF3" w14:textId="77777777" w:rsidR="00FF773A" w:rsidRPr="00711AF0" w:rsidRDefault="00FF773A">
            <w:pPr>
              <w:overflowPunct/>
              <w:autoSpaceDE/>
              <w:autoSpaceDN/>
              <w:adjustRightInd/>
              <w:spacing w:line="360" w:lineRule="auto"/>
              <w:jc w:val="center"/>
              <w:textAlignment w:val="auto"/>
              <w:rPr>
                <w:rFonts w:ascii="Century Gothic" w:hAnsi="Century Gothic"/>
                <w:bCs/>
                <w:noProof/>
                <w:sz w:val="24"/>
                <w:szCs w:val="24"/>
                <w:lang w:val="sw-KE" w:eastAsia="sw-KE"/>
              </w:rPr>
              <w:pPrChange w:id="425" w:author="Mercy Kemei" w:date="2017-12-13T16:24:00Z">
                <w:pPr>
                  <w:overflowPunct/>
                  <w:autoSpaceDE/>
                  <w:autoSpaceDN/>
                  <w:adjustRightInd/>
                  <w:spacing w:line="360" w:lineRule="auto"/>
                  <w:textAlignment w:val="auto"/>
                </w:pPr>
              </w:pPrChange>
            </w:pPr>
            <w:r w:rsidRPr="00711AF0">
              <w:rPr>
                <w:rFonts w:ascii="Century Gothic" w:hAnsi="Century Gothic" w:cs="Arial"/>
              </w:rPr>
              <w:t>Customer payments/Receipting Process</w:t>
            </w:r>
          </w:p>
        </w:tc>
        <w:tc>
          <w:tcPr>
            <w:tcW w:w="4642" w:type="dxa"/>
          </w:tcPr>
          <w:p w14:paraId="6E61C03B" w14:textId="77777777" w:rsidR="00FF773A" w:rsidRPr="00711AF0" w:rsidRDefault="00FF773A">
            <w:pPr>
              <w:pStyle w:val="ListParagraph"/>
              <w:numPr>
                <w:ilvl w:val="0"/>
                <w:numId w:val="91"/>
              </w:numPr>
              <w:autoSpaceDE w:val="0"/>
              <w:autoSpaceDN w:val="0"/>
              <w:adjustRightInd w:val="0"/>
              <w:spacing w:line="360" w:lineRule="auto"/>
              <w:jc w:val="center"/>
              <w:rPr>
                <w:rFonts w:ascii="Century Gothic" w:hAnsi="Century Gothic" w:cs="Segoe UI"/>
                <w:b/>
                <w:sz w:val="20"/>
                <w:szCs w:val="20"/>
              </w:rPr>
              <w:pPrChange w:id="426" w:author="Mercy Kemei" w:date="2017-12-13T16:24:00Z">
                <w:pPr>
                  <w:pStyle w:val="ListParagraph"/>
                  <w:numPr>
                    <w:numId w:val="91"/>
                  </w:numPr>
                  <w:autoSpaceDE w:val="0"/>
                  <w:autoSpaceDN w:val="0"/>
                  <w:adjustRightInd w:val="0"/>
                  <w:spacing w:line="360" w:lineRule="auto"/>
                  <w:ind w:left="720" w:hanging="360"/>
                  <w:jc w:val="both"/>
                </w:pPr>
              </w:pPrChange>
            </w:pPr>
            <w:r w:rsidRPr="00711AF0">
              <w:rPr>
                <w:rFonts w:ascii="Century Gothic" w:hAnsi="Century Gothic" w:cs="Segoe UI"/>
                <w:sz w:val="20"/>
                <w:szCs w:val="20"/>
              </w:rPr>
              <w:t>The receipting cashier receives and verifies the payment (cash/cheque/MPESA/EFT) [Off-system process].</w:t>
            </w:r>
          </w:p>
          <w:p w14:paraId="37187ADE" w14:textId="25AC57D3" w:rsidR="00FF773A" w:rsidRPr="00711AF0" w:rsidRDefault="00FF773A">
            <w:pPr>
              <w:pStyle w:val="ListParagraph"/>
              <w:numPr>
                <w:ilvl w:val="0"/>
                <w:numId w:val="91"/>
              </w:numPr>
              <w:autoSpaceDE w:val="0"/>
              <w:autoSpaceDN w:val="0"/>
              <w:adjustRightInd w:val="0"/>
              <w:spacing w:line="360" w:lineRule="auto"/>
              <w:jc w:val="center"/>
              <w:rPr>
                <w:rFonts w:ascii="Century Gothic" w:hAnsi="Century Gothic" w:cs="Segoe UI"/>
                <w:b/>
                <w:sz w:val="20"/>
                <w:szCs w:val="20"/>
              </w:rPr>
              <w:pPrChange w:id="427" w:author="Mercy Kemei" w:date="2017-12-13T16:24:00Z">
                <w:pPr>
                  <w:pStyle w:val="ListParagraph"/>
                  <w:numPr>
                    <w:numId w:val="91"/>
                  </w:numPr>
                  <w:autoSpaceDE w:val="0"/>
                  <w:autoSpaceDN w:val="0"/>
                  <w:adjustRightInd w:val="0"/>
                  <w:spacing w:line="360" w:lineRule="auto"/>
                  <w:ind w:left="720" w:hanging="360"/>
                  <w:jc w:val="both"/>
                </w:pPr>
              </w:pPrChange>
            </w:pPr>
            <w:r w:rsidRPr="00711AF0">
              <w:rPr>
                <w:rFonts w:ascii="Century Gothic" w:hAnsi="Century Gothic" w:cs="Segoe UI"/>
                <w:sz w:val="20"/>
                <w:szCs w:val="20"/>
              </w:rPr>
              <w:t>The cashier posts the payment on NAV and applies it to the correct invoice entries.</w:t>
            </w:r>
          </w:p>
          <w:p w14:paraId="412E628D" w14:textId="5FB201A8" w:rsidR="00FF773A" w:rsidRPr="00711AF0" w:rsidRDefault="00FF773A">
            <w:pPr>
              <w:pStyle w:val="ListParagraph"/>
              <w:numPr>
                <w:ilvl w:val="0"/>
                <w:numId w:val="91"/>
              </w:numPr>
              <w:autoSpaceDE w:val="0"/>
              <w:autoSpaceDN w:val="0"/>
              <w:adjustRightInd w:val="0"/>
              <w:spacing w:line="360" w:lineRule="auto"/>
              <w:jc w:val="center"/>
              <w:rPr>
                <w:rFonts w:ascii="Century Gothic" w:hAnsi="Century Gothic" w:cs="Segoe UI"/>
                <w:b/>
                <w:sz w:val="20"/>
                <w:szCs w:val="20"/>
              </w:rPr>
              <w:pPrChange w:id="428" w:author="Mercy Kemei" w:date="2017-12-13T16:24:00Z">
                <w:pPr>
                  <w:pStyle w:val="ListParagraph"/>
                  <w:numPr>
                    <w:numId w:val="91"/>
                  </w:numPr>
                  <w:autoSpaceDE w:val="0"/>
                  <w:autoSpaceDN w:val="0"/>
                  <w:adjustRightInd w:val="0"/>
                  <w:spacing w:line="360" w:lineRule="auto"/>
                  <w:ind w:left="720" w:hanging="360"/>
                  <w:jc w:val="both"/>
                </w:pPr>
              </w:pPrChange>
            </w:pPr>
            <w:r w:rsidRPr="00711AF0">
              <w:rPr>
                <w:rFonts w:ascii="Century Gothic" w:hAnsi="Century Gothic" w:cs="Segoe UI"/>
                <w:sz w:val="20"/>
                <w:szCs w:val="20"/>
              </w:rPr>
              <w:t>The cahier generates the payment receipt from NAV.</w:t>
            </w:r>
          </w:p>
          <w:p w14:paraId="2B879523" w14:textId="77777777" w:rsidR="00FF773A" w:rsidRPr="00711AF0" w:rsidRDefault="00FF773A">
            <w:pPr>
              <w:overflowPunct/>
              <w:autoSpaceDE/>
              <w:autoSpaceDN/>
              <w:adjustRightInd/>
              <w:spacing w:line="360" w:lineRule="auto"/>
              <w:jc w:val="center"/>
              <w:textAlignment w:val="auto"/>
              <w:rPr>
                <w:rFonts w:ascii="Century Gothic" w:hAnsi="Century Gothic"/>
                <w:b/>
                <w:bCs/>
                <w:noProof/>
                <w:sz w:val="24"/>
                <w:szCs w:val="24"/>
                <w:lang w:val="sw-KE" w:eastAsia="sw-KE"/>
              </w:rPr>
              <w:pPrChange w:id="429" w:author="Mercy Kemei" w:date="2017-12-13T16:24:00Z">
                <w:pPr>
                  <w:overflowPunct/>
                  <w:autoSpaceDE/>
                  <w:autoSpaceDN/>
                  <w:adjustRightInd/>
                  <w:spacing w:line="360" w:lineRule="auto"/>
                  <w:textAlignment w:val="auto"/>
                </w:pPr>
              </w:pPrChange>
            </w:pPr>
          </w:p>
        </w:tc>
        <w:tc>
          <w:tcPr>
            <w:tcW w:w="2387" w:type="dxa"/>
          </w:tcPr>
          <w:p w14:paraId="0B71385C" w14:textId="77777777" w:rsidR="00FF773A" w:rsidRPr="00711AF0" w:rsidRDefault="00FF773A">
            <w:pPr>
              <w:pStyle w:val="ListParagraph"/>
              <w:numPr>
                <w:ilvl w:val="0"/>
                <w:numId w:val="91"/>
              </w:numPr>
              <w:autoSpaceDE w:val="0"/>
              <w:autoSpaceDN w:val="0"/>
              <w:adjustRightInd w:val="0"/>
              <w:spacing w:line="360" w:lineRule="auto"/>
              <w:jc w:val="center"/>
              <w:rPr>
                <w:rFonts w:ascii="Century Gothic" w:hAnsi="Century Gothic" w:cs="Segoe UI"/>
                <w:sz w:val="20"/>
                <w:szCs w:val="20"/>
              </w:rPr>
              <w:pPrChange w:id="430" w:author="Mercy Kemei" w:date="2017-12-13T16:24:00Z">
                <w:pPr>
                  <w:pStyle w:val="ListParagraph"/>
                  <w:numPr>
                    <w:numId w:val="91"/>
                  </w:numPr>
                  <w:autoSpaceDE w:val="0"/>
                  <w:autoSpaceDN w:val="0"/>
                  <w:adjustRightInd w:val="0"/>
                  <w:spacing w:line="360" w:lineRule="auto"/>
                  <w:ind w:left="720" w:hanging="360"/>
                  <w:jc w:val="both"/>
                </w:pPr>
              </w:pPrChange>
            </w:pPr>
          </w:p>
        </w:tc>
      </w:tr>
      <w:tr w:rsidR="00FF773A" w:rsidRPr="00711AF0" w14:paraId="42D01FFB" w14:textId="77777777" w:rsidTr="00FF773A">
        <w:tc>
          <w:tcPr>
            <w:tcW w:w="2321" w:type="dxa"/>
          </w:tcPr>
          <w:p w14:paraId="3BC3F51E" w14:textId="77777777" w:rsidR="00FF773A" w:rsidRPr="00711AF0" w:rsidRDefault="00FF773A">
            <w:pPr>
              <w:overflowPunct/>
              <w:autoSpaceDE/>
              <w:autoSpaceDN/>
              <w:adjustRightInd/>
              <w:spacing w:line="360" w:lineRule="auto"/>
              <w:jc w:val="center"/>
              <w:textAlignment w:val="auto"/>
              <w:rPr>
                <w:rFonts w:ascii="Century Gothic" w:hAnsi="Century Gothic"/>
                <w:bCs/>
                <w:noProof/>
                <w:sz w:val="24"/>
                <w:szCs w:val="24"/>
                <w:lang w:val="sw-KE" w:eastAsia="sw-KE"/>
              </w:rPr>
              <w:pPrChange w:id="431" w:author="Mercy Kemei" w:date="2017-12-13T16:24:00Z">
                <w:pPr>
                  <w:overflowPunct/>
                  <w:autoSpaceDE/>
                  <w:autoSpaceDN/>
                  <w:adjustRightInd/>
                  <w:spacing w:line="360" w:lineRule="auto"/>
                  <w:textAlignment w:val="auto"/>
                </w:pPr>
              </w:pPrChange>
            </w:pPr>
            <w:r w:rsidRPr="00711AF0">
              <w:rPr>
                <w:rFonts w:ascii="Century Gothic" w:hAnsi="Century Gothic" w:cs="Arial"/>
              </w:rPr>
              <w:t>Vendor payment Process</w:t>
            </w:r>
          </w:p>
        </w:tc>
        <w:tc>
          <w:tcPr>
            <w:tcW w:w="4642" w:type="dxa"/>
          </w:tcPr>
          <w:p w14:paraId="679F4821" w14:textId="77777777" w:rsidR="00FF773A" w:rsidRPr="00711AF0" w:rsidRDefault="00FF773A">
            <w:pPr>
              <w:pStyle w:val="ListParagraph"/>
              <w:numPr>
                <w:ilvl w:val="0"/>
                <w:numId w:val="92"/>
              </w:numPr>
              <w:autoSpaceDE w:val="0"/>
              <w:autoSpaceDN w:val="0"/>
              <w:adjustRightInd w:val="0"/>
              <w:spacing w:after="120" w:line="360" w:lineRule="auto"/>
              <w:jc w:val="center"/>
              <w:rPr>
                <w:rFonts w:ascii="Century Gothic" w:hAnsi="Century Gothic" w:cs="Segoe UI"/>
                <w:b/>
                <w:sz w:val="20"/>
                <w:szCs w:val="20"/>
              </w:rPr>
              <w:pPrChange w:id="432" w:author="Mercy Kemei" w:date="2017-12-13T16:24:00Z">
                <w:pPr>
                  <w:pStyle w:val="ListParagraph"/>
                  <w:numPr>
                    <w:numId w:val="92"/>
                  </w:numPr>
                  <w:autoSpaceDE w:val="0"/>
                  <w:autoSpaceDN w:val="0"/>
                  <w:adjustRightInd w:val="0"/>
                  <w:spacing w:after="120" w:line="360" w:lineRule="auto"/>
                  <w:ind w:left="720" w:hanging="360"/>
                  <w:jc w:val="both"/>
                </w:pPr>
              </w:pPrChange>
            </w:pPr>
            <w:r w:rsidRPr="00711AF0">
              <w:rPr>
                <w:rFonts w:ascii="Century Gothic" w:hAnsi="Century Gothic" w:cs="Segoe UI"/>
                <w:sz w:val="20"/>
                <w:szCs w:val="20"/>
              </w:rPr>
              <w:t xml:space="preserve">The payables accountant receives the required documents/paperwork </w:t>
            </w:r>
            <w:r w:rsidRPr="00711AF0">
              <w:rPr>
                <w:rFonts w:ascii="Century Gothic" w:hAnsi="Century Gothic" w:cs="Segoe UI"/>
                <w:sz w:val="20"/>
                <w:szCs w:val="20"/>
              </w:rPr>
              <w:lastRenderedPageBreak/>
              <w:t>to initiate payments processing e.g. copies of approved internal requisition, LPO, delivery note, goods receipt notes and supplier invoice [Off-system process].</w:t>
            </w:r>
          </w:p>
          <w:p w14:paraId="649EF7B9" w14:textId="6C956ED3" w:rsidR="00FF773A" w:rsidRPr="00711AF0" w:rsidRDefault="00FF773A">
            <w:pPr>
              <w:pStyle w:val="ListParagraph"/>
              <w:numPr>
                <w:ilvl w:val="0"/>
                <w:numId w:val="92"/>
              </w:numPr>
              <w:autoSpaceDE w:val="0"/>
              <w:autoSpaceDN w:val="0"/>
              <w:adjustRightInd w:val="0"/>
              <w:spacing w:after="120" w:line="360" w:lineRule="auto"/>
              <w:jc w:val="center"/>
              <w:rPr>
                <w:rFonts w:ascii="Century Gothic" w:hAnsi="Century Gothic" w:cs="Segoe UI"/>
                <w:b/>
                <w:sz w:val="20"/>
                <w:szCs w:val="20"/>
              </w:rPr>
              <w:pPrChange w:id="433" w:author="Mercy Kemei" w:date="2017-12-13T16:24:00Z">
                <w:pPr>
                  <w:pStyle w:val="ListParagraph"/>
                  <w:numPr>
                    <w:numId w:val="92"/>
                  </w:numPr>
                  <w:autoSpaceDE w:val="0"/>
                  <w:autoSpaceDN w:val="0"/>
                  <w:adjustRightInd w:val="0"/>
                  <w:spacing w:after="120" w:line="360" w:lineRule="auto"/>
                  <w:ind w:left="720" w:hanging="360"/>
                  <w:jc w:val="both"/>
                </w:pPr>
              </w:pPrChange>
            </w:pPr>
            <w:r w:rsidRPr="00711AF0">
              <w:rPr>
                <w:rFonts w:ascii="Century Gothic" w:hAnsi="Century Gothic" w:cs="Segoe UI"/>
                <w:sz w:val="20"/>
                <w:szCs w:val="20"/>
              </w:rPr>
              <w:t>Such documentation is then verified against system-generated documents (generated during procurement process). The accountant must check that the documents have been approved and tally with what is reflected in the system</w:t>
            </w:r>
          </w:p>
          <w:p w14:paraId="419256F6" w14:textId="3BC97CCE" w:rsidR="00FF773A" w:rsidRPr="00711AF0" w:rsidRDefault="00FF773A">
            <w:pPr>
              <w:pStyle w:val="Default"/>
              <w:numPr>
                <w:ilvl w:val="0"/>
                <w:numId w:val="92"/>
              </w:numPr>
              <w:spacing w:after="120" w:line="360" w:lineRule="auto"/>
              <w:jc w:val="center"/>
              <w:rPr>
                <w:rFonts w:cs="Segoe UI"/>
                <w:b/>
              </w:rPr>
              <w:pPrChange w:id="434" w:author="Mercy Kemei" w:date="2017-12-13T16:24:00Z">
                <w:pPr>
                  <w:pStyle w:val="Default"/>
                  <w:numPr>
                    <w:numId w:val="92"/>
                  </w:numPr>
                  <w:spacing w:after="120" w:line="360" w:lineRule="auto"/>
                  <w:ind w:left="720" w:hanging="360"/>
                  <w:jc w:val="both"/>
                </w:pPr>
              </w:pPrChange>
            </w:pPr>
            <w:r w:rsidRPr="00711AF0">
              <w:rPr>
                <w:rFonts w:cs="Segoe UI"/>
                <w:sz w:val="20"/>
                <w:szCs w:val="20"/>
              </w:rPr>
              <w:t>The payables accountant prepares the payment voucher which is approved by the chief accountant/finance manager</w:t>
            </w:r>
          </w:p>
          <w:p w14:paraId="261F04A5" w14:textId="3BC5B0E5" w:rsidR="00FF773A" w:rsidRPr="00711AF0" w:rsidRDefault="00FF773A">
            <w:pPr>
              <w:pStyle w:val="Default"/>
              <w:numPr>
                <w:ilvl w:val="0"/>
                <w:numId w:val="92"/>
              </w:numPr>
              <w:spacing w:after="120" w:line="360" w:lineRule="auto"/>
              <w:jc w:val="center"/>
              <w:rPr>
                <w:rFonts w:cs="Segoe UI"/>
                <w:b/>
              </w:rPr>
              <w:pPrChange w:id="435" w:author="Mercy Kemei" w:date="2017-12-13T16:24:00Z">
                <w:pPr>
                  <w:pStyle w:val="Default"/>
                  <w:numPr>
                    <w:numId w:val="92"/>
                  </w:numPr>
                  <w:spacing w:after="120" w:line="360" w:lineRule="auto"/>
                  <w:ind w:left="720" w:hanging="360"/>
                  <w:jc w:val="both"/>
                </w:pPr>
              </w:pPrChange>
            </w:pPr>
            <w:r w:rsidRPr="00711AF0">
              <w:rPr>
                <w:rFonts w:cs="Segoe UI"/>
                <w:sz w:val="20"/>
                <w:szCs w:val="20"/>
              </w:rPr>
              <w:t>The payment voucher and related payment documents are the forwarded to the chief finance officer/CEO/Director for cheque processing (signing) or authorization for bank remittance</w:t>
            </w:r>
          </w:p>
          <w:p w14:paraId="0F01E94A" w14:textId="2A2014AA" w:rsidR="00FF773A" w:rsidRPr="00711AF0" w:rsidRDefault="00FF773A">
            <w:pPr>
              <w:pStyle w:val="ListParagraph"/>
              <w:numPr>
                <w:ilvl w:val="0"/>
                <w:numId w:val="92"/>
              </w:numPr>
              <w:autoSpaceDE w:val="0"/>
              <w:autoSpaceDN w:val="0"/>
              <w:adjustRightInd w:val="0"/>
              <w:spacing w:line="360" w:lineRule="auto"/>
              <w:jc w:val="center"/>
              <w:rPr>
                <w:rFonts w:ascii="Century Gothic" w:hAnsi="Century Gothic" w:cs="Segoe UI"/>
                <w:b/>
                <w:sz w:val="20"/>
                <w:szCs w:val="20"/>
              </w:rPr>
              <w:pPrChange w:id="436" w:author="Mercy Kemei" w:date="2017-12-13T16:24:00Z">
                <w:pPr>
                  <w:pStyle w:val="ListParagraph"/>
                  <w:numPr>
                    <w:numId w:val="92"/>
                  </w:numPr>
                  <w:autoSpaceDE w:val="0"/>
                  <w:autoSpaceDN w:val="0"/>
                  <w:adjustRightInd w:val="0"/>
                  <w:spacing w:line="360" w:lineRule="auto"/>
                  <w:ind w:left="720" w:hanging="360"/>
                  <w:jc w:val="both"/>
                </w:pPr>
              </w:pPrChange>
            </w:pPr>
            <w:r w:rsidRPr="00711AF0">
              <w:rPr>
                <w:rFonts w:ascii="Century Gothic" w:hAnsi="Century Gothic" w:cs="Segoe UI"/>
                <w:sz w:val="20"/>
                <w:szCs w:val="20"/>
              </w:rPr>
              <w:t>The payables accountant posts the payment on NAV and applies it to the correct vendor invoice entries.</w:t>
            </w:r>
          </w:p>
          <w:p w14:paraId="575F69F6" w14:textId="2BC57E93" w:rsidR="00FF773A" w:rsidRPr="00711AF0" w:rsidRDefault="00FF773A">
            <w:pPr>
              <w:pStyle w:val="ListParagraph"/>
              <w:numPr>
                <w:ilvl w:val="0"/>
                <w:numId w:val="92"/>
              </w:numPr>
              <w:autoSpaceDE w:val="0"/>
              <w:autoSpaceDN w:val="0"/>
              <w:adjustRightInd w:val="0"/>
              <w:spacing w:line="360" w:lineRule="auto"/>
              <w:jc w:val="center"/>
              <w:rPr>
                <w:rFonts w:ascii="Century Gothic" w:hAnsi="Century Gothic"/>
                <w:b/>
                <w:bCs/>
                <w:noProof/>
                <w:lang w:val="sw-KE" w:eastAsia="sw-KE"/>
              </w:rPr>
              <w:pPrChange w:id="437" w:author="Mercy Kemei" w:date="2017-12-13T16:24:00Z">
                <w:pPr>
                  <w:pStyle w:val="ListParagraph"/>
                  <w:numPr>
                    <w:numId w:val="92"/>
                  </w:numPr>
                  <w:autoSpaceDE w:val="0"/>
                  <w:autoSpaceDN w:val="0"/>
                  <w:adjustRightInd w:val="0"/>
                  <w:spacing w:line="360" w:lineRule="auto"/>
                  <w:ind w:left="720" w:hanging="360"/>
                  <w:jc w:val="both"/>
                </w:pPr>
              </w:pPrChange>
            </w:pPr>
            <w:r w:rsidRPr="00711AF0">
              <w:rPr>
                <w:rFonts w:ascii="Century Gothic" w:hAnsi="Century Gothic" w:cs="Segoe UI"/>
                <w:sz w:val="20"/>
                <w:szCs w:val="20"/>
              </w:rPr>
              <w:t>The payables accountant generates the vendor remittance advice from NAV.</w:t>
            </w:r>
          </w:p>
        </w:tc>
        <w:tc>
          <w:tcPr>
            <w:tcW w:w="2387" w:type="dxa"/>
          </w:tcPr>
          <w:p w14:paraId="0270F769" w14:textId="77777777" w:rsidR="00FF773A" w:rsidRPr="00711AF0" w:rsidRDefault="00FF773A">
            <w:pPr>
              <w:pStyle w:val="ListParagraph"/>
              <w:numPr>
                <w:ilvl w:val="0"/>
                <w:numId w:val="92"/>
              </w:numPr>
              <w:autoSpaceDE w:val="0"/>
              <w:autoSpaceDN w:val="0"/>
              <w:adjustRightInd w:val="0"/>
              <w:spacing w:after="120" w:line="360" w:lineRule="auto"/>
              <w:jc w:val="center"/>
              <w:rPr>
                <w:rFonts w:ascii="Century Gothic" w:hAnsi="Century Gothic" w:cs="Segoe UI"/>
                <w:sz w:val="20"/>
                <w:szCs w:val="20"/>
              </w:rPr>
              <w:pPrChange w:id="438" w:author="Mercy Kemei" w:date="2017-12-13T16:24:00Z">
                <w:pPr>
                  <w:pStyle w:val="ListParagraph"/>
                  <w:numPr>
                    <w:numId w:val="92"/>
                  </w:numPr>
                  <w:autoSpaceDE w:val="0"/>
                  <w:autoSpaceDN w:val="0"/>
                  <w:adjustRightInd w:val="0"/>
                  <w:spacing w:after="120" w:line="360" w:lineRule="auto"/>
                  <w:ind w:left="720" w:hanging="360"/>
                  <w:jc w:val="both"/>
                </w:pPr>
              </w:pPrChange>
            </w:pPr>
          </w:p>
        </w:tc>
      </w:tr>
      <w:tr w:rsidR="00FF773A" w:rsidRPr="00711AF0" w14:paraId="3A078033" w14:textId="77777777" w:rsidTr="00FF773A">
        <w:tc>
          <w:tcPr>
            <w:tcW w:w="2321" w:type="dxa"/>
          </w:tcPr>
          <w:p w14:paraId="4567B9CD" w14:textId="77777777" w:rsidR="00FF773A" w:rsidRPr="00711AF0" w:rsidRDefault="00FF773A">
            <w:pPr>
              <w:overflowPunct/>
              <w:autoSpaceDE/>
              <w:autoSpaceDN/>
              <w:adjustRightInd/>
              <w:spacing w:line="360" w:lineRule="auto"/>
              <w:jc w:val="center"/>
              <w:textAlignment w:val="auto"/>
              <w:rPr>
                <w:rFonts w:ascii="Century Gothic" w:hAnsi="Century Gothic" w:cs="Arial"/>
              </w:rPr>
              <w:pPrChange w:id="439" w:author="Mercy Kemei" w:date="2017-12-13T16:24:00Z">
                <w:pPr>
                  <w:overflowPunct/>
                  <w:autoSpaceDE/>
                  <w:autoSpaceDN/>
                  <w:adjustRightInd/>
                  <w:spacing w:line="360" w:lineRule="auto"/>
                  <w:textAlignment w:val="auto"/>
                </w:pPr>
              </w:pPrChange>
            </w:pPr>
            <w:r w:rsidRPr="00711AF0">
              <w:rPr>
                <w:rFonts w:ascii="Century Gothic" w:hAnsi="Century Gothic" w:cs="Arial"/>
              </w:rPr>
              <w:lastRenderedPageBreak/>
              <w:t>Imprest/Petty cash management Process</w:t>
            </w:r>
          </w:p>
        </w:tc>
        <w:tc>
          <w:tcPr>
            <w:tcW w:w="4642" w:type="dxa"/>
          </w:tcPr>
          <w:p w14:paraId="374FC13E" w14:textId="77777777" w:rsidR="00FF773A" w:rsidRPr="00711AF0" w:rsidRDefault="00FF773A">
            <w:pPr>
              <w:pStyle w:val="ListParagraph"/>
              <w:numPr>
                <w:ilvl w:val="0"/>
                <w:numId w:val="93"/>
              </w:numPr>
              <w:autoSpaceDE w:val="0"/>
              <w:autoSpaceDN w:val="0"/>
              <w:adjustRightInd w:val="0"/>
              <w:spacing w:after="120" w:line="360" w:lineRule="auto"/>
              <w:jc w:val="center"/>
              <w:rPr>
                <w:rFonts w:ascii="Century Gothic" w:hAnsi="Century Gothic" w:cs="Segoe UI"/>
                <w:b/>
                <w:sz w:val="20"/>
                <w:szCs w:val="20"/>
              </w:rPr>
              <w:pPrChange w:id="440" w:author="Mercy Kemei" w:date="2017-12-13T16:24:00Z">
                <w:pPr>
                  <w:pStyle w:val="ListParagraph"/>
                  <w:numPr>
                    <w:numId w:val="93"/>
                  </w:numPr>
                  <w:autoSpaceDE w:val="0"/>
                  <w:autoSpaceDN w:val="0"/>
                  <w:adjustRightInd w:val="0"/>
                  <w:spacing w:after="120" w:line="360" w:lineRule="auto"/>
                  <w:ind w:left="720" w:hanging="360"/>
                  <w:jc w:val="both"/>
                </w:pPr>
              </w:pPrChange>
            </w:pPr>
            <w:r w:rsidRPr="00711AF0">
              <w:rPr>
                <w:rFonts w:ascii="Century Gothic" w:hAnsi="Century Gothic" w:cs="Segoe UI"/>
                <w:sz w:val="20"/>
                <w:szCs w:val="20"/>
              </w:rPr>
              <w:t>Management approves the petty cash float to be maintained by the cashier</w:t>
            </w:r>
          </w:p>
          <w:p w14:paraId="09B54437" w14:textId="52958573" w:rsidR="00FF773A" w:rsidRPr="00711AF0" w:rsidRDefault="00FF773A">
            <w:pPr>
              <w:pStyle w:val="ListParagraph"/>
              <w:numPr>
                <w:ilvl w:val="0"/>
                <w:numId w:val="93"/>
              </w:numPr>
              <w:autoSpaceDE w:val="0"/>
              <w:autoSpaceDN w:val="0"/>
              <w:adjustRightInd w:val="0"/>
              <w:spacing w:after="120" w:line="360" w:lineRule="auto"/>
              <w:jc w:val="center"/>
              <w:rPr>
                <w:rFonts w:ascii="Century Gothic" w:hAnsi="Century Gothic" w:cs="Segoe UI"/>
                <w:b/>
                <w:sz w:val="20"/>
                <w:szCs w:val="20"/>
              </w:rPr>
              <w:pPrChange w:id="441" w:author="Mercy Kemei" w:date="2017-12-13T16:24:00Z">
                <w:pPr>
                  <w:pStyle w:val="ListParagraph"/>
                  <w:numPr>
                    <w:numId w:val="93"/>
                  </w:numPr>
                  <w:autoSpaceDE w:val="0"/>
                  <w:autoSpaceDN w:val="0"/>
                  <w:adjustRightInd w:val="0"/>
                  <w:spacing w:after="120" w:line="360" w:lineRule="auto"/>
                  <w:ind w:left="720" w:hanging="360"/>
                  <w:jc w:val="both"/>
                </w:pPr>
              </w:pPrChange>
            </w:pPr>
            <w:r w:rsidRPr="00711AF0">
              <w:rPr>
                <w:rFonts w:ascii="Century Gothic" w:hAnsi="Century Gothic" w:cs="Segoe UI"/>
                <w:sz w:val="20"/>
                <w:szCs w:val="20"/>
              </w:rPr>
              <w:lastRenderedPageBreak/>
              <w:t>The cashier posts the allocated opening balance float (Dr. Petty Cash CR: Bank)</w:t>
            </w:r>
          </w:p>
          <w:p w14:paraId="0A06998C" w14:textId="4D2D6185" w:rsidR="00FF773A" w:rsidRPr="00711AF0" w:rsidRDefault="00FF773A">
            <w:pPr>
              <w:pStyle w:val="Default"/>
              <w:numPr>
                <w:ilvl w:val="0"/>
                <w:numId w:val="93"/>
              </w:numPr>
              <w:spacing w:after="120" w:line="360" w:lineRule="auto"/>
              <w:jc w:val="center"/>
              <w:rPr>
                <w:rFonts w:cs="Segoe UI"/>
                <w:b/>
              </w:rPr>
              <w:pPrChange w:id="442" w:author="Mercy Kemei" w:date="2017-12-13T16:24:00Z">
                <w:pPr>
                  <w:pStyle w:val="Default"/>
                  <w:numPr>
                    <w:numId w:val="93"/>
                  </w:numPr>
                  <w:spacing w:after="120" w:line="360" w:lineRule="auto"/>
                  <w:ind w:left="720" w:hanging="360"/>
                  <w:jc w:val="both"/>
                </w:pPr>
              </w:pPrChange>
            </w:pPr>
            <w:r w:rsidRPr="00711AF0">
              <w:rPr>
                <w:rFonts w:cs="Segoe UI"/>
                <w:sz w:val="20"/>
                <w:szCs w:val="20"/>
              </w:rPr>
              <w:t>All staff allocated petty cash sign the petty cash receipt</w:t>
            </w:r>
          </w:p>
          <w:p w14:paraId="3A3D3FBD" w14:textId="610315DD" w:rsidR="00FF773A" w:rsidRPr="00711AF0" w:rsidRDefault="00FF773A">
            <w:pPr>
              <w:pStyle w:val="Default"/>
              <w:numPr>
                <w:ilvl w:val="0"/>
                <w:numId w:val="93"/>
              </w:numPr>
              <w:spacing w:after="120" w:line="360" w:lineRule="auto"/>
              <w:jc w:val="center"/>
              <w:rPr>
                <w:rFonts w:cs="Segoe UI"/>
                <w:b/>
              </w:rPr>
              <w:pPrChange w:id="443" w:author="Mercy Kemei" w:date="2017-12-13T16:24:00Z">
                <w:pPr>
                  <w:pStyle w:val="Default"/>
                  <w:numPr>
                    <w:numId w:val="93"/>
                  </w:numPr>
                  <w:spacing w:after="120" w:line="360" w:lineRule="auto"/>
                  <w:ind w:left="720" w:hanging="360"/>
                  <w:jc w:val="both"/>
                </w:pPr>
              </w:pPrChange>
            </w:pPr>
            <w:r w:rsidRPr="00711AF0">
              <w:rPr>
                <w:rFonts w:cs="Segoe UI"/>
                <w:sz w:val="20"/>
                <w:szCs w:val="20"/>
              </w:rPr>
              <w:t xml:space="preserve">The cashier posts all petty cash expenses against each signed receipt (there </w:t>
            </w:r>
            <w:r>
              <w:rPr>
                <w:rFonts w:cs="Segoe UI"/>
                <w:sz w:val="20"/>
                <w:szCs w:val="20"/>
              </w:rPr>
              <w:t>JUNE</w:t>
            </w:r>
            <w:r w:rsidRPr="00711AF0">
              <w:rPr>
                <w:rFonts w:cs="Segoe UI"/>
                <w:sz w:val="20"/>
                <w:szCs w:val="20"/>
              </w:rPr>
              <w:t xml:space="preserve"> be a requirement for staff to attach supporting expenditure documents/receipts, as per the Company policy)</w:t>
            </w:r>
          </w:p>
          <w:p w14:paraId="5AC3121F" w14:textId="77777777" w:rsidR="00FF773A" w:rsidRPr="00711AF0" w:rsidRDefault="00FF773A">
            <w:pPr>
              <w:pStyle w:val="Default"/>
              <w:numPr>
                <w:ilvl w:val="0"/>
                <w:numId w:val="93"/>
              </w:numPr>
              <w:spacing w:after="120" w:line="360" w:lineRule="auto"/>
              <w:jc w:val="center"/>
              <w:rPr>
                <w:rFonts w:cs="Segoe UI"/>
                <w:b/>
              </w:rPr>
              <w:pPrChange w:id="444" w:author="Mercy Kemei" w:date="2017-12-13T16:24:00Z">
                <w:pPr>
                  <w:pStyle w:val="Default"/>
                  <w:numPr>
                    <w:numId w:val="93"/>
                  </w:numPr>
                  <w:spacing w:after="120" w:line="360" w:lineRule="auto"/>
                  <w:ind w:left="720" w:hanging="360"/>
                  <w:jc w:val="both"/>
                </w:pPr>
              </w:pPrChange>
            </w:pPr>
            <w:r w:rsidRPr="00711AF0">
              <w:rPr>
                <w:rFonts w:cs="Segoe UI"/>
                <w:sz w:val="20"/>
                <w:szCs w:val="20"/>
              </w:rPr>
              <w:t xml:space="preserve">All un-authorized or un-accounted for expenditures </w:t>
            </w:r>
            <w:r>
              <w:rPr>
                <w:rFonts w:cs="Segoe UI"/>
                <w:sz w:val="20"/>
                <w:szCs w:val="20"/>
              </w:rPr>
              <w:t>JUNE</w:t>
            </w:r>
            <w:r w:rsidRPr="00711AF0">
              <w:rPr>
                <w:rFonts w:cs="Segoe UI"/>
                <w:sz w:val="20"/>
                <w:szCs w:val="20"/>
              </w:rPr>
              <w:t xml:space="preserve"> be charged to the employee who was allocated the cash for recovery via the payroll, but this shall depend on the Company policy.</w:t>
            </w:r>
          </w:p>
          <w:p w14:paraId="089B0EA6" w14:textId="4E6AA45D" w:rsidR="00FF773A" w:rsidRPr="0056593A" w:rsidRDefault="00FF773A">
            <w:pPr>
              <w:pStyle w:val="ListParagraph"/>
              <w:numPr>
                <w:ilvl w:val="0"/>
                <w:numId w:val="93"/>
              </w:numPr>
              <w:spacing w:line="360" w:lineRule="auto"/>
              <w:jc w:val="center"/>
              <w:rPr>
                <w:rFonts w:ascii="Century Gothic" w:hAnsi="Century Gothic"/>
                <w:b/>
                <w:bCs/>
                <w:noProof/>
                <w:sz w:val="20"/>
                <w:szCs w:val="20"/>
                <w:lang w:val="sw-KE" w:eastAsia="sw-KE"/>
              </w:rPr>
              <w:pPrChange w:id="445" w:author="Mercy Kemei" w:date="2017-12-13T16:24:00Z">
                <w:pPr>
                  <w:pStyle w:val="ListParagraph"/>
                  <w:numPr>
                    <w:numId w:val="93"/>
                  </w:numPr>
                  <w:spacing w:line="360" w:lineRule="auto"/>
                  <w:ind w:left="720" w:hanging="360"/>
                </w:pPr>
              </w:pPrChange>
            </w:pPr>
            <w:r w:rsidRPr="0056593A">
              <w:rPr>
                <w:rFonts w:ascii="Century Gothic" w:hAnsi="Century Gothic" w:cs="Segoe UI"/>
                <w:sz w:val="20"/>
                <w:szCs w:val="20"/>
              </w:rPr>
              <w:t>Periodic petty cash replenishment is done to restore the remaining cash amount to the authorized float.</w:t>
            </w:r>
          </w:p>
        </w:tc>
        <w:tc>
          <w:tcPr>
            <w:tcW w:w="2387" w:type="dxa"/>
          </w:tcPr>
          <w:p w14:paraId="3F8DB28C" w14:textId="77777777" w:rsidR="00FF773A" w:rsidRPr="00711AF0" w:rsidRDefault="00FF773A">
            <w:pPr>
              <w:pStyle w:val="ListParagraph"/>
              <w:autoSpaceDE w:val="0"/>
              <w:autoSpaceDN w:val="0"/>
              <w:adjustRightInd w:val="0"/>
              <w:spacing w:after="120" w:line="360" w:lineRule="auto"/>
              <w:ind w:left="720"/>
              <w:jc w:val="center"/>
              <w:rPr>
                <w:rFonts w:ascii="Century Gothic" w:hAnsi="Century Gothic" w:cs="Segoe UI"/>
                <w:sz w:val="20"/>
                <w:szCs w:val="20"/>
              </w:rPr>
              <w:pPrChange w:id="446" w:author="Mercy Kemei" w:date="2017-12-13T16:24:00Z">
                <w:pPr>
                  <w:pStyle w:val="ListParagraph"/>
                  <w:autoSpaceDE w:val="0"/>
                  <w:autoSpaceDN w:val="0"/>
                  <w:adjustRightInd w:val="0"/>
                  <w:spacing w:after="120" w:line="360" w:lineRule="auto"/>
                  <w:ind w:left="720"/>
                  <w:jc w:val="both"/>
                </w:pPr>
              </w:pPrChange>
            </w:pPr>
          </w:p>
        </w:tc>
      </w:tr>
      <w:tr w:rsidR="00FF773A" w:rsidRPr="00711AF0" w:rsidDel="006D5AF9" w14:paraId="00DD9738" w14:textId="6387874E" w:rsidTr="00FF773A">
        <w:trPr>
          <w:del w:id="447" w:author="Mercy Kemei" w:date="2017-12-13T16:24:00Z"/>
        </w:trPr>
        <w:tc>
          <w:tcPr>
            <w:tcW w:w="2321" w:type="dxa"/>
          </w:tcPr>
          <w:p w14:paraId="4CCDE81D" w14:textId="723CA973" w:rsidR="00FF773A" w:rsidRPr="00711AF0" w:rsidDel="006D5AF9" w:rsidRDefault="00FF773A" w:rsidP="00FF773A">
            <w:pPr>
              <w:overflowPunct/>
              <w:autoSpaceDE/>
              <w:autoSpaceDN/>
              <w:adjustRightInd/>
              <w:spacing w:line="360" w:lineRule="auto"/>
              <w:textAlignment w:val="auto"/>
              <w:rPr>
                <w:del w:id="448" w:author="Mercy Kemei" w:date="2017-12-13T16:24:00Z"/>
                <w:rFonts w:ascii="Century Gothic" w:hAnsi="Century Gothic" w:cs="Arial"/>
              </w:rPr>
            </w:pPr>
          </w:p>
        </w:tc>
        <w:tc>
          <w:tcPr>
            <w:tcW w:w="4642" w:type="dxa"/>
          </w:tcPr>
          <w:p w14:paraId="124E743C" w14:textId="1C3D869B" w:rsidR="00FF773A" w:rsidRPr="00711AF0" w:rsidDel="006D5AF9" w:rsidRDefault="00FF773A" w:rsidP="00FF773A">
            <w:pPr>
              <w:overflowPunct/>
              <w:autoSpaceDE/>
              <w:autoSpaceDN/>
              <w:adjustRightInd/>
              <w:spacing w:line="360" w:lineRule="auto"/>
              <w:textAlignment w:val="auto"/>
              <w:rPr>
                <w:del w:id="449" w:author="Mercy Kemei" w:date="2017-12-13T16:24:00Z"/>
                <w:rFonts w:ascii="Century Gothic" w:hAnsi="Century Gothic"/>
                <w:b/>
                <w:bCs/>
                <w:noProof/>
                <w:sz w:val="24"/>
                <w:szCs w:val="24"/>
                <w:lang w:val="sw-KE" w:eastAsia="sw-KE"/>
              </w:rPr>
            </w:pPr>
          </w:p>
        </w:tc>
        <w:tc>
          <w:tcPr>
            <w:tcW w:w="2387" w:type="dxa"/>
          </w:tcPr>
          <w:p w14:paraId="66CDD126" w14:textId="7F61BC73" w:rsidR="00FF773A" w:rsidRPr="00711AF0" w:rsidDel="006D5AF9" w:rsidRDefault="00FF773A" w:rsidP="00FF773A">
            <w:pPr>
              <w:overflowPunct/>
              <w:autoSpaceDE/>
              <w:autoSpaceDN/>
              <w:adjustRightInd/>
              <w:spacing w:line="360" w:lineRule="auto"/>
              <w:textAlignment w:val="auto"/>
              <w:rPr>
                <w:del w:id="450" w:author="Mercy Kemei" w:date="2017-12-13T16:24:00Z"/>
                <w:rFonts w:ascii="Century Gothic" w:hAnsi="Century Gothic"/>
                <w:b/>
                <w:bCs/>
                <w:noProof/>
                <w:sz w:val="24"/>
                <w:szCs w:val="24"/>
                <w:lang w:val="sw-KE" w:eastAsia="sw-KE"/>
              </w:rPr>
            </w:pPr>
          </w:p>
        </w:tc>
      </w:tr>
    </w:tbl>
    <w:p w14:paraId="4FFEEED9" w14:textId="77777777" w:rsidR="00FF773A" w:rsidRPr="00711AF0" w:rsidRDefault="00FF773A" w:rsidP="00FF773A">
      <w:pPr>
        <w:overflowPunct/>
        <w:autoSpaceDE/>
        <w:autoSpaceDN/>
        <w:adjustRightInd/>
        <w:spacing w:line="360" w:lineRule="auto"/>
        <w:textAlignment w:val="auto"/>
        <w:rPr>
          <w:rFonts w:ascii="Century Gothic" w:hAnsi="Century Gothic"/>
          <w:b/>
          <w:bCs/>
          <w:noProof/>
          <w:sz w:val="24"/>
          <w:szCs w:val="24"/>
          <w:lang w:val="sw-KE" w:eastAsia="sw-KE"/>
        </w:rPr>
      </w:pPr>
    </w:p>
    <w:p w14:paraId="021DDAD2" w14:textId="3BADDAE1" w:rsidR="00FF773A" w:rsidRPr="00295965" w:rsidRDefault="007107A4" w:rsidP="00FF773A">
      <w:pPr>
        <w:pStyle w:val="Heading2"/>
        <w:spacing w:line="360" w:lineRule="auto"/>
        <w:rPr>
          <w:rFonts w:ascii="Century Gothic" w:hAnsi="Century Gothic"/>
          <w:b/>
          <w:noProof/>
          <w:color w:val="auto"/>
          <w:sz w:val="24"/>
          <w:lang w:val="sw-KE" w:eastAsia="sw-KE"/>
        </w:rPr>
      </w:pPr>
      <w:bookmarkStart w:id="451" w:name="_Toc535316445"/>
      <w:r>
        <w:rPr>
          <w:rFonts w:ascii="Century Gothic" w:hAnsi="Century Gothic"/>
          <w:b/>
          <w:noProof/>
          <w:color w:val="auto"/>
          <w:sz w:val="24"/>
          <w:lang w:val="sw-KE" w:eastAsia="sw-KE"/>
        </w:rPr>
        <w:t>7</w:t>
      </w:r>
      <w:r w:rsidR="00FF773A">
        <w:rPr>
          <w:rFonts w:ascii="Century Gothic" w:hAnsi="Century Gothic"/>
          <w:b/>
          <w:noProof/>
          <w:color w:val="auto"/>
          <w:sz w:val="24"/>
          <w:lang w:val="sw-KE" w:eastAsia="sw-KE"/>
        </w:rPr>
        <w:t xml:space="preserve">.3 </w:t>
      </w:r>
      <w:r w:rsidR="00FF773A" w:rsidRPr="00295965">
        <w:rPr>
          <w:rFonts w:ascii="Century Gothic" w:hAnsi="Century Gothic"/>
          <w:b/>
          <w:noProof/>
          <w:color w:val="auto"/>
          <w:sz w:val="24"/>
          <w:lang w:val="sw-KE" w:eastAsia="sw-KE"/>
        </w:rPr>
        <w:t>Proposed Design</w:t>
      </w:r>
      <w:bookmarkEnd w:id="451"/>
    </w:p>
    <w:tbl>
      <w:tblPr>
        <w:tblStyle w:val="TableGrid"/>
        <w:tblW w:w="0" w:type="auto"/>
        <w:jc w:val="center"/>
        <w:tblLook w:val="04A0" w:firstRow="1" w:lastRow="0" w:firstColumn="1" w:lastColumn="0" w:noHBand="0" w:noVBand="1"/>
        <w:tblPrChange w:id="452" w:author="Mercy Kemei" w:date="2017-12-13T16:27:00Z">
          <w:tblPr>
            <w:tblStyle w:val="TableGrid"/>
            <w:tblW w:w="0" w:type="auto"/>
            <w:tblLook w:val="04A0" w:firstRow="1" w:lastRow="0" w:firstColumn="1" w:lastColumn="0" w:noHBand="0" w:noVBand="1"/>
          </w:tblPr>
        </w:tblPrChange>
      </w:tblPr>
      <w:tblGrid>
        <w:gridCol w:w="2122"/>
        <w:gridCol w:w="7087"/>
        <w:tblGridChange w:id="453">
          <w:tblGrid>
            <w:gridCol w:w="2122"/>
            <w:gridCol w:w="7087"/>
          </w:tblGrid>
        </w:tblGridChange>
      </w:tblGrid>
      <w:tr w:rsidR="00FF773A" w:rsidRPr="00711AF0" w14:paraId="7F33D3DB" w14:textId="77777777" w:rsidTr="002F33BA">
        <w:trPr>
          <w:jc w:val="center"/>
        </w:trPr>
        <w:tc>
          <w:tcPr>
            <w:tcW w:w="2122" w:type="dxa"/>
            <w:tcPrChange w:id="454" w:author="Mercy Kemei" w:date="2017-12-13T16:27:00Z">
              <w:tcPr>
                <w:tcW w:w="2122" w:type="dxa"/>
              </w:tcPr>
            </w:tcPrChange>
          </w:tcPr>
          <w:p w14:paraId="4E605D04" w14:textId="77777777" w:rsidR="00FF773A" w:rsidRPr="00711AF0" w:rsidRDefault="00FF773A" w:rsidP="00FF773A">
            <w:pPr>
              <w:overflowPunct/>
              <w:autoSpaceDE/>
              <w:autoSpaceDN/>
              <w:adjustRightInd/>
              <w:spacing w:line="360" w:lineRule="auto"/>
              <w:textAlignment w:val="auto"/>
              <w:rPr>
                <w:rFonts w:ascii="Century Gothic" w:hAnsi="Century Gothic"/>
                <w:b/>
                <w:bCs/>
                <w:noProof/>
                <w:lang w:val="sw-KE" w:eastAsia="sw-KE"/>
              </w:rPr>
            </w:pPr>
            <w:r w:rsidRPr="00711AF0">
              <w:rPr>
                <w:rFonts w:ascii="Century Gothic" w:hAnsi="Century Gothic"/>
                <w:b/>
                <w:bCs/>
                <w:noProof/>
                <w:lang w:val="sw-KE" w:eastAsia="sw-KE"/>
              </w:rPr>
              <w:t>Functionality</w:t>
            </w:r>
          </w:p>
        </w:tc>
        <w:tc>
          <w:tcPr>
            <w:tcW w:w="7087" w:type="dxa"/>
            <w:tcPrChange w:id="455" w:author="Mercy Kemei" w:date="2017-12-13T16:27:00Z">
              <w:tcPr>
                <w:tcW w:w="7087" w:type="dxa"/>
              </w:tcPr>
            </w:tcPrChange>
          </w:tcPr>
          <w:p w14:paraId="61DD3B2B" w14:textId="77777777" w:rsidR="00FF773A" w:rsidRPr="00711AF0" w:rsidRDefault="00FF773A" w:rsidP="00FF773A">
            <w:pPr>
              <w:overflowPunct/>
              <w:autoSpaceDE/>
              <w:autoSpaceDN/>
              <w:adjustRightInd/>
              <w:spacing w:line="360" w:lineRule="auto"/>
              <w:textAlignment w:val="auto"/>
              <w:rPr>
                <w:rFonts w:ascii="Century Gothic" w:hAnsi="Century Gothic"/>
                <w:b/>
                <w:bCs/>
                <w:noProof/>
                <w:lang w:val="sw-KE" w:eastAsia="sw-KE"/>
              </w:rPr>
            </w:pPr>
            <w:r w:rsidRPr="00711AF0">
              <w:rPr>
                <w:rFonts w:ascii="Century Gothic" w:hAnsi="Century Gothic"/>
                <w:b/>
                <w:bCs/>
                <w:noProof/>
                <w:lang w:val="sw-KE" w:eastAsia="sw-KE"/>
              </w:rPr>
              <w:t>Design Process</w:t>
            </w:r>
          </w:p>
        </w:tc>
      </w:tr>
      <w:tr w:rsidR="00FF773A" w:rsidRPr="00711AF0" w14:paraId="5879E867" w14:textId="77777777" w:rsidTr="002F33BA">
        <w:trPr>
          <w:jc w:val="center"/>
        </w:trPr>
        <w:tc>
          <w:tcPr>
            <w:tcW w:w="2122" w:type="dxa"/>
            <w:tcPrChange w:id="456" w:author="Mercy Kemei" w:date="2017-12-13T16:27:00Z">
              <w:tcPr>
                <w:tcW w:w="2122" w:type="dxa"/>
              </w:tcPr>
            </w:tcPrChange>
          </w:tcPr>
          <w:p w14:paraId="025386B4" w14:textId="77777777" w:rsidR="00FF773A" w:rsidRPr="00711AF0" w:rsidRDefault="00FF773A" w:rsidP="00FF773A">
            <w:pPr>
              <w:spacing w:line="360" w:lineRule="auto"/>
              <w:jc w:val="both"/>
              <w:outlineLvl w:val="1"/>
              <w:rPr>
                <w:rFonts w:ascii="Century Gothic" w:hAnsi="Century Gothic" w:cs="Arial"/>
              </w:rPr>
            </w:pPr>
            <w:bookmarkStart w:id="457" w:name="_Toc535316446"/>
            <w:r w:rsidRPr="00711AF0">
              <w:rPr>
                <w:rFonts w:ascii="Century Gothic" w:hAnsi="Century Gothic" w:cs="Arial"/>
              </w:rPr>
              <w:t>Budget</w:t>
            </w:r>
            <w:bookmarkEnd w:id="457"/>
          </w:p>
        </w:tc>
        <w:tc>
          <w:tcPr>
            <w:tcW w:w="7087" w:type="dxa"/>
            <w:tcPrChange w:id="458" w:author="Mercy Kemei" w:date="2017-12-13T16:27:00Z">
              <w:tcPr>
                <w:tcW w:w="7087" w:type="dxa"/>
              </w:tcPr>
            </w:tcPrChange>
          </w:tcPr>
          <w:p w14:paraId="59634A88"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t xml:space="preserve">Budgeting should support budgeting per each department and broken down after receipt from the government into smaller units down to the line items of the chart of account. </w:t>
            </w:r>
          </w:p>
          <w:p w14:paraId="512F2484"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t xml:space="preserve">The system should allow setting up supplementary budgets to cater for unforeseen situations </w:t>
            </w:r>
            <w:r>
              <w:rPr>
                <w:rFonts w:ascii="Century Gothic" w:hAnsi="Century Gothic" w:cs="Segoe UI"/>
                <w:sz w:val="20"/>
                <w:szCs w:val="20"/>
              </w:rPr>
              <w:t>e.g. p</w:t>
            </w:r>
            <w:r w:rsidRPr="00711AF0">
              <w:rPr>
                <w:rFonts w:ascii="Century Gothic" w:hAnsi="Century Gothic" w:cs="Segoe UI"/>
                <w:sz w:val="20"/>
                <w:szCs w:val="20"/>
              </w:rPr>
              <w:t>enalties.</w:t>
            </w:r>
          </w:p>
          <w:p w14:paraId="1898B605"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t xml:space="preserve">The system should allow budget checking.   </w:t>
            </w:r>
          </w:p>
          <w:p w14:paraId="358B9E08"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t xml:space="preserve">Budget process to fully integrate with excels with ability to consolidate inputs from different departments, sectors into the main budget. </w:t>
            </w:r>
          </w:p>
          <w:p w14:paraId="483A65EF"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lastRenderedPageBreak/>
              <w:t xml:space="preserve">Budget module should allow setting of commonly used assumptions for re-use in future planning. </w:t>
            </w:r>
          </w:p>
          <w:p w14:paraId="0365512D"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t xml:space="preserve">Budget planning to produce the monthly, quarterly and annual expenditure limits for each sector, project up to line item. </w:t>
            </w:r>
          </w:p>
          <w:p w14:paraId="60E7EC89"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t xml:space="preserve">The system should support multiple budget within the same fiscal year. </w:t>
            </w:r>
          </w:p>
          <w:p w14:paraId="3C6A1EA8"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t xml:space="preserve">Should support budgeting across fiscal years. </w:t>
            </w:r>
          </w:p>
          <w:p w14:paraId="4E26F988"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t>The system should support revision of budgets (done after 6 months by the board).</w:t>
            </w:r>
          </w:p>
          <w:p w14:paraId="483FC2D4"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t>The system should be able to deduct any payments from the budget automatically.</w:t>
            </w:r>
          </w:p>
          <w:p w14:paraId="5122127C"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t xml:space="preserve">The system should be able to allow authorized users (HODs and finance department) to monitor budgeted funds, committed funds, actual expenditures and balance at any point in time. </w:t>
            </w:r>
          </w:p>
          <w:p w14:paraId="232C063A"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t xml:space="preserve">Ability to create activity based budgets by: Manual editing of prior budget, Percentage increase/decrease based on previous budget Zero based </w:t>
            </w:r>
          </w:p>
          <w:p w14:paraId="6AF7971D"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t>Ability to save historical budget data</w:t>
            </w:r>
          </w:p>
          <w:p w14:paraId="376D2EA5"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t xml:space="preserve"> Ability to give different customized reports such as vote books, cash books, cheque books, voucher movement registers and payment vouchers. </w:t>
            </w:r>
          </w:p>
          <w:p w14:paraId="72A33433"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t xml:space="preserve">Ability to maintain original budget and forecast on monthly, quarterly and yearly </w:t>
            </w:r>
          </w:p>
          <w:p w14:paraId="7A167492"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t>The system to generate variance Analysis</w:t>
            </w:r>
          </w:p>
          <w:p w14:paraId="4A83028B"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t>System should allow a way of warning; in case the budget is exceeded.</w:t>
            </w:r>
          </w:p>
          <w:p w14:paraId="1F0571EE" w14:textId="77777777" w:rsidR="00FF773A" w:rsidRPr="00711AF0" w:rsidRDefault="00FF773A" w:rsidP="00FF773A">
            <w:pPr>
              <w:pStyle w:val="ListParagraph"/>
              <w:numPr>
                <w:ilvl w:val="0"/>
                <w:numId w:val="94"/>
              </w:numPr>
              <w:spacing w:after="200" w:line="360" w:lineRule="auto"/>
              <w:contextualSpacing/>
              <w:jc w:val="both"/>
              <w:rPr>
                <w:rFonts w:ascii="Century Gothic" w:hAnsi="Century Gothic" w:cs="Segoe UI"/>
                <w:sz w:val="20"/>
                <w:szCs w:val="20"/>
              </w:rPr>
            </w:pPr>
            <w:r w:rsidRPr="00711AF0">
              <w:rPr>
                <w:rFonts w:ascii="Century Gothic" w:hAnsi="Century Gothic" w:cs="Segoe UI"/>
                <w:sz w:val="20"/>
                <w:szCs w:val="20"/>
              </w:rPr>
              <w:t xml:space="preserve">The system should allow for reallocation of budgets (In case of under estimation and over estimation, or unused budgeted funds). </w:t>
            </w:r>
          </w:p>
          <w:p w14:paraId="2EF06C5D" w14:textId="77777777" w:rsidR="00FF773A" w:rsidRPr="00711AF0" w:rsidRDefault="00FF773A" w:rsidP="00FF773A">
            <w:pPr>
              <w:pStyle w:val="Default"/>
              <w:widowControl w:val="0"/>
              <w:numPr>
                <w:ilvl w:val="0"/>
                <w:numId w:val="94"/>
              </w:numPr>
              <w:spacing w:line="360" w:lineRule="auto"/>
              <w:jc w:val="both"/>
              <w:rPr>
                <w:rFonts w:cs="Arial"/>
                <w:bCs/>
                <w:sz w:val="22"/>
                <w:szCs w:val="22"/>
              </w:rPr>
            </w:pPr>
            <w:r w:rsidRPr="00711AF0">
              <w:rPr>
                <w:rFonts w:cs="Segoe UI"/>
                <w:sz w:val="20"/>
                <w:szCs w:val="20"/>
              </w:rPr>
              <w:t>The system should allow submission of budgets for approval.</w:t>
            </w:r>
          </w:p>
        </w:tc>
      </w:tr>
      <w:tr w:rsidR="00FF773A" w:rsidRPr="00D93EEC" w14:paraId="41F91C08" w14:textId="77777777" w:rsidTr="002F33BA">
        <w:trPr>
          <w:jc w:val="center"/>
        </w:trPr>
        <w:tc>
          <w:tcPr>
            <w:tcW w:w="2122" w:type="dxa"/>
            <w:tcPrChange w:id="459" w:author="Mercy Kemei" w:date="2017-12-13T16:27:00Z">
              <w:tcPr>
                <w:tcW w:w="2122" w:type="dxa"/>
              </w:tcPr>
            </w:tcPrChange>
          </w:tcPr>
          <w:p w14:paraId="57D58F3C" w14:textId="77777777" w:rsidR="00FF773A" w:rsidRPr="00D93EEC" w:rsidRDefault="00FF773A" w:rsidP="00FF773A">
            <w:pPr>
              <w:spacing w:line="360" w:lineRule="auto"/>
              <w:jc w:val="both"/>
              <w:outlineLvl w:val="1"/>
              <w:rPr>
                <w:rFonts w:ascii="Century Gothic" w:hAnsi="Century Gothic" w:cs="Arial"/>
              </w:rPr>
            </w:pPr>
            <w:bookmarkStart w:id="460" w:name="_Toc535316447"/>
            <w:r w:rsidRPr="00D93EEC">
              <w:rPr>
                <w:rFonts w:ascii="Century Gothic" w:hAnsi="Century Gothic" w:cs="Arial"/>
              </w:rPr>
              <w:lastRenderedPageBreak/>
              <w:t>Receipting &amp; Payment Voucher</w:t>
            </w:r>
            <w:bookmarkEnd w:id="460"/>
          </w:p>
          <w:p w14:paraId="36E4C624" w14:textId="77777777" w:rsidR="00FF773A" w:rsidRPr="00D93EEC" w:rsidRDefault="00FF773A" w:rsidP="00FF773A">
            <w:pPr>
              <w:overflowPunct/>
              <w:autoSpaceDE/>
              <w:autoSpaceDN/>
              <w:adjustRightInd/>
              <w:spacing w:line="360" w:lineRule="auto"/>
              <w:textAlignment w:val="auto"/>
              <w:rPr>
                <w:rFonts w:ascii="Century Gothic" w:hAnsi="Century Gothic"/>
                <w:b/>
                <w:bCs/>
                <w:noProof/>
                <w:lang w:val="sw-KE" w:eastAsia="sw-KE"/>
              </w:rPr>
            </w:pPr>
          </w:p>
        </w:tc>
        <w:tc>
          <w:tcPr>
            <w:tcW w:w="7087" w:type="dxa"/>
            <w:tcPrChange w:id="461" w:author="Mercy Kemei" w:date="2017-12-13T16:27:00Z">
              <w:tcPr>
                <w:tcW w:w="7087" w:type="dxa"/>
              </w:tcPr>
            </w:tcPrChange>
          </w:tcPr>
          <w:p w14:paraId="019228A6" w14:textId="77777777" w:rsidR="00FF773A" w:rsidRPr="00D93EEC" w:rsidRDefault="00FF773A" w:rsidP="00FF773A">
            <w:pPr>
              <w:pStyle w:val="Default"/>
              <w:widowControl w:val="0"/>
              <w:numPr>
                <w:ilvl w:val="0"/>
                <w:numId w:val="94"/>
              </w:numPr>
              <w:spacing w:line="360" w:lineRule="auto"/>
              <w:jc w:val="both"/>
              <w:rPr>
                <w:rFonts w:cs="Arial"/>
                <w:b/>
                <w:bCs/>
                <w:sz w:val="20"/>
                <w:szCs w:val="20"/>
              </w:rPr>
            </w:pPr>
            <w:r w:rsidRPr="00D93EEC">
              <w:rPr>
                <w:rFonts w:cs="Arial"/>
                <w:bCs/>
                <w:sz w:val="20"/>
                <w:szCs w:val="20"/>
              </w:rPr>
              <w:t>Bank account management - Create unlimited number of bank accounts, inter-  bank account transfers capabilities and setup bank account with relevant information such as Account Number, Reserve Levels, Negotiated Interest Rates</w:t>
            </w:r>
          </w:p>
          <w:p w14:paraId="5F2E2C6A"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lastRenderedPageBreak/>
              <w:t>Ability to process and post bank reconciliations in the system.</w:t>
            </w:r>
          </w:p>
          <w:p w14:paraId="096ABC9F"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Ability to allow for payment/receipts reversal on specified dates not necessarily on original posting dates.</w:t>
            </w:r>
          </w:p>
          <w:p w14:paraId="5ED2E418"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Ability to send notifications ones the Bank Accounts fall below set minimum limits</w:t>
            </w:r>
          </w:p>
          <w:p w14:paraId="5B855FBB"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Ability to allow for specification of payments types including EFT, RTGS, Manual Cheques, System Cheques</w:t>
            </w:r>
          </w:p>
          <w:p w14:paraId="26B6822B"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Ability to allow for auto-generation of EFT, RTGS, System Cheque Numbers in the format of S/No./dd/mm/yy</w:t>
            </w:r>
          </w:p>
          <w:p w14:paraId="42AC816A"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 xml:space="preserve">Ability to notify payees Via Internet automatically. </w:t>
            </w:r>
          </w:p>
          <w:p w14:paraId="6EED9885"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 xml:space="preserve">Ability to generate bank specific payment files for uploading to external online payment systems. </w:t>
            </w:r>
          </w:p>
          <w:p w14:paraId="2C011E6E" w14:textId="77777777" w:rsidR="00FF773A" w:rsidRPr="00D93EEC" w:rsidRDefault="00FF773A" w:rsidP="00FF773A">
            <w:pPr>
              <w:overflowPunct/>
              <w:autoSpaceDE/>
              <w:autoSpaceDN/>
              <w:adjustRightInd/>
              <w:spacing w:line="360" w:lineRule="auto"/>
              <w:textAlignment w:val="auto"/>
              <w:rPr>
                <w:rFonts w:ascii="Century Gothic" w:hAnsi="Century Gothic"/>
                <w:b/>
                <w:bCs/>
                <w:noProof/>
                <w:lang w:val="sw-KE" w:eastAsia="sw-KE"/>
              </w:rPr>
            </w:pPr>
          </w:p>
        </w:tc>
      </w:tr>
      <w:tr w:rsidR="00FF773A" w:rsidRPr="00D93EEC" w14:paraId="5DAA5F1D" w14:textId="77777777" w:rsidTr="002F33BA">
        <w:trPr>
          <w:jc w:val="center"/>
        </w:trPr>
        <w:tc>
          <w:tcPr>
            <w:tcW w:w="2122" w:type="dxa"/>
            <w:tcPrChange w:id="462" w:author="Mercy Kemei" w:date="2017-12-13T16:27:00Z">
              <w:tcPr>
                <w:tcW w:w="2122" w:type="dxa"/>
              </w:tcPr>
            </w:tcPrChange>
          </w:tcPr>
          <w:p w14:paraId="0CB52FFB" w14:textId="77777777" w:rsidR="00FF773A" w:rsidRPr="00D93EEC" w:rsidRDefault="00FF773A" w:rsidP="00FF773A">
            <w:pPr>
              <w:rPr>
                <w:rFonts w:ascii="Century Gothic" w:hAnsi="Century Gothic"/>
              </w:rPr>
            </w:pPr>
            <w:bookmarkStart w:id="463" w:name="_Toc433880949"/>
            <w:r w:rsidRPr="00D93EEC">
              <w:rPr>
                <w:rFonts w:ascii="Century Gothic" w:hAnsi="Century Gothic"/>
              </w:rPr>
              <w:lastRenderedPageBreak/>
              <w:t>Petty Cash Management</w:t>
            </w:r>
            <w:bookmarkEnd w:id="463"/>
          </w:p>
          <w:p w14:paraId="1DFE7831" w14:textId="77777777" w:rsidR="00FF773A" w:rsidRPr="00D93EEC" w:rsidRDefault="00FF773A" w:rsidP="00FF773A">
            <w:pPr>
              <w:spacing w:line="360" w:lineRule="auto"/>
              <w:jc w:val="both"/>
              <w:outlineLvl w:val="1"/>
              <w:rPr>
                <w:rFonts w:ascii="Century Gothic" w:hAnsi="Century Gothic" w:cs="Arial"/>
              </w:rPr>
            </w:pPr>
          </w:p>
        </w:tc>
        <w:tc>
          <w:tcPr>
            <w:tcW w:w="7087" w:type="dxa"/>
            <w:tcPrChange w:id="464" w:author="Mercy Kemei" w:date="2017-12-13T16:27:00Z">
              <w:tcPr>
                <w:tcW w:w="7087" w:type="dxa"/>
              </w:tcPr>
            </w:tcPrChange>
          </w:tcPr>
          <w:p w14:paraId="4655B8A2"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Ability to allow for online application of petty cash (on designed petty cash form).</w:t>
            </w:r>
          </w:p>
          <w:p w14:paraId="6198E79B"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Automation of petty cash approval (1st Approver – Relevant Head of Department and 2nd Approver – General Manager Finance / Chief Accountant).</w:t>
            </w:r>
          </w:p>
          <w:p w14:paraId="41FA0D76"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Ability to post an approved petty cash form on the system and having the system pass the correct GL entries once the cashier has issued out the cash (DR: Petty Cash Receivables CR: Petty Cash Till).</w:t>
            </w:r>
          </w:p>
          <w:p w14:paraId="30E32DC7"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 xml:space="preserve">Ability for the cashier to post petty cash surrender/accounting transactions to a Petty Cash Surrender Form and its related documents. </w:t>
            </w:r>
          </w:p>
          <w:p w14:paraId="165FF0D4"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The system should be able to pass the correct batched GL entries (DR: Expenses CR: Petty Cash Receivables) after a One Level Approval (Petty Cash Expenditure Examiner). In case of any returned cash, the system should be able to generate a Cash Receipt and pass the correct GL entries (DR: Petty Cash Till CR: Petty Cash Receivables)</w:t>
            </w:r>
          </w:p>
          <w:p w14:paraId="79A6BE11"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Ability to send notifications ones the Petty Cash Till falls below the Replenishment Levels</w:t>
            </w:r>
          </w:p>
          <w:p w14:paraId="0CD69634" w14:textId="77777777" w:rsidR="00FF773A" w:rsidRPr="00D93EEC" w:rsidRDefault="00FF773A" w:rsidP="00FF773A">
            <w:pPr>
              <w:pStyle w:val="Default"/>
              <w:widowControl w:val="0"/>
              <w:numPr>
                <w:ilvl w:val="0"/>
                <w:numId w:val="94"/>
              </w:numPr>
              <w:spacing w:line="360" w:lineRule="auto"/>
              <w:jc w:val="both"/>
              <w:rPr>
                <w:rFonts w:cs="Arial"/>
                <w:b/>
                <w:bCs/>
                <w:sz w:val="20"/>
                <w:szCs w:val="20"/>
              </w:rPr>
            </w:pPr>
            <w:r w:rsidRPr="00D93EEC">
              <w:rPr>
                <w:rFonts w:cs="Arial"/>
                <w:bCs/>
                <w:sz w:val="20"/>
                <w:szCs w:val="20"/>
              </w:rPr>
              <w:t>Ability to generate an outstanding petty cash ageing report that shows amounts that are due for recovery (usually after 24 hours</w:t>
            </w:r>
            <w:r w:rsidRPr="00D93EEC">
              <w:rPr>
                <w:rFonts w:cs="Arial"/>
                <w:sz w:val="20"/>
                <w:szCs w:val="20"/>
              </w:rPr>
              <w:t>).</w:t>
            </w:r>
          </w:p>
          <w:p w14:paraId="1F4CFE77"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lastRenderedPageBreak/>
              <w:t>All system generated documents under the sub-module should have the ability to auto generate the numbers in the agreed format.</w:t>
            </w:r>
          </w:p>
          <w:p w14:paraId="67CAF032"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The system should not auto generate a new document without the previous document being utilized</w:t>
            </w:r>
          </w:p>
          <w:p w14:paraId="6F6DAD9D" w14:textId="77777777" w:rsidR="00FF773A" w:rsidRPr="00D93EEC" w:rsidRDefault="00FF773A" w:rsidP="00FF773A">
            <w:pPr>
              <w:pStyle w:val="Default"/>
              <w:widowControl w:val="0"/>
              <w:spacing w:line="360" w:lineRule="auto"/>
              <w:ind w:left="720"/>
              <w:jc w:val="both"/>
              <w:rPr>
                <w:rFonts w:cs="Arial"/>
                <w:bCs/>
                <w:sz w:val="20"/>
                <w:szCs w:val="20"/>
              </w:rPr>
            </w:pPr>
          </w:p>
        </w:tc>
      </w:tr>
      <w:tr w:rsidR="00FF773A" w:rsidRPr="00D93EEC" w14:paraId="0063BB02" w14:textId="77777777" w:rsidTr="002F33BA">
        <w:trPr>
          <w:jc w:val="center"/>
        </w:trPr>
        <w:tc>
          <w:tcPr>
            <w:tcW w:w="2122" w:type="dxa"/>
            <w:tcPrChange w:id="465" w:author="Mercy Kemei" w:date="2017-12-13T16:27:00Z">
              <w:tcPr>
                <w:tcW w:w="2122" w:type="dxa"/>
              </w:tcPr>
            </w:tcPrChange>
          </w:tcPr>
          <w:p w14:paraId="6C0FB7C5" w14:textId="77777777" w:rsidR="00FF773A" w:rsidRPr="00D93EEC" w:rsidRDefault="00FF773A" w:rsidP="00FF773A">
            <w:pPr>
              <w:spacing w:line="360" w:lineRule="auto"/>
              <w:jc w:val="both"/>
              <w:outlineLvl w:val="1"/>
              <w:rPr>
                <w:rFonts w:ascii="Century Gothic" w:hAnsi="Century Gothic" w:cs="Arial"/>
              </w:rPr>
            </w:pPr>
            <w:bookmarkStart w:id="466" w:name="_Toc433880950"/>
            <w:bookmarkStart w:id="467" w:name="_Toc535316448"/>
            <w:r w:rsidRPr="00D93EEC">
              <w:rPr>
                <w:rFonts w:ascii="Century Gothic" w:hAnsi="Century Gothic" w:cs="Arial"/>
              </w:rPr>
              <w:lastRenderedPageBreak/>
              <w:t>Imprest management</w:t>
            </w:r>
            <w:bookmarkEnd w:id="466"/>
            <w:bookmarkEnd w:id="467"/>
          </w:p>
          <w:p w14:paraId="3209F169" w14:textId="77777777" w:rsidR="00FF773A" w:rsidRPr="00D93EEC" w:rsidRDefault="00FF773A" w:rsidP="00FF773A">
            <w:pPr>
              <w:rPr>
                <w:rFonts w:ascii="Century Gothic" w:hAnsi="Century Gothic"/>
              </w:rPr>
            </w:pPr>
          </w:p>
        </w:tc>
        <w:tc>
          <w:tcPr>
            <w:tcW w:w="7087" w:type="dxa"/>
            <w:tcPrChange w:id="468" w:author="Mercy Kemei" w:date="2017-12-13T16:27:00Z">
              <w:tcPr>
                <w:tcW w:w="7087" w:type="dxa"/>
              </w:tcPr>
            </w:tcPrChange>
          </w:tcPr>
          <w:p w14:paraId="427F11E6"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 xml:space="preserve">Automated Imprest Application Memo (I.A.M) creation and approval-The system should allow for the creation of the imprest memo as well as approval of the same </w:t>
            </w:r>
          </w:p>
          <w:p w14:paraId="1FDE8CB5"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 xml:space="preserve">Ability to link each imprest memo to a specific Programs, with capability to map it to different dimensions </w:t>
            </w:r>
          </w:p>
          <w:p w14:paraId="37C8C1AA"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 xml:space="preserve">The system should have the control that an imprest applicant cannot apply for another imprest with an imprest balance </w:t>
            </w:r>
          </w:p>
          <w:p w14:paraId="2BBA5C4B"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 xml:space="preserve">Imprest surrender processing- Automation of the Imprest Surrender Report document. </w:t>
            </w:r>
          </w:p>
          <w:p w14:paraId="2773724E"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The system should have the ability for the Imprest Accountant to post surrender/accounting transactions and its related documents. The system should be able to pass the correct GL entries (DR: Expenses   CR: Imprest Receivable). In case of any returned cash, the system should be able to generate a Cash Receipt and pass the correct GL entries (DR: Petty Cash Till / Bank CR: Imprest Receivable</w:t>
            </w:r>
          </w:p>
          <w:p w14:paraId="12F4D1A3"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 xml:space="preserve">Ability to generate an outstanding imprest ageing report that shows amounts that are due for recovery </w:t>
            </w:r>
          </w:p>
          <w:p w14:paraId="551B0FA3" w14:textId="77777777" w:rsidR="00FF773A" w:rsidRPr="00D93EEC" w:rsidRDefault="00FF773A" w:rsidP="00FF773A">
            <w:pPr>
              <w:pStyle w:val="Default"/>
              <w:widowControl w:val="0"/>
              <w:numPr>
                <w:ilvl w:val="0"/>
                <w:numId w:val="94"/>
              </w:numPr>
              <w:spacing w:line="360" w:lineRule="auto"/>
              <w:jc w:val="both"/>
              <w:rPr>
                <w:rFonts w:cs="Arial"/>
                <w:bCs/>
                <w:sz w:val="20"/>
                <w:szCs w:val="20"/>
              </w:rPr>
            </w:pPr>
            <w:r w:rsidRPr="00D93EEC">
              <w:rPr>
                <w:rFonts w:cs="Arial"/>
                <w:bCs/>
                <w:sz w:val="20"/>
                <w:szCs w:val="20"/>
              </w:rPr>
              <w:t xml:space="preserve">Documents should only be visible / accessible to the relevant applicants </w:t>
            </w:r>
          </w:p>
          <w:p w14:paraId="0A33CD9D" w14:textId="77777777" w:rsidR="00FF773A" w:rsidRPr="00D93EEC" w:rsidRDefault="00FF773A" w:rsidP="00FF773A">
            <w:pPr>
              <w:pStyle w:val="Default"/>
              <w:widowControl w:val="0"/>
              <w:spacing w:line="360" w:lineRule="auto"/>
              <w:ind w:left="720"/>
              <w:jc w:val="both"/>
              <w:rPr>
                <w:rFonts w:cs="Arial"/>
                <w:bCs/>
                <w:sz w:val="20"/>
                <w:szCs w:val="20"/>
              </w:rPr>
            </w:pPr>
          </w:p>
        </w:tc>
      </w:tr>
    </w:tbl>
    <w:p w14:paraId="7BB49983" w14:textId="498D907D" w:rsidR="00FF773A" w:rsidRDefault="00FF773A" w:rsidP="00E3285F">
      <w:pPr>
        <w:pStyle w:val="NormalWeb"/>
        <w:jc w:val="center"/>
        <w:outlineLvl w:val="0"/>
        <w:rPr>
          <w:rFonts w:ascii="Century Gothic" w:hAnsi="Century Gothic"/>
          <w:b/>
          <w:bCs/>
          <w:noProof/>
          <w:lang w:val="sw-KE" w:eastAsia="sw-KE"/>
        </w:rPr>
      </w:pPr>
      <w:r w:rsidRPr="00711AF0">
        <w:rPr>
          <w:rFonts w:ascii="Century Gothic" w:hAnsi="Century Gothic"/>
          <w:b/>
          <w:bCs/>
          <w:noProof/>
          <w:lang w:val="sw-KE" w:eastAsia="sw-KE"/>
        </w:rPr>
        <w:br w:type="page"/>
      </w:r>
    </w:p>
    <w:p w14:paraId="5A7236B7" w14:textId="42F74311" w:rsidR="00FF773A" w:rsidRPr="002A7D6C" w:rsidRDefault="00740468" w:rsidP="00FF773A">
      <w:pPr>
        <w:pStyle w:val="NormalWeb"/>
        <w:jc w:val="center"/>
        <w:outlineLvl w:val="0"/>
        <w:rPr>
          <w:rFonts w:ascii="Century Gothic" w:hAnsi="Century Gothic"/>
          <w:b/>
          <w:bCs/>
          <w:sz w:val="36"/>
          <w:szCs w:val="36"/>
        </w:rPr>
      </w:pPr>
      <w:bookmarkStart w:id="469" w:name="_Toc535316449"/>
      <w:r>
        <w:rPr>
          <w:rFonts w:ascii="Century Gothic" w:hAnsi="Century Gothic"/>
          <w:b/>
          <w:bCs/>
          <w:noProof/>
          <w:sz w:val="36"/>
          <w:szCs w:val="36"/>
          <w:lang w:val="sw-KE" w:eastAsia="sw-KE"/>
        </w:rPr>
        <w:lastRenderedPageBreak/>
        <w:t>SECTION K: THE PROPOSED NAV 2018</w:t>
      </w:r>
      <w:r w:rsidR="00FF773A" w:rsidRPr="002A7D6C">
        <w:rPr>
          <w:rFonts w:ascii="Century Gothic" w:hAnsi="Century Gothic"/>
          <w:b/>
          <w:bCs/>
          <w:noProof/>
          <w:sz w:val="36"/>
          <w:szCs w:val="36"/>
          <w:lang w:val="sw-KE" w:eastAsia="sw-KE"/>
        </w:rPr>
        <w:t xml:space="preserve"> SOLUTION DESIGN</w:t>
      </w:r>
      <w:bookmarkEnd w:id="469"/>
    </w:p>
    <w:p w14:paraId="6AA9FBB2" w14:textId="77777777" w:rsidR="00FF773A" w:rsidRPr="00711AF0" w:rsidRDefault="00FF773A" w:rsidP="00FF773A">
      <w:pPr>
        <w:spacing w:line="312" w:lineRule="auto"/>
        <w:jc w:val="both"/>
        <w:rPr>
          <w:rFonts w:ascii="Century Gothic" w:hAnsi="Century Gothic"/>
          <w:sz w:val="24"/>
          <w:szCs w:val="24"/>
        </w:rPr>
      </w:pPr>
      <w:r w:rsidRPr="00711AF0">
        <w:rPr>
          <w:rFonts w:ascii="Century Gothic" w:hAnsi="Century Gothic"/>
          <w:b/>
          <w:bCs/>
          <w:noProof/>
          <w:sz w:val="24"/>
          <w:szCs w:val="24"/>
        </w:rPr>
        <mc:AlternateContent>
          <mc:Choice Requires="wps">
            <w:drawing>
              <wp:anchor distT="0" distB="0" distL="114300" distR="114300" simplePos="0" relativeHeight="251665408" behindDoc="0" locked="0" layoutInCell="1" allowOverlap="1" wp14:anchorId="5046E7F5" wp14:editId="4B3D886E">
                <wp:simplePos x="0" y="0"/>
                <wp:positionH relativeFrom="column">
                  <wp:posOffset>-619125</wp:posOffset>
                </wp:positionH>
                <wp:positionV relativeFrom="paragraph">
                  <wp:posOffset>-2540</wp:posOffset>
                </wp:positionV>
                <wp:extent cx="7105650" cy="0"/>
                <wp:effectExtent l="9525" t="15240" r="28575" b="41910"/>
                <wp:wrapNone/>
                <wp:docPr id="12"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5650" cy="0"/>
                        </a:xfrm>
                        <a:prstGeom prst="straightConnector1">
                          <a:avLst/>
                        </a:prstGeom>
                        <a:noFill/>
                        <a:ln w="19050">
                          <a:solidFill>
                            <a:srgbClr val="C00000"/>
                          </a:solidFill>
                          <a:round/>
                          <a:headEnd/>
                          <a:tailEnd/>
                        </a:ln>
                        <a:effectLst>
                          <a:outerShdw dist="28398" dir="3806097" algn="ctr" rotWithShape="0">
                            <a:srgbClr val="205867">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A835056" id="AutoShape 27" o:spid="_x0000_s1026" type="#_x0000_t32" style="position:absolute;margin-left:-48.75pt;margin-top:-.2pt;width:559.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" strokecolor="#c00000" strokeweight="1.5pt">
                <v:shadow on="t" color="#205867" opacity=".5" offset="1pt"/>
              </v:shape>
            </w:pict>
          </mc:Fallback>
        </mc:AlternateContent>
      </w:r>
    </w:p>
    <w:p w14:paraId="1629C71D" w14:textId="5E476460" w:rsidR="00FF773A" w:rsidRPr="0069693E" w:rsidRDefault="007107A4" w:rsidP="00FF773A">
      <w:pPr>
        <w:pStyle w:val="Heading2"/>
        <w:spacing w:line="360" w:lineRule="auto"/>
        <w:rPr>
          <w:rFonts w:ascii="Century Gothic" w:hAnsi="Century Gothic"/>
          <w:b/>
          <w:color w:val="auto"/>
          <w:sz w:val="24"/>
        </w:rPr>
      </w:pPr>
      <w:bookmarkStart w:id="470" w:name="_Toc535316450"/>
      <w:r>
        <w:rPr>
          <w:rFonts w:ascii="Century Gothic" w:hAnsi="Century Gothic"/>
          <w:b/>
          <w:color w:val="auto"/>
          <w:sz w:val="24"/>
        </w:rPr>
        <w:t>8</w:t>
      </w:r>
      <w:r w:rsidR="00FF773A">
        <w:rPr>
          <w:rFonts w:ascii="Century Gothic" w:hAnsi="Century Gothic"/>
          <w:b/>
          <w:color w:val="auto"/>
          <w:sz w:val="24"/>
        </w:rPr>
        <w:t>.1</w:t>
      </w:r>
      <w:r w:rsidR="00FF773A" w:rsidRPr="0069693E">
        <w:rPr>
          <w:rFonts w:ascii="Century Gothic" w:hAnsi="Century Gothic"/>
          <w:b/>
          <w:color w:val="auto"/>
          <w:sz w:val="24"/>
        </w:rPr>
        <w:t xml:space="preserve"> Conceptual model: financial management module</w:t>
      </w:r>
      <w:bookmarkEnd w:id="470"/>
    </w:p>
    <w:p w14:paraId="5BC86924" w14:textId="77777777" w:rsidR="00FF773A" w:rsidRPr="00711AF0" w:rsidRDefault="00FF773A" w:rsidP="00FF773A">
      <w:pPr>
        <w:spacing w:line="360" w:lineRule="auto"/>
        <w:jc w:val="both"/>
        <w:rPr>
          <w:rFonts w:ascii="Century Gothic" w:hAnsi="Century Gothic"/>
          <w:sz w:val="24"/>
          <w:szCs w:val="24"/>
        </w:rPr>
      </w:pPr>
      <w:r w:rsidRPr="00711AF0">
        <w:rPr>
          <w:rFonts w:ascii="Century Gothic" w:hAnsi="Century Gothic"/>
          <w:sz w:val="24"/>
          <w:szCs w:val="24"/>
        </w:rPr>
        <w:t>The financial management module is made up of seven core sub-modules:</w:t>
      </w:r>
    </w:p>
    <w:p w14:paraId="32768077" w14:textId="77777777" w:rsidR="00FF773A" w:rsidRPr="00711AF0" w:rsidRDefault="00FF773A" w:rsidP="00FF773A">
      <w:pPr>
        <w:rPr>
          <w:rFonts w:ascii="Century Gothic" w:hAnsi="Century Gothic"/>
          <w:sz w:val="24"/>
          <w:szCs w:val="24"/>
        </w:rPr>
      </w:pPr>
    </w:p>
    <w:tbl>
      <w:tblPr>
        <w:tblStyle w:val="LightShading"/>
        <w:tblW w:w="0" w:type="auto"/>
        <w:tblLook w:val="04A0" w:firstRow="1" w:lastRow="0" w:firstColumn="1" w:lastColumn="0" w:noHBand="0" w:noVBand="1"/>
      </w:tblPr>
      <w:tblGrid>
        <w:gridCol w:w="9360"/>
      </w:tblGrid>
      <w:tr w:rsidR="00FF773A" w:rsidRPr="00711AF0" w14:paraId="4D6FF624" w14:textId="77777777" w:rsidTr="00FF77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14:paraId="072B2EC6" w14:textId="77777777" w:rsidR="00FF773A" w:rsidRPr="00711AF0" w:rsidRDefault="00FF773A" w:rsidP="00FF773A">
            <w:pPr>
              <w:rPr>
                <w:rFonts w:ascii="Century Gothic" w:hAnsi="Century Gothic"/>
                <w:sz w:val="24"/>
                <w:szCs w:val="24"/>
              </w:rPr>
            </w:pPr>
          </w:p>
          <w:p w14:paraId="1EAE17BB" w14:textId="77777777" w:rsidR="00FF773A" w:rsidRPr="00711AF0" w:rsidRDefault="00FF773A" w:rsidP="00FF773A">
            <w:pPr>
              <w:jc w:val="center"/>
              <w:rPr>
                <w:rFonts w:ascii="Century Gothic" w:hAnsi="Century Gothic"/>
                <w:sz w:val="24"/>
                <w:szCs w:val="24"/>
              </w:rPr>
            </w:pPr>
            <w:r w:rsidRPr="00711AF0">
              <w:rPr>
                <w:rFonts w:ascii="Century Gothic" w:hAnsi="Century Gothic"/>
                <w:noProof/>
                <w:sz w:val="24"/>
                <w:szCs w:val="24"/>
              </w:rPr>
              <w:drawing>
                <wp:inline distT="0" distB="0" distL="0" distR="0" wp14:anchorId="12A7C96B" wp14:editId="69FA5B6D">
                  <wp:extent cx="5486400" cy="3200400"/>
                  <wp:effectExtent l="0" t="0" r="0" b="19050"/>
                  <wp:docPr id="1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17D12472" w14:textId="77777777" w:rsidR="00FF773A" w:rsidRPr="00711AF0" w:rsidRDefault="00FF773A" w:rsidP="00FF773A">
            <w:pPr>
              <w:rPr>
                <w:rFonts w:ascii="Century Gothic" w:hAnsi="Century Gothic"/>
                <w:sz w:val="24"/>
                <w:szCs w:val="24"/>
              </w:rPr>
            </w:pPr>
          </w:p>
        </w:tc>
      </w:tr>
    </w:tbl>
    <w:p w14:paraId="5B429CEA" w14:textId="77777777" w:rsidR="00FF773A" w:rsidRPr="00711AF0" w:rsidRDefault="00FF773A" w:rsidP="00FF773A">
      <w:pPr>
        <w:rPr>
          <w:rFonts w:ascii="Century Gothic" w:hAnsi="Century Gothic"/>
          <w:sz w:val="24"/>
          <w:szCs w:val="24"/>
        </w:rPr>
      </w:pPr>
    </w:p>
    <w:p w14:paraId="258AB50B" w14:textId="375BDFD8" w:rsidR="00FF773A" w:rsidRPr="00AF6F8A" w:rsidRDefault="007107A4" w:rsidP="00FF773A">
      <w:pPr>
        <w:pStyle w:val="Heading3"/>
        <w:rPr>
          <w:rFonts w:ascii="Century Gothic" w:hAnsi="Century Gothic"/>
          <w:b/>
        </w:rPr>
      </w:pPr>
      <w:bookmarkStart w:id="471" w:name="_Toc535316451"/>
      <w:r>
        <w:rPr>
          <w:rFonts w:ascii="Century Gothic" w:hAnsi="Century Gothic"/>
          <w:b/>
        </w:rPr>
        <w:t>8</w:t>
      </w:r>
      <w:r w:rsidR="00FF773A">
        <w:rPr>
          <w:rFonts w:ascii="Century Gothic" w:hAnsi="Century Gothic"/>
          <w:b/>
        </w:rPr>
        <w:t>.1.1</w:t>
      </w:r>
      <w:r w:rsidR="00FF773A" w:rsidRPr="00AF6F8A">
        <w:rPr>
          <w:rFonts w:ascii="Century Gothic" w:hAnsi="Century Gothic"/>
          <w:b/>
        </w:rPr>
        <w:t xml:space="preserve"> Detailed navigation design for the financial management module</w:t>
      </w:r>
      <w:bookmarkEnd w:id="471"/>
    </w:p>
    <w:p w14:paraId="55504062" w14:textId="77777777" w:rsidR="00FF773A" w:rsidRPr="00711AF0" w:rsidRDefault="00FF773A" w:rsidP="00FF773A">
      <w:pPr>
        <w:pStyle w:val="ListParagraph"/>
        <w:numPr>
          <w:ilvl w:val="0"/>
          <w:numId w:val="2"/>
        </w:numPr>
        <w:spacing w:line="276" w:lineRule="auto"/>
        <w:outlineLvl w:val="2"/>
        <w:rPr>
          <w:rFonts w:ascii="Century Gothic" w:hAnsi="Century Gothic"/>
          <w:b/>
        </w:rPr>
        <w:sectPr w:rsidR="00FF773A" w:rsidRPr="00711AF0" w:rsidSect="00FF773A">
          <w:headerReference w:type="default" r:id="rId49"/>
          <w:footerReference w:type="default" r:id="rId50"/>
          <w:headerReference w:type="first" r:id="rId51"/>
          <w:footerReference w:type="first" r:id="rId52"/>
          <w:pgSz w:w="12240" w:h="15840"/>
          <w:pgMar w:top="1440" w:right="1440" w:bottom="1440" w:left="1440" w:header="720" w:footer="720" w:gutter="0"/>
          <w:pgBorders w:offsetFrom="page">
            <w:top w:val="double" w:sz="4" w:space="24" w:color="C00000" w:shadow="1"/>
            <w:left w:val="double" w:sz="4" w:space="24" w:color="C00000" w:shadow="1"/>
            <w:bottom w:val="double" w:sz="4" w:space="24" w:color="C00000" w:shadow="1"/>
            <w:right w:val="double" w:sz="4" w:space="24" w:color="C00000" w:shadow="1"/>
          </w:pgBorders>
          <w:cols w:space="720"/>
          <w:docGrid w:linePitch="360"/>
        </w:sectPr>
      </w:pPr>
    </w:p>
    <w:tbl>
      <w:tblPr>
        <w:tblW w:w="0" w:type="auto"/>
        <w:jc w:val="center"/>
        <w:tblLook w:val="04A0" w:firstRow="1" w:lastRow="0" w:firstColumn="1" w:lastColumn="0" w:noHBand="0" w:noVBand="1"/>
      </w:tblPr>
      <w:tblGrid>
        <w:gridCol w:w="4320"/>
      </w:tblGrid>
      <w:tr w:rsidR="00FF773A" w:rsidRPr="00711AF0" w14:paraId="49A19E35" w14:textId="77777777" w:rsidTr="00FF773A">
        <w:trPr>
          <w:jc w:val="center"/>
        </w:trPr>
        <w:tc>
          <w:tcPr>
            <w:tcW w:w="6730" w:type="dxa"/>
          </w:tcPr>
          <w:p w14:paraId="02C2E432" w14:textId="77777777" w:rsidR="00FF773A" w:rsidRPr="00B32C04" w:rsidRDefault="00FF773A" w:rsidP="00FF773A">
            <w:pPr>
              <w:pStyle w:val="ListParagraph"/>
              <w:numPr>
                <w:ilvl w:val="0"/>
                <w:numId w:val="2"/>
              </w:numPr>
              <w:spacing w:line="276" w:lineRule="auto"/>
              <w:rPr>
                <w:rFonts w:ascii="Century Gothic" w:hAnsi="Century Gothic"/>
                <w:b/>
                <w:sz w:val="22"/>
                <w:szCs w:val="22"/>
              </w:rPr>
            </w:pPr>
            <w:r w:rsidRPr="00B32C04">
              <w:rPr>
                <w:rFonts w:ascii="Century Gothic" w:hAnsi="Century Gothic"/>
                <w:b/>
                <w:sz w:val="22"/>
                <w:szCs w:val="22"/>
              </w:rPr>
              <w:lastRenderedPageBreak/>
              <w:t>GENERAL LEDGER</w:t>
            </w:r>
          </w:p>
          <w:p w14:paraId="09B8F78F" w14:textId="77777777" w:rsidR="00FF773A" w:rsidRPr="00B32C04" w:rsidRDefault="00FF773A" w:rsidP="00FF773A">
            <w:pPr>
              <w:spacing w:line="276" w:lineRule="auto"/>
              <w:ind w:left="360"/>
              <w:rPr>
                <w:rFonts w:ascii="Century Gothic" w:hAnsi="Century Gothic"/>
                <w:sz w:val="22"/>
                <w:szCs w:val="22"/>
              </w:rPr>
            </w:pPr>
          </w:p>
          <w:p w14:paraId="17FDCE91" w14:textId="77777777" w:rsidR="00FF773A" w:rsidRPr="00B32C04" w:rsidRDefault="00FF773A" w:rsidP="00FF773A">
            <w:pPr>
              <w:pStyle w:val="ListParagraph"/>
              <w:numPr>
                <w:ilvl w:val="0"/>
                <w:numId w:val="3"/>
              </w:numPr>
              <w:spacing w:line="276" w:lineRule="auto"/>
              <w:rPr>
                <w:rFonts w:ascii="Century Gothic" w:hAnsi="Century Gothic"/>
                <w:sz w:val="22"/>
                <w:szCs w:val="22"/>
              </w:rPr>
            </w:pPr>
            <w:r w:rsidRPr="00B32C04">
              <w:rPr>
                <w:rFonts w:ascii="Century Gothic" w:hAnsi="Century Gothic"/>
                <w:sz w:val="22"/>
                <w:szCs w:val="22"/>
              </w:rPr>
              <w:t>Chart of Accounts</w:t>
            </w:r>
          </w:p>
          <w:p w14:paraId="7EEA622F" w14:textId="77777777" w:rsidR="00FF773A" w:rsidRPr="00B32C04" w:rsidRDefault="00FF773A" w:rsidP="00FF773A">
            <w:pPr>
              <w:pStyle w:val="ListParagraph"/>
              <w:numPr>
                <w:ilvl w:val="0"/>
                <w:numId w:val="3"/>
              </w:numPr>
              <w:spacing w:line="276" w:lineRule="auto"/>
              <w:rPr>
                <w:rFonts w:ascii="Century Gothic" w:hAnsi="Century Gothic"/>
                <w:sz w:val="22"/>
                <w:szCs w:val="22"/>
              </w:rPr>
            </w:pPr>
            <w:r w:rsidRPr="00B32C04">
              <w:rPr>
                <w:rFonts w:ascii="Century Gothic" w:hAnsi="Century Gothic"/>
                <w:sz w:val="22"/>
                <w:szCs w:val="22"/>
              </w:rPr>
              <w:t>Budgets</w:t>
            </w:r>
          </w:p>
          <w:p w14:paraId="00C5AE03" w14:textId="77777777" w:rsidR="00FF773A" w:rsidRPr="00B32C04" w:rsidRDefault="00FF773A" w:rsidP="00FF773A">
            <w:pPr>
              <w:pStyle w:val="ListParagraph"/>
              <w:numPr>
                <w:ilvl w:val="0"/>
                <w:numId w:val="3"/>
              </w:numPr>
              <w:spacing w:line="276" w:lineRule="auto"/>
              <w:rPr>
                <w:rFonts w:ascii="Century Gothic" w:hAnsi="Century Gothic"/>
                <w:sz w:val="22"/>
                <w:szCs w:val="22"/>
              </w:rPr>
            </w:pPr>
            <w:r w:rsidRPr="00B32C04">
              <w:rPr>
                <w:rFonts w:ascii="Century Gothic" w:hAnsi="Century Gothic"/>
                <w:sz w:val="22"/>
                <w:szCs w:val="22"/>
              </w:rPr>
              <w:t>General journals</w:t>
            </w:r>
          </w:p>
          <w:p w14:paraId="3AB14770" w14:textId="77777777" w:rsidR="00FF773A" w:rsidRPr="00B32C04" w:rsidRDefault="00FF773A" w:rsidP="00FF773A">
            <w:pPr>
              <w:pStyle w:val="ListParagraph"/>
              <w:numPr>
                <w:ilvl w:val="0"/>
                <w:numId w:val="3"/>
              </w:numPr>
              <w:spacing w:line="276" w:lineRule="auto"/>
              <w:rPr>
                <w:rFonts w:ascii="Century Gothic" w:hAnsi="Century Gothic"/>
                <w:sz w:val="22"/>
                <w:szCs w:val="22"/>
              </w:rPr>
            </w:pPr>
            <w:r w:rsidRPr="00B32C04">
              <w:rPr>
                <w:rFonts w:ascii="Century Gothic" w:hAnsi="Century Gothic"/>
                <w:sz w:val="22"/>
                <w:szCs w:val="22"/>
              </w:rPr>
              <w:t>Analysis &amp; reporting</w:t>
            </w:r>
          </w:p>
          <w:p w14:paraId="3E0E5CD2" w14:textId="77777777" w:rsidR="00FF773A" w:rsidRPr="00B32C04" w:rsidRDefault="00FF773A" w:rsidP="00FF773A">
            <w:pPr>
              <w:pStyle w:val="ListParagraph"/>
              <w:numPr>
                <w:ilvl w:val="0"/>
                <w:numId w:val="4"/>
              </w:numPr>
              <w:spacing w:line="276" w:lineRule="auto"/>
              <w:rPr>
                <w:rFonts w:ascii="Century Gothic" w:hAnsi="Century Gothic"/>
                <w:sz w:val="22"/>
                <w:szCs w:val="22"/>
              </w:rPr>
            </w:pPr>
            <w:r w:rsidRPr="00B32C04">
              <w:rPr>
                <w:rFonts w:ascii="Century Gothic" w:hAnsi="Century Gothic"/>
                <w:sz w:val="22"/>
                <w:szCs w:val="22"/>
              </w:rPr>
              <w:t>Account schedules</w:t>
            </w:r>
          </w:p>
          <w:p w14:paraId="480BAE05" w14:textId="77777777" w:rsidR="00FF773A" w:rsidRPr="00B32C04" w:rsidRDefault="00FF773A" w:rsidP="00FF773A">
            <w:pPr>
              <w:pStyle w:val="ListParagraph"/>
              <w:numPr>
                <w:ilvl w:val="0"/>
                <w:numId w:val="4"/>
              </w:numPr>
              <w:spacing w:line="276" w:lineRule="auto"/>
              <w:rPr>
                <w:rFonts w:ascii="Century Gothic" w:hAnsi="Century Gothic"/>
                <w:sz w:val="22"/>
                <w:szCs w:val="22"/>
              </w:rPr>
            </w:pPr>
            <w:r w:rsidRPr="00B32C04">
              <w:rPr>
                <w:rFonts w:ascii="Century Gothic" w:hAnsi="Century Gothic"/>
                <w:sz w:val="22"/>
                <w:szCs w:val="22"/>
              </w:rPr>
              <w:t>Analysis by dimension</w:t>
            </w:r>
          </w:p>
          <w:p w14:paraId="031FC578" w14:textId="77777777" w:rsidR="00FF773A" w:rsidRPr="00B32C04" w:rsidRDefault="00FF773A" w:rsidP="00FF773A">
            <w:pPr>
              <w:pStyle w:val="ListParagraph"/>
              <w:numPr>
                <w:ilvl w:val="0"/>
                <w:numId w:val="3"/>
              </w:numPr>
              <w:spacing w:line="276" w:lineRule="auto"/>
              <w:rPr>
                <w:rFonts w:ascii="Century Gothic" w:hAnsi="Century Gothic"/>
                <w:sz w:val="22"/>
                <w:szCs w:val="22"/>
              </w:rPr>
            </w:pPr>
            <w:r w:rsidRPr="00B32C04">
              <w:rPr>
                <w:rFonts w:ascii="Century Gothic" w:hAnsi="Century Gothic"/>
                <w:sz w:val="22"/>
                <w:szCs w:val="22"/>
              </w:rPr>
              <w:t>Reports</w:t>
            </w:r>
          </w:p>
          <w:p w14:paraId="74E7434A" w14:textId="77777777" w:rsidR="00FF773A" w:rsidRPr="00B32C04" w:rsidRDefault="00FF773A" w:rsidP="00FF773A">
            <w:pPr>
              <w:pStyle w:val="ListParagraph"/>
              <w:numPr>
                <w:ilvl w:val="0"/>
                <w:numId w:val="5"/>
              </w:numPr>
              <w:spacing w:line="276" w:lineRule="auto"/>
              <w:rPr>
                <w:rFonts w:ascii="Century Gothic" w:hAnsi="Century Gothic"/>
                <w:sz w:val="22"/>
                <w:szCs w:val="22"/>
              </w:rPr>
            </w:pPr>
            <w:r w:rsidRPr="00B32C04">
              <w:rPr>
                <w:rFonts w:ascii="Century Gothic" w:hAnsi="Century Gothic"/>
                <w:sz w:val="22"/>
                <w:szCs w:val="22"/>
              </w:rPr>
              <w:t>Entries</w:t>
            </w:r>
          </w:p>
          <w:p w14:paraId="670D5EA6" w14:textId="77777777" w:rsidR="00FF773A" w:rsidRPr="00B32C04" w:rsidRDefault="00FF773A" w:rsidP="00FF773A">
            <w:pPr>
              <w:pStyle w:val="ListParagraph"/>
              <w:numPr>
                <w:ilvl w:val="0"/>
                <w:numId w:val="5"/>
              </w:numPr>
              <w:spacing w:line="276" w:lineRule="auto"/>
              <w:rPr>
                <w:rFonts w:ascii="Century Gothic" w:hAnsi="Century Gothic"/>
                <w:sz w:val="22"/>
                <w:szCs w:val="22"/>
              </w:rPr>
            </w:pPr>
            <w:r w:rsidRPr="00B32C04">
              <w:rPr>
                <w:rFonts w:ascii="Century Gothic" w:hAnsi="Century Gothic"/>
                <w:sz w:val="22"/>
                <w:szCs w:val="22"/>
              </w:rPr>
              <w:t>Financial statements</w:t>
            </w:r>
          </w:p>
          <w:p w14:paraId="06F50550" w14:textId="77777777" w:rsidR="00FF773A" w:rsidRPr="00B32C04" w:rsidRDefault="00FF773A" w:rsidP="00FF773A">
            <w:pPr>
              <w:pStyle w:val="ListParagraph"/>
              <w:numPr>
                <w:ilvl w:val="0"/>
                <w:numId w:val="5"/>
              </w:numPr>
              <w:spacing w:line="276" w:lineRule="auto"/>
              <w:rPr>
                <w:rFonts w:ascii="Century Gothic" w:hAnsi="Century Gothic"/>
                <w:sz w:val="22"/>
                <w:szCs w:val="22"/>
              </w:rPr>
            </w:pPr>
            <w:r w:rsidRPr="00B32C04">
              <w:rPr>
                <w:rFonts w:ascii="Century Gothic" w:hAnsi="Century Gothic"/>
                <w:sz w:val="22"/>
                <w:szCs w:val="22"/>
              </w:rPr>
              <w:t>VAT reporting</w:t>
            </w:r>
          </w:p>
          <w:p w14:paraId="00D97CF9" w14:textId="77777777" w:rsidR="00FF773A" w:rsidRPr="00B32C04" w:rsidRDefault="00FF773A" w:rsidP="00FF773A">
            <w:pPr>
              <w:pStyle w:val="ListParagraph"/>
              <w:numPr>
                <w:ilvl w:val="0"/>
                <w:numId w:val="5"/>
              </w:numPr>
              <w:spacing w:line="276" w:lineRule="auto"/>
              <w:rPr>
                <w:rFonts w:ascii="Century Gothic" w:hAnsi="Century Gothic"/>
                <w:sz w:val="22"/>
                <w:szCs w:val="22"/>
              </w:rPr>
            </w:pPr>
            <w:r w:rsidRPr="00B32C04">
              <w:rPr>
                <w:rFonts w:ascii="Century Gothic" w:hAnsi="Century Gothic"/>
                <w:sz w:val="22"/>
                <w:szCs w:val="22"/>
              </w:rPr>
              <w:lastRenderedPageBreak/>
              <w:t>Consolidation</w:t>
            </w:r>
          </w:p>
          <w:p w14:paraId="329C04B2" w14:textId="77777777" w:rsidR="00FF773A" w:rsidRPr="00B32C04" w:rsidRDefault="00FF773A" w:rsidP="00FF773A">
            <w:pPr>
              <w:pStyle w:val="ListParagraph"/>
              <w:numPr>
                <w:ilvl w:val="0"/>
                <w:numId w:val="5"/>
              </w:numPr>
              <w:spacing w:line="276" w:lineRule="auto"/>
              <w:rPr>
                <w:rFonts w:ascii="Century Gothic" w:hAnsi="Century Gothic"/>
                <w:sz w:val="22"/>
                <w:szCs w:val="22"/>
              </w:rPr>
            </w:pPr>
            <w:r w:rsidRPr="00B32C04">
              <w:rPr>
                <w:rFonts w:ascii="Century Gothic" w:hAnsi="Century Gothic"/>
                <w:sz w:val="22"/>
                <w:szCs w:val="22"/>
              </w:rPr>
              <w:t>Miscellaneous</w:t>
            </w:r>
          </w:p>
          <w:p w14:paraId="266CE8E6" w14:textId="77777777" w:rsidR="00FF773A" w:rsidRPr="00B32C04" w:rsidRDefault="00FF773A" w:rsidP="00FF773A">
            <w:pPr>
              <w:pStyle w:val="ListParagraph"/>
              <w:numPr>
                <w:ilvl w:val="0"/>
                <w:numId w:val="5"/>
              </w:numPr>
              <w:spacing w:line="276" w:lineRule="auto"/>
              <w:rPr>
                <w:rFonts w:ascii="Century Gothic" w:hAnsi="Century Gothic"/>
                <w:sz w:val="22"/>
                <w:szCs w:val="22"/>
              </w:rPr>
            </w:pPr>
            <w:r w:rsidRPr="00B32C04">
              <w:rPr>
                <w:rFonts w:ascii="Century Gothic" w:hAnsi="Century Gothic"/>
                <w:sz w:val="22"/>
                <w:szCs w:val="22"/>
              </w:rPr>
              <w:t>Setup list</w:t>
            </w:r>
          </w:p>
          <w:p w14:paraId="3B2F826E" w14:textId="77777777" w:rsidR="00FF773A" w:rsidRPr="00B32C04" w:rsidRDefault="00FF773A" w:rsidP="00FF773A">
            <w:pPr>
              <w:pStyle w:val="ListParagraph"/>
              <w:numPr>
                <w:ilvl w:val="0"/>
                <w:numId w:val="3"/>
              </w:numPr>
              <w:spacing w:line="276" w:lineRule="auto"/>
              <w:rPr>
                <w:rFonts w:ascii="Century Gothic" w:hAnsi="Century Gothic"/>
                <w:sz w:val="22"/>
                <w:szCs w:val="22"/>
              </w:rPr>
            </w:pPr>
            <w:r w:rsidRPr="00B32C04">
              <w:rPr>
                <w:rFonts w:ascii="Century Gothic" w:hAnsi="Century Gothic"/>
                <w:sz w:val="22"/>
                <w:szCs w:val="22"/>
              </w:rPr>
              <w:t>History</w:t>
            </w:r>
          </w:p>
          <w:p w14:paraId="28AB8101" w14:textId="77777777" w:rsidR="00FF773A" w:rsidRPr="00B32C04" w:rsidRDefault="00FF773A" w:rsidP="00FF773A">
            <w:pPr>
              <w:pStyle w:val="ListParagraph"/>
              <w:numPr>
                <w:ilvl w:val="0"/>
                <w:numId w:val="6"/>
              </w:numPr>
              <w:spacing w:line="276" w:lineRule="auto"/>
              <w:rPr>
                <w:rFonts w:ascii="Century Gothic" w:hAnsi="Century Gothic"/>
                <w:sz w:val="22"/>
                <w:szCs w:val="22"/>
              </w:rPr>
            </w:pPr>
            <w:r w:rsidRPr="00B32C04">
              <w:rPr>
                <w:rFonts w:ascii="Century Gothic" w:hAnsi="Century Gothic"/>
                <w:sz w:val="22"/>
                <w:szCs w:val="22"/>
              </w:rPr>
              <w:t>History</w:t>
            </w:r>
          </w:p>
          <w:p w14:paraId="5680C6A6" w14:textId="77777777" w:rsidR="00FF773A" w:rsidRPr="00B32C04" w:rsidRDefault="00FF773A" w:rsidP="00FF773A">
            <w:pPr>
              <w:pStyle w:val="ListParagraph"/>
              <w:numPr>
                <w:ilvl w:val="0"/>
                <w:numId w:val="6"/>
              </w:numPr>
              <w:spacing w:line="276" w:lineRule="auto"/>
              <w:rPr>
                <w:rFonts w:ascii="Century Gothic" w:hAnsi="Century Gothic"/>
                <w:sz w:val="22"/>
                <w:szCs w:val="22"/>
              </w:rPr>
            </w:pPr>
            <w:r w:rsidRPr="00B32C04">
              <w:rPr>
                <w:rFonts w:ascii="Century Gothic" w:hAnsi="Century Gothic"/>
                <w:sz w:val="22"/>
                <w:szCs w:val="22"/>
              </w:rPr>
              <w:t>Registers</w:t>
            </w:r>
          </w:p>
          <w:p w14:paraId="2551AC7E" w14:textId="77777777" w:rsidR="00FF773A" w:rsidRPr="00B32C04" w:rsidRDefault="00FF773A" w:rsidP="00FF773A">
            <w:pPr>
              <w:pStyle w:val="ListParagraph"/>
              <w:numPr>
                <w:ilvl w:val="0"/>
                <w:numId w:val="3"/>
              </w:numPr>
              <w:spacing w:line="276" w:lineRule="auto"/>
              <w:rPr>
                <w:rFonts w:ascii="Century Gothic" w:hAnsi="Century Gothic"/>
                <w:sz w:val="22"/>
                <w:szCs w:val="22"/>
              </w:rPr>
            </w:pPr>
            <w:r w:rsidRPr="00B32C04">
              <w:rPr>
                <w:rFonts w:ascii="Century Gothic" w:hAnsi="Century Gothic"/>
                <w:sz w:val="22"/>
                <w:szCs w:val="22"/>
              </w:rPr>
              <w:t>Periodic activities</w:t>
            </w:r>
          </w:p>
          <w:p w14:paraId="49531D9D" w14:textId="77777777" w:rsidR="00FF773A" w:rsidRPr="00B32C04" w:rsidRDefault="00FF773A" w:rsidP="00FF773A">
            <w:pPr>
              <w:pStyle w:val="ListParagraph"/>
              <w:numPr>
                <w:ilvl w:val="0"/>
                <w:numId w:val="7"/>
              </w:numPr>
              <w:spacing w:line="276" w:lineRule="auto"/>
              <w:rPr>
                <w:rFonts w:ascii="Century Gothic" w:hAnsi="Century Gothic"/>
                <w:sz w:val="22"/>
                <w:szCs w:val="22"/>
              </w:rPr>
            </w:pPr>
            <w:r w:rsidRPr="00B32C04">
              <w:rPr>
                <w:rFonts w:ascii="Century Gothic" w:hAnsi="Century Gothic"/>
                <w:sz w:val="22"/>
                <w:szCs w:val="22"/>
              </w:rPr>
              <w:t>Recurring journals</w:t>
            </w:r>
          </w:p>
          <w:p w14:paraId="14A3E096" w14:textId="77777777" w:rsidR="00FF773A" w:rsidRPr="00B32C04" w:rsidRDefault="00FF773A" w:rsidP="00FF773A">
            <w:pPr>
              <w:pStyle w:val="ListParagraph"/>
              <w:numPr>
                <w:ilvl w:val="0"/>
                <w:numId w:val="7"/>
              </w:numPr>
              <w:spacing w:line="276" w:lineRule="auto"/>
              <w:rPr>
                <w:rFonts w:ascii="Century Gothic" w:hAnsi="Century Gothic"/>
                <w:sz w:val="22"/>
                <w:szCs w:val="22"/>
              </w:rPr>
            </w:pPr>
            <w:r w:rsidRPr="00B32C04">
              <w:rPr>
                <w:rFonts w:ascii="Century Gothic" w:hAnsi="Century Gothic"/>
                <w:sz w:val="22"/>
                <w:szCs w:val="22"/>
              </w:rPr>
              <w:t>Update analysis views</w:t>
            </w:r>
          </w:p>
          <w:p w14:paraId="6DEB9815" w14:textId="77777777" w:rsidR="00FF773A" w:rsidRPr="00B32C04" w:rsidRDefault="00FF773A" w:rsidP="00FF773A">
            <w:pPr>
              <w:pStyle w:val="ListParagraph"/>
              <w:numPr>
                <w:ilvl w:val="0"/>
                <w:numId w:val="7"/>
              </w:numPr>
              <w:spacing w:line="276" w:lineRule="auto"/>
              <w:rPr>
                <w:rFonts w:ascii="Century Gothic" w:hAnsi="Century Gothic"/>
                <w:sz w:val="22"/>
                <w:szCs w:val="22"/>
              </w:rPr>
            </w:pPr>
            <w:r w:rsidRPr="00B32C04">
              <w:rPr>
                <w:rFonts w:ascii="Century Gothic" w:hAnsi="Century Gothic"/>
                <w:sz w:val="22"/>
                <w:szCs w:val="22"/>
              </w:rPr>
              <w:t>Intrastat journals</w:t>
            </w:r>
          </w:p>
          <w:p w14:paraId="02364350" w14:textId="77777777" w:rsidR="00FF773A" w:rsidRPr="00B32C04" w:rsidRDefault="00FF773A" w:rsidP="00FF773A">
            <w:pPr>
              <w:pStyle w:val="ListParagraph"/>
              <w:numPr>
                <w:ilvl w:val="0"/>
                <w:numId w:val="7"/>
              </w:numPr>
              <w:spacing w:line="276" w:lineRule="auto"/>
              <w:rPr>
                <w:rFonts w:ascii="Century Gothic" w:hAnsi="Century Gothic"/>
                <w:sz w:val="22"/>
                <w:szCs w:val="22"/>
              </w:rPr>
            </w:pPr>
            <w:r w:rsidRPr="00B32C04">
              <w:rPr>
                <w:rFonts w:ascii="Century Gothic" w:hAnsi="Century Gothic"/>
                <w:sz w:val="22"/>
                <w:szCs w:val="22"/>
              </w:rPr>
              <w:t>VAT</w:t>
            </w:r>
          </w:p>
          <w:p w14:paraId="76C0F3E7" w14:textId="77777777" w:rsidR="00FF773A" w:rsidRPr="00B32C04" w:rsidRDefault="00FF773A" w:rsidP="00FF773A">
            <w:pPr>
              <w:pStyle w:val="ListParagraph"/>
              <w:numPr>
                <w:ilvl w:val="0"/>
                <w:numId w:val="7"/>
              </w:numPr>
              <w:spacing w:line="276" w:lineRule="auto"/>
              <w:rPr>
                <w:rFonts w:ascii="Century Gothic" w:hAnsi="Century Gothic"/>
                <w:sz w:val="22"/>
                <w:szCs w:val="22"/>
              </w:rPr>
            </w:pPr>
            <w:r w:rsidRPr="00B32C04">
              <w:rPr>
                <w:rFonts w:ascii="Century Gothic" w:hAnsi="Century Gothic"/>
                <w:sz w:val="22"/>
                <w:szCs w:val="22"/>
              </w:rPr>
              <w:lastRenderedPageBreak/>
              <w:t>Currency</w:t>
            </w:r>
          </w:p>
          <w:p w14:paraId="6359ECB0" w14:textId="77777777" w:rsidR="00FF773A" w:rsidRPr="00B32C04" w:rsidRDefault="00FF773A" w:rsidP="00FF773A">
            <w:pPr>
              <w:pStyle w:val="ListParagraph"/>
              <w:numPr>
                <w:ilvl w:val="0"/>
                <w:numId w:val="7"/>
              </w:numPr>
              <w:spacing w:line="276" w:lineRule="auto"/>
              <w:rPr>
                <w:rFonts w:ascii="Century Gothic" w:hAnsi="Century Gothic"/>
                <w:sz w:val="22"/>
                <w:szCs w:val="22"/>
              </w:rPr>
            </w:pPr>
            <w:r w:rsidRPr="00B32C04">
              <w:rPr>
                <w:rFonts w:ascii="Century Gothic" w:hAnsi="Century Gothic"/>
                <w:sz w:val="22"/>
                <w:szCs w:val="22"/>
              </w:rPr>
              <w:t>Fiscal year</w:t>
            </w:r>
          </w:p>
          <w:p w14:paraId="0BDA11F4" w14:textId="77777777" w:rsidR="00FF773A" w:rsidRPr="00B32C04" w:rsidRDefault="00FF773A" w:rsidP="00FF773A">
            <w:pPr>
              <w:pStyle w:val="ListParagraph"/>
              <w:spacing w:line="276" w:lineRule="auto"/>
              <w:ind w:left="1800"/>
              <w:rPr>
                <w:rFonts w:ascii="Century Gothic" w:hAnsi="Century Gothic"/>
                <w:sz w:val="22"/>
                <w:szCs w:val="22"/>
              </w:rPr>
            </w:pPr>
          </w:p>
          <w:p w14:paraId="47EF7457" w14:textId="77777777" w:rsidR="00FF773A" w:rsidRPr="00B32C04" w:rsidRDefault="00FF773A" w:rsidP="00FF773A">
            <w:pPr>
              <w:spacing w:line="276" w:lineRule="auto"/>
              <w:rPr>
                <w:rFonts w:ascii="Century Gothic" w:hAnsi="Century Gothic"/>
                <w:sz w:val="22"/>
                <w:szCs w:val="22"/>
              </w:rPr>
            </w:pPr>
          </w:p>
          <w:p w14:paraId="484EF802" w14:textId="77777777" w:rsidR="00FF773A" w:rsidRPr="00B32C04" w:rsidRDefault="00FF773A" w:rsidP="00FF773A">
            <w:pPr>
              <w:spacing w:line="276" w:lineRule="auto"/>
              <w:rPr>
                <w:rFonts w:ascii="Century Gothic" w:hAnsi="Century Gothic"/>
                <w:sz w:val="22"/>
                <w:szCs w:val="22"/>
              </w:rPr>
            </w:pPr>
          </w:p>
          <w:p w14:paraId="188D4CBB" w14:textId="77777777" w:rsidR="00FF773A" w:rsidRPr="00B32C04" w:rsidRDefault="00FF773A" w:rsidP="00FF773A">
            <w:pPr>
              <w:pStyle w:val="ListParagraph"/>
              <w:numPr>
                <w:ilvl w:val="0"/>
                <w:numId w:val="2"/>
              </w:numPr>
              <w:spacing w:line="276" w:lineRule="auto"/>
              <w:rPr>
                <w:rFonts w:ascii="Century Gothic" w:hAnsi="Century Gothic"/>
                <w:b/>
                <w:sz w:val="22"/>
                <w:szCs w:val="22"/>
              </w:rPr>
            </w:pPr>
            <w:r w:rsidRPr="00B32C04">
              <w:rPr>
                <w:rFonts w:ascii="Century Gothic" w:hAnsi="Century Gothic"/>
                <w:b/>
                <w:sz w:val="22"/>
                <w:szCs w:val="22"/>
              </w:rPr>
              <w:t>CASH MANAGEMENT</w:t>
            </w:r>
          </w:p>
          <w:p w14:paraId="7FC559E7" w14:textId="77777777" w:rsidR="00FF773A" w:rsidRPr="00B32C04" w:rsidRDefault="00FF773A" w:rsidP="00FF773A">
            <w:pPr>
              <w:spacing w:line="276" w:lineRule="auto"/>
              <w:ind w:left="360"/>
              <w:rPr>
                <w:rFonts w:ascii="Century Gothic" w:hAnsi="Century Gothic"/>
                <w:sz w:val="22"/>
                <w:szCs w:val="22"/>
              </w:rPr>
            </w:pPr>
          </w:p>
          <w:p w14:paraId="5116E70E" w14:textId="77777777" w:rsidR="00FF773A" w:rsidRPr="00B32C04" w:rsidRDefault="00FF773A" w:rsidP="00FF773A">
            <w:pPr>
              <w:pStyle w:val="ListParagraph"/>
              <w:numPr>
                <w:ilvl w:val="0"/>
                <w:numId w:val="8"/>
              </w:numPr>
              <w:spacing w:line="276" w:lineRule="auto"/>
              <w:rPr>
                <w:rFonts w:ascii="Century Gothic" w:hAnsi="Century Gothic"/>
                <w:sz w:val="22"/>
                <w:szCs w:val="22"/>
              </w:rPr>
            </w:pPr>
            <w:r w:rsidRPr="00B32C04">
              <w:rPr>
                <w:rFonts w:ascii="Century Gothic" w:hAnsi="Century Gothic"/>
                <w:sz w:val="22"/>
                <w:szCs w:val="22"/>
              </w:rPr>
              <w:t>Bank accounts</w:t>
            </w:r>
          </w:p>
          <w:p w14:paraId="76AAF2E7" w14:textId="77777777" w:rsidR="00FF773A" w:rsidRPr="00B32C04" w:rsidRDefault="00FF773A" w:rsidP="00FF773A">
            <w:pPr>
              <w:pStyle w:val="ListParagraph"/>
              <w:numPr>
                <w:ilvl w:val="0"/>
                <w:numId w:val="8"/>
              </w:numPr>
              <w:spacing w:line="276" w:lineRule="auto"/>
              <w:rPr>
                <w:rFonts w:ascii="Century Gothic" w:hAnsi="Century Gothic"/>
                <w:sz w:val="22"/>
                <w:szCs w:val="22"/>
              </w:rPr>
            </w:pPr>
            <w:r w:rsidRPr="00B32C04">
              <w:rPr>
                <w:rFonts w:ascii="Century Gothic" w:hAnsi="Century Gothic"/>
                <w:sz w:val="22"/>
                <w:szCs w:val="22"/>
              </w:rPr>
              <w:t>Cash receipt journals</w:t>
            </w:r>
          </w:p>
          <w:p w14:paraId="17357A90" w14:textId="77777777" w:rsidR="00FF773A" w:rsidRPr="00B32C04" w:rsidRDefault="00FF773A" w:rsidP="00FF773A">
            <w:pPr>
              <w:pStyle w:val="ListParagraph"/>
              <w:numPr>
                <w:ilvl w:val="0"/>
                <w:numId w:val="8"/>
              </w:numPr>
              <w:spacing w:line="276" w:lineRule="auto"/>
              <w:rPr>
                <w:rFonts w:ascii="Century Gothic" w:hAnsi="Century Gothic"/>
                <w:sz w:val="22"/>
                <w:szCs w:val="22"/>
              </w:rPr>
            </w:pPr>
            <w:r w:rsidRPr="00B32C04">
              <w:rPr>
                <w:rFonts w:ascii="Century Gothic" w:hAnsi="Century Gothic"/>
                <w:sz w:val="22"/>
                <w:szCs w:val="22"/>
              </w:rPr>
              <w:t>Receipt Voucher</w:t>
            </w:r>
          </w:p>
          <w:p w14:paraId="79AB967D" w14:textId="77777777" w:rsidR="00FF773A" w:rsidRPr="00B32C04" w:rsidRDefault="00FF773A" w:rsidP="00FF773A">
            <w:pPr>
              <w:pStyle w:val="ListParagraph"/>
              <w:numPr>
                <w:ilvl w:val="0"/>
                <w:numId w:val="8"/>
              </w:numPr>
              <w:spacing w:line="276" w:lineRule="auto"/>
              <w:rPr>
                <w:rFonts w:ascii="Century Gothic" w:hAnsi="Century Gothic"/>
                <w:sz w:val="22"/>
                <w:szCs w:val="22"/>
              </w:rPr>
            </w:pPr>
            <w:r w:rsidRPr="00B32C04">
              <w:rPr>
                <w:rFonts w:ascii="Century Gothic" w:hAnsi="Century Gothic"/>
                <w:sz w:val="22"/>
                <w:szCs w:val="22"/>
              </w:rPr>
              <w:t>Payment journals</w:t>
            </w:r>
          </w:p>
          <w:p w14:paraId="46B931BF" w14:textId="77777777" w:rsidR="00FF773A" w:rsidRPr="00B32C04" w:rsidRDefault="00FF773A" w:rsidP="00FF773A">
            <w:pPr>
              <w:pStyle w:val="ListParagraph"/>
              <w:numPr>
                <w:ilvl w:val="0"/>
                <w:numId w:val="8"/>
              </w:numPr>
              <w:spacing w:line="276" w:lineRule="auto"/>
              <w:rPr>
                <w:rFonts w:ascii="Century Gothic" w:hAnsi="Century Gothic"/>
                <w:sz w:val="22"/>
                <w:szCs w:val="22"/>
              </w:rPr>
            </w:pPr>
            <w:r w:rsidRPr="00B32C04">
              <w:rPr>
                <w:rFonts w:ascii="Century Gothic" w:hAnsi="Century Gothic"/>
                <w:sz w:val="22"/>
                <w:szCs w:val="22"/>
              </w:rPr>
              <w:t>Bank account reconciliation</w:t>
            </w:r>
          </w:p>
          <w:p w14:paraId="49B63B70" w14:textId="77777777" w:rsidR="00FF773A" w:rsidRPr="00B32C04" w:rsidRDefault="00FF773A" w:rsidP="00FF773A">
            <w:pPr>
              <w:pStyle w:val="ListParagraph"/>
              <w:numPr>
                <w:ilvl w:val="0"/>
                <w:numId w:val="8"/>
              </w:numPr>
              <w:spacing w:line="276" w:lineRule="auto"/>
              <w:rPr>
                <w:rFonts w:ascii="Century Gothic" w:hAnsi="Century Gothic"/>
                <w:sz w:val="22"/>
                <w:szCs w:val="22"/>
              </w:rPr>
            </w:pPr>
            <w:r w:rsidRPr="00B32C04">
              <w:rPr>
                <w:rFonts w:ascii="Century Gothic" w:hAnsi="Century Gothic"/>
                <w:sz w:val="22"/>
                <w:szCs w:val="22"/>
              </w:rPr>
              <w:t>Receivables-Payables</w:t>
            </w:r>
          </w:p>
          <w:p w14:paraId="6F13035D" w14:textId="77777777" w:rsidR="00FF773A" w:rsidRPr="00B32C04" w:rsidRDefault="00FF773A" w:rsidP="00FF773A">
            <w:pPr>
              <w:pStyle w:val="ListParagraph"/>
              <w:numPr>
                <w:ilvl w:val="0"/>
                <w:numId w:val="8"/>
              </w:numPr>
              <w:spacing w:line="276" w:lineRule="auto"/>
              <w:rPr>
                <w:rFonts w:ascii="Century Gothic" w:hAnsi="Century Gothic"/>
                <w:sz w:val="22"/>
                <w:szCs w:val="22"/>
              </w:rPr>
            </w:pPr>
            <w:r w:rsidRPr="00B32C04">
              <w:rPr>
                <w:rFonts w:ascii="Century Gothic" w:hAnsi="Century Gothic"/>
                <w:sz w:val="22"/>
                <w:szCs w:val="22"/>
              </w:rPr>
              <w:t>Payment Vouchers</w:t>
            </w:r>
          </w:p>
          <w:p w14:paraId="4774F228" w14:textId="77777777" w:rsidR="00FF773A" w:rsidRPr="00B32C04" w:rsidRDefault="00FF773A" w:rsidP="00FF773A">
            <w:pPr>
              <w:pStyle w:val="ListParagraph"/>
              <w:numPr>
                <w:ilvl w:val="0"/>
                <w:numId w:val="8"/>
              </w:numPr>
              <w:spacing w:line="276" w:lineRule="auto"/>
              <w:rPr>
                <w:rFonts w:ascii="Century Gothic" w:hAnsi="Century Gothic"/>
                <w:sz w:val="22"/>
                <w:szCs w:val="22"/>
              </w:rPr>
            </w:pPr>
            <w:r w:rsidRPr="00B32C04">
              <w:rPr>
                <w:rFonts w:ascii="Century Gothic" w:hAnsi="Century Gothic"/>
                <w:sz w:val="22"/>
                <w:szCs w:val="22"/>
              </w:rPr>
              <w:t>Petty Cash Voucher</w:t>
            </w:r>
          </w:p>
          <w:p w14:paraId="6C7ACD9B" w14:textId="77777777" w:rsidR="00FF773A" w:rsidRPr="00B32C04" w:rsidRDefault="00FF773A" w:rsidP="00FF773A">
            <w:pPr>
              <w:pStyle w:val="ListParagraph"/>
              <w:numPr>
                <w:ilvl w:val="0"/>
                <w:numId w:val="8"/>
              </w:numPr>
              <w:spacing w:line="276" w:lineRule="auto"/>
              <w:rPr>
                <w:rFonts w:ascii="Century Gothic" w:hAnsi="Century Gothic"/>
                <w:sz w:val="22"/>
                <w:szCs w:val="22"/>
              </w:rPr>
            </w:pPr>
            <w:r w:rsidRPr="00B32C04">
              <w:rPr>
                <w:rFonts w:ascii="Century Gothic" w:hAnsi="Century Gothic"/>
                <w:sz w:val="22"/>
                <w:szCs w:val="22"/>
              </w:rPr>
              <w:t>Imprest Voucher</w:t>
            </w:r>
          </w:p>
          <w:p w14:paraId="3E2EB4C9" w14:textId="77777777" w:rsidR="00FF773A" w:rsidRPr="00B32C04" w:rsidRDefault="00FF773A" w:rsidP="00FF773A">
            <w:pPr>
              <w:pStyle w:val="ListParagraph"/>
              <w:numPr>
                <w:ilvl w:val="0"/>
                <w:numId w:val="8"/>
              </w:numPr>
              <w:spacing w:line="276" w:lineRule="auto"/>
              <w:rPr>
                <w:rFonts w:ascii="Century Gothic" w:hAnsi="Century Gothic"/>
                <w:sz w:val="22"/>
                <w:szCs w:val="22"/>
              </w:rPr>
            </w:pPr>
            <w:r w:rsidRPr="00B32C04">
              <w:rPr>
                <w:rFonts w:ascii="Century Gothic" w:hAnsi="Century Gothic"/>
                <w:sz w:val="22"/>
                <w:szCs w:val="22"/>
              </w:rPr>
              <w:t>Reports</w:t>
            </w:r>
          </w:p>
          <w:p w14:paraId="20DA5811" w14:textId="77777777" w:rsidR="00FF773A" w:rsidRPr="00B32C04" w:rsidRDefault="00FF773A" w:rsidP="00FF773A">
            <w:pPr>
              <w:pStyle w:val="ListParagraph"/>
              <w:numPr>
                <w:ilvl w:val="0"/>
                <w:numId w:val="9"/>
              </w:numPr>
              <w:spacing w:line="276" w:lineRule="auto"/>
              <w:rPr>
                <w:rFonts w:ascii="Century Gothic" w:hAnsi="Century Gothic"/>
                <w:sz w:val="22"/>
                <w:szCs w:val="22"/>
              </w:rPr>
            </w:pPr>
            <w:r w:rsidRPr="00B32C04">
              <w:rPr>
                <w:rFonts w:ascii="Century Gothic" w:hAnsi="Century Gothic"/>
                <w:sz w:val="22"/>
                <w:szCs w:val="22"/>
              </w:rPr>
              <w:t>Register</w:t>
            </w:r>
          </w:p>
          <w:p w14:paraId="73713DDE" w14:textId="77777777" w:rsidR="00FF773A" w:rsidRPr="00B32C04" w:rsidRDefault="00FF773A" w:rsidP="00FF773A">
            <w:pPr>
              <w:pStyle w:val="ListParagraph"/>
              <w:numPr>
                <w:ilvl w:val="0"/>
                <w:numId w:val="9"/>
              </w:numPr>
              <w:spacing w:line="276" w:lineRule="auto"/>
              <w:rPr>
                <w:rFonts w:ascii="Century Gothic" w:hAnsi="Century Gothic"/>
                <w:sz w:val="22"/>
                <w:szCs w:val="22"/>
              </w:rPr>
            </w:pPr>
            <w:r w:rsidRPr="00B32C04">
              <w:rPr>
                <w:rFonts w:ascii="Century Gothic" w:hAnsi="Century Gothic"/>
                <w:sz w:val="22"/>
                <w:szCs w:val="22"/>
              </w:rPr>
              <w:t>Check details</w:t>
            </w:r>
          </w:p>
          <w:p w14:paraId="5A5F689B" w14:textId="77777777" w:rsidR="00FF773A" w:rsidRPr="00B32C04" w:rsidRDefault="00FF773A" w:rsidP="00FF773A">
            <w:pPr>
              <w:pStyle w:val="ListParagraph"/>
              <w:numPr>
                <w:ilvl w:val="0"/>
                <w:numId w:val="9"/>
              </w:numPr>
              <w:spacing w:line="276" w:lineRule="auto"/>
              <w:rPr>
                <w:rFonts w:ascii="Century Gothic" w:hAnsi="Century Gothic"/>
                <w:sz w:val="22"/>
                <w:szCs w:val="22"/>
              </w:rPr>
            </w:pPr>
            <w:r w:rsidRPr="00B32C04">
              <w:rPr>
                <w:rFonts w:ascii="Century Gothic" w:hAnsi="Century Gothic"/>
                <w:sz w:val="22"/>
                <w:szCs w:val="22"/>
              </w:rPr>
              <w:t>Labels</w:t>
            </w:r>
          </w:p>
          <w:p w14:paraId="193CDEFF" w14:textId="77777777" w:rsidR="00FF773A" w:rsidRPr="00B32C04" w:rsidRDefault="00FF773A" w:rsidP="00FF773A">
            <w:pPr>
              <w:pStyle w:val="ListParagraph"/>
              <w:numPr>
                <w:ilvl w:val="0"/>
                <w:numId w:val="9"/>
              </w:numPr>
              <w:spacing w:line="276" w:lineRule="auto"/>
              <w:rPr>
                <w:rFonts w:ascii="Century Gothic" w:hAnsi="Century Gothic"/>
                <w:sz w:val="22"/>
                <w:szCs w:val="22"/>
              </w:rPr>
            </w:pPr>
            <w:r w:rsidRPr="00B32C04">
              <w:rPr>
                <w:rFonts w:ascii="Century Gothic" w:hAnsi="Century Gothic"/>
                <w:sz w:val="22"/>
                <w:szCs w:val="22"/>
              </w:rPr>
              <w:t>List</w:t>
            </w:r>
          </w:p>
          <w:p w14:paraId="4F43AA90" w14:textId="77777777" w:rsidR="00FF773A" w:rsidRPr="00B32C04" w:rsidRDefault="00FF773A" w:rsidP="00FF773A">
            <w:pPr>
              <w:pStyle w:val="ListParagraph"/>
              <w:numPr>
                <w:ilvl w:val="0"/>
                <w:numId w:val="9"/>
              </w:numPr>
              <w:spacing w:line="276" w:lineRule="auto"/>
              <w:rPr>
                <w:rFonts w:ascii="Century Gothic" w:hAnsi="Century Gothic"/>
                <w:sz w:val="22"/>
                <w:szCs w:val="22"/>
              </w:rPr>
            </w:pPr>
            <w:r w:rsidRPr="00B32C04">
              <w:rPr>
                <w:rFonts w:ascii="Century Gothic" w:hAnsi="Century Gothic"/>
                <w:sz w:val="22"/>
                <w:szCs w:val="22"/>
              </w:rPr>
              <w:t>Details trial balance</w:t>
            </w:r>
          </w:p>
          <w:p w14:paraId="71F32C8D" w14:textId="77777777" w:rsidR="00FF773A" w:rsidRPr="00B32C04" w:rsidRDefault="00FF773A" w:rsidP="00FF773A">
            <w:pPr>
              <w:pStyle w:val="ListParagraph"/>
              <w:numPr>
                <w:ilvl w:val="0"/>
                <w:numId w:val="9"/>
              </w:numPr>
              <w:spacing w:line="276" w:lineRule="auto"/>
              <w:rPr>
                <w:rFonts w:ascii="Century Gothic" w:hAnsi="Century Gothic"/>
                <w:sz w:val="22"/>
                <w:szCs w:val="22"/>
              </w:rPr>
            </w:pPr>
            <w:r w:rsidRPr="00B32C04">
              <w:rPr>
                <w:rFonts w:ascii="Century Gothic" w:hAnsi="Century Gothic"/>
                <w:sz w:val="22"/>
                <w:szCs w:val="22"/>
              </w:rPr>
              <w:t>Receivables-payables</w:t>
            </w:r>
          </w:p>
          <w:p w14:paraId="1901200D" w14:textId="77777777" w:rsidR="00FF773A" w:rsidRPr="00B32C04" w:rsidRDefault="00FF773A" w:rsidP="00FF773A">
            <w:pPr>
              <w:pStyle w:val="ListParagraph"/>
              <w:spacing w:line="276" w:lineRule="auto"/>
              <w:ind w:left="1800"/>
              <w:rPr>
                <w:rFonts w:ascii="Century Gothic" w:hAnsi="Century Gothic"/>
                <w:sz w:val="22"/>
                <w:szCs w:val="22"/>
              </w:rPr>
            </w:pPr>
          </w:p>
          <w:p w14:paraId="5B374BE4" w14:textId="77777777" w:rsidR="00FF773A" w:rsidRPr="00B32C04" w:rsidRDefault="00FF773A" w:rsidP="00FF773A">
            <w:pPr>
              <w:pStyle w:val="ListParagraph"/>
              <w:spacing w:line="276" w:lineRule="auto"/>
              <w:ind w:left="1800"/>
              <w:rPr>
                <w:rFonts w:ascii="Century Gothic" w:hAnsi="Century Gothic"/>
                <w:sz w:val="22"/>
                <w:szCs w:val="22"/>
              </w:rPr>
            </w:pPr>
          </w:p>
          <w:p w14:paraId="73675A5E" w14:textId="77777777" w:rsidR="00FF773A" w:rsidRPr="00B32C04" w:rsidRDefault="00FF773A" w:rsidP="00FF773A">
            <w:pPr>
              <w:pStyle w:val="ListParagraph"/>
              <w:numPr>
                <w:ilvl w:val="0"/>
                <w:numId w:val="2"/>
              </w:numPr>
              <w:spacing w:line="276" w:lineRule="auto"/>
              <w:rPr>
                <w:rFonts w:ascii="Century Gothic" w:hAnsi="Century Gothic"/>
                <w:b/>
                <w:sz w:val="22"/>
                <w:szCs w:val="22"/>
              </w:rPr>
            </w:pPr>
            <w:r w:rsidRPr="00B32C04">
              <w:rPr>
                <w:rFonts w:ascii="Century Gothic" w:hAnsi="Century Gothic"/>
                <w:b/>
                <w:sz w:val="22"/>
                <w:szCs w:val="22"/>
              </w:rPr>
              <w:t>RECEIVABLES</w:t>
            </w:r>
          </w:p>
          <w:p w14:paraId="5F02C19B" w14:textId="77777777" w:rsidR="00FF773A" w:rsidRPr="00B32C04" w:rsidRDefault="00FF773A" w:rsidP="00FF773A">
            <w:pPr>
              <w:spacing w:line="276" w:lineRule="auto"/>
              <w:ind w:left="360"/>
              <w:rPr>
                <w:rFonts w:ascii="Century Gothic" w:hAnsi="Century Gothic"/>
                <w:sz w:val="22"/>
                <w:szCs w:val="22"/>
              </w:rPr>
            </w:pPr>
          </w:p>
          <w:p w14:paraId="07CA4216" w14:textId="77777777" w:rsidR="00FF773A" w:rsidRPr="00B32C04" w:rsidRDefault="00FF773A" w:rsidP="00FF773A">
            <w:pPr>
              <w:pStyle w:val="ListParagraph"/>
              <w:numPr>
                <w:ilvl w:val="0"/>
                <w:numId w:val="10"/>
              </w:numPr>
              <w:spacing w:line="276" w:lineRule="auto"/>
              <w:rPr>
                <w:rFonts w:ascii="Century Gothic" w:hAnsi="Century Gothic"/>
                <w:sz w:val="22"/>
                <w:szCs w:val="22"/>
              </w:rPr>
            </w:pPr>
            <w:r w:rsidRPr="00B32C04">
              <w:rPr>
                <w:rFonts w:ascii="Century Gothic" w:hAnsi="Century Gothic"/>
                <w:sz w:val="22"/>
                <w:szCs w:val="22"/>
              </w:rPr>
              <w:t>Customers</w:t>
            </w:r>
          </w:p>
          <w:p w14:paraId="7555F33F" w14:textId="77777777" w:rsidR="00FF773A" w:rsidRPr="00B32C04" w:rsidRDefault="00FF773A" w:rsidP="00FF773A">
            <w:pPr>
              <w:pStyle w:val="ListParagraph"/>
              <w:numPr>
                <w:ilvl w:val="0"/>
                <w:numId w:val="10"/>
              </w:numPr>
              <w:spacing w:line="276" w:lineRule="auto"/>
              <w:rPr>
                <w:rFonts w:ascii="Century Gothic" w:hAnsi="Century Gothic"/>
                <w:sz w:val="22"/>
                <w:szCs w:val="22"/>
              </w:rPr>
            </w:pPr>
            <w:r w:rsidRPr="00B32C04">
              <w:rPr>
                <w:rFonts w:ascii="Century Gothic" w:hAnsi="Century Gothic"/>
                <w:sz w:val="22"/>
                <w:szCs w:val="22"/>
              </w:rPr>
              <w:t>Sales journals</w:t>
            </w:r>
          </w:p>
          <w:p w14:paraId="7D61ACFF" w14:textId="77777777" w:rsidR="00FF773A" w:rsidRPr="00B32C04" w:rsidRDefault="00FF773A" w:rsidP="00FF773A">
            <w:pPr>
              <w:pStyle w:val="ListParagraph"/>
              <w:numPr>
                <w:ilvl w:val="0"/>
                <w:numId w:val="10"/>
              </w:numPr>
              <w:spacing w:line="276" w:lineRule="auto"/>
              <w:rPr>
                <w:rFonts w:ascii="Century Gothic" w:hAnsi="Century Gothic"/>
                <w:sz w:val="22"/>
                <w:szCs w:val="22"/>
              </w:rPr>
            </w:pPr>
            <w:r w:rsidRPr="00B32C04">
              <w:rPr>
                <w:rFonts w:ascii="Century Gothic" w:hAnsi="Century Gothic"/>
                <w:sz w:val="22"/>
                <w:szCs w:val="22"/>
              </w:rPr>
              <w:t>Cash receipt journals</w:t>
            </w:r>
          </w:p>
          <w:p w14:paraId="2736AF3F" w14:textId="77777777" w:rsidR="00FF773A" w:rsidRPr="00B32C04" w:rsidRDefault="00FF773A" w:rsidP="00FF773A">
            <w:pPr>
              <w:pStyle w:val="ListParagraph"/>
              <w:numPr>
                <w:ilvl w:val="0"/>
                <w:numId w:val="10"/>
              </w:numPr>
              <w:spacing w:line="276" w:lineRule="auto"/>
              <w:rPr>
                <w:rFonts w:ascii="Century Gothic" w:hAnsi="Century Gothic"/>
                <w:sz w:val="22"/>
                <w:szCs w:val="22"/>
              </w:rPr>
            </w:pPr>
            <w:r w:rsidRPr="00B32C04">
              <w:rPr>
                <w:rFonts w:ascii="Century Gothic" w:hAnsi="Century Gothic"/>
                <w:sz w:val="22"/>
                <w:szCs w:val="22"/>
              </w:rPr>
              <w:t>Invoices</w:t>
            </w:r>
          </w:p>
          <w:p w14:paraId="77EDBA0F" w14:textId="77777777" w:rsidR="00FF773A" w:rsidRPr="00B32C04" w:rsidRDefault="00FF773A" w:rsidP="00FF773A">
            <w:pPr>
              <w:pStyle w:val="ListParagraph"/>
              <w:numPr>
                <w:ilvl w:val="0"/>
                <w:numId w:val="10"/>
              </w:numPr>
              <w:spacing w:line="276" w:lineRule="auto"/>
              <w:rPr>
                <w:rFonts w:ascii="Century Gothic" w:hAnsi="Century Gothic"/>
                <w:sz w:val="22"/>
                <w:szCs w:val="22"/>
              </w:rPr>
            </w:pPr>
            <w:r w:rsidRPr="00B32C04">
              <w:rPr>
                <w:rFonts w:ascii="Century Gothic" w:hAnsi="Century Gothic"/>
                <w:sz w:val="22"/>
                <w:szCs w:val="22"/>
              </w:rPr>
              <w:t>Credit memos</w:t>
            </w:r>
          </w:p>
          <w:p w14:paraId="7607B7CC" w14:textId="77777777" w:rsidR="00FF773A" w:rsidRPr="00B32C04" w:rsidRDefault="00FF773A" w:rsidP="00FF773A">
            <w:pPr>
              <w:pStyle w:val="ListParagraph"/>
              <w:numPr>
                <w:ilvl w:val="0"/>
                <w:numId w:val="10"/>
              </w:numPr>
              <w:spacing w:line="276" w:lineRule="auto"/>
              <w:rPr>
                <w:rFonts w:ascii="Century Gothic" w:hAnsi="Century Gothic"/>
                <w:sz w:val="22"/>
                <w:szCs w:val="22"/>
              </w:rPr>
            </w:pPr>
            <w:r w:rsidRPr="00B32C04">
              <w:rPr>
                <w:rFonts w:ascii="Century Gothic" w:hAnsi="Century Gothic"/>
                <w:sz w:val="22"/>
                <w:szCs w:val="22"/>
              </w:rPr>
              <w:t>Approval entries</w:t>
            </w:r>
          </w:p>
          <w:p w14:paraId="2123121C" w14:textId="77777777" w:rsidR="00FF773A" w:rsidRPr="00B32C04" w:rsidRDefault="00FF773A" w:rsidP="00FF773A">
            <w:pPr>
              <w:pStyle w:val="ListParagraph"/>
              <w:numPr>
                <w:ilvl w:val="0"/>
                <w:numId w:val="10"/>
              </w:numPr>
              <w:spacing w:line="276" w:lineRule="auto"/>
              <w:rPr>
                <w:rFonts w:ascii="Century Gothic" w:hAnsi="Century Gothic"/>
                <w:sz w:val="22"/>
                <w:szCs w:val="22"/>
              </w:rPr>
            </w:pPr>
            <w:r w:rsidRPr="00B32C04">
              <w:rPr>
                <w:rFonts w:ascii="Century Gothic" w:hAnsi="Century Gothic"/>
                <w:sz w:val="22"/>
                <w:szCs w:val="22"/>
              </w:rPr>
              <w:t>Approval request entries</w:t>
            </w:r>
          </w:p>
          <w:p w14:paraId="597A7F88" w14:textId="77777777" w:rsidR="00FF773A" w:rsidRPr="00B32C04" w:rsidRDefault="00FF773A" w:rsidP="00FF773A">
            <w:pPr>
              <w:pStyle w:val="ListParagraph"/>
              <w:numPr>
                <w:ilvl w:val="0"/>
                <w:numId w:val="10"/>
              </w:numPr>
              <w:spacing w:line="276" w:lineRule="auto"/>
              <w:rPr>
                <w:rFonts w:ascii="Century Gothic" w:hAnsi="Century Gothic"/>
                <w:sz w:val="22"/>
                <w:szCs w:val="22"/>
              </w:rPr>
            </w:pPr>
            <w:r w:rsidRPr="00B32C04">
              <w:rPr>
                <w:rFonts w:ascii="Century Gothic" w:hAnsi="Century Gothic"/>
                <w:sz w:val="22"/>
                <w:szCs w:val="22"/>
              </w:rPr>
              <w:t>Combine shipments</w:t>
            </w:r>
          </w:p>
          <w:p w14:paraId="4B7B698F" w14:textId="77777777" w:rsidR="00FF773A" w:rsidRPr="00B32C04" w:rsidRDefault="00FF773A" w:rsidP="00FF773A">
            <w:pPr>
              <w:pStyle w:val="ListParagraph"/>
              <w:numPr>
                <w:ilvl w:val="0"/>
                <w:numId w:val="10"/>
              </w:numPr>
              <w:spacing w:line="276" w:lineRule="auto"/>
              <w:rPr>
                <w:rFonts w:ascii="Century Gothic" w:hAnsi="Century Gothic"/>
                <w:sz w:val="22"/>
                <w:szCs w:val="22"/>
              </w:rPr>
            </w:pPr>
            <w:r w:rsidRPr="00B32C04">
              <w:rPr>
                <w:rFonts w:ascii="Century Gothic" w:hAnsi="Century Gothic"/>
                <w:sz w:val="22"/>
                <w:szCs w:val="22"/>
              </w:rPr>
              <w:t>Combine return shipments</w:t>
            </w:r>
          </w:p>
          <w:p w14:paraId="588D7507" w14:textId="77777777" w:rsidR="00FF773A" w:rsidRPr="00B32C04" w:rsidRDefault="00FF773A" w:rsidP="00FF773A">
            <w:pPr>
              <w:pStyle w:val="ListParagraph"/>
              <w:numPr>
                <w:ilvl w:val="0"/>
                <w:numId w:val="10"/>
              </w:numPr>
              <w:spacing w:line="276" w:lineRule="auto"/>
              <w:rPr>
                <w:rFonts w:ascii="Century Gothic" w:hAnsi="Century Gothic"/>
                <w:sz w:val="22"/>
                <w:szCs w:val="22"/>
              </w:rPr>
            </w:pPr>
            <w:r w:rsidRPr="00B32C04">
              <w:rPr>
                <w:rFonts w:ascii="Century Gothic" w:hAnsi="Century Gothic"/>
                <w:sz w:val="22"/>
                <w:szCs w:val="22"/>
              </w:rPr>
              <w:t>Reports</w:t>
            </w:r>
          </w:p>
          <w:p w14:paraId="45CF84D4" w14:textId="77777777" w:rsidR="00FF773A" w:rsidRPr="00B32C04" w:rsidRDefault="00FF773A" w:rsidP="00FF773A">
            <w:pPr>
              <w:pStyle w:val="ListParagraph"/>
              <w:numPr>
                <w:ilvl w:val="0"/>
                <w:numId w:val="11"/>
              </w:numPr>
              <w:spacing w:line="276" w:lineRule="auto"/>
              <w:rPr>
                <w:rFonts w:ascii="Century Gothic" w:hAnsi="Century Gothic"/>
                <w:sz w:val="22"/>
                <w:szCs w:val="22"/>
              </w:rPr>
            </w:pPr>
            <w:r w:rsidRPr="00B32C04">
              <w:rPr>
                <w:rFonts w:ascii="Century Gothic" w:hAnsi="Century Gothic"/>
                <w:sz w:val="22"/>
                <w:szCs w:val="22"/>
              </w:rPr>
              <w:t>Customer ageing report</w:t>
            </w:r>
          </w:p>
          <w:p w14:paraId="45279973" w14:textId="77777777" w:rsidR="00FF773A" w:rsidRPr="00B32C04" w:rsidRDefault="00FF773A" w:rsidP="00FF773A">
            <w:pPr>
              <w:pStyle w:val="ListParagraph"/>
              <w:numPr>
                <w:ilvl w:val="0"/>
                <w:numId w:val="11"/>
              </w:numPr>
              <w:spacing w:line="276" w:lineRule="auto"/>
              <w:rPr>
                <w:rFonts w:ascii="Century Gothic" w:hAnsi="Century Gothic"/>
                <w:sz w:val="22"/>
                <w:szCs w:val="22"/>
              </w:rPr>
            </w:pPr>
            <w:r w:rsidRPr="00B32C04">
              <w:rPr>
                <w:rFonts w:ascii="Century Gothic" w:hAnsi="Century Gothic"/>
                <w:sz w:val="22"/>
                <w:szCs w:val="22"/>
              </w:rPr>
              <w:t>Balance to date</w:t>
            </w:r>
          </w:p>
          <w:p w14:paraId="1B36A1DA" w14:textId="77777777" w:rsidR="00FF773A" w:rsidRPr="00B32C04" w:rsidRDefault="00FF773A" w:rsidP="00FF773A">
            <w:pPr>
              <w:pStyle w:val="ListParagraph"/>
              <w:numPr>
                <w:ilvl w:val="0"/>
                <w:numId w:val="11"/>
              </w:numPr>
              <w:spacing w:line="276" w:lineRule="auto"/>
              <w:rPr>
                <w:rFonts w:ascii="Century Gothic" w:hAnsi="Century Gothic"/>
                <w:sz w:val="22"/>
                <w:szCs w:val="22"/>
              </w:rPr>
            </w:pPr>
            <w:r w:rsidRPr="00B32C04">
              <w:rPr>
                <w:rFonts w:ascii="Century Gothic" w:hAnsi="Century Gothic"/>
                <w:sz w:val="22"/>
                <w:szCs w:val="22"/>
              </w:rPr>
              <w:lastRenderedPageBreak/>
              <w:t>Customer trial balance</w:t>
            </w:r>
          </w:p>
          <w:p w14:paraId="19EBF034" w14:textId="77777777" w:rsidR="00FF773A" w:rsidRPr="00B32C04" w:rsidRDefault="00FF773A" w:rsidP="00FF773A">
            <w:pPr>
              <w:pStyle w:val="ListParagraph"/>
              <w:numPr>
                <w:ilvl w:val="0"/>
                <w:numId w:val="11"/>
              </w:numPr>
              <w:spacing w:line="276" w:lineRule="auto"/>
              <w:rPr>
                <w:rFonts w:ascii="Century Gothic" w:hAnsi="Century Gothic"/>
                <w:sz w:val="22"/>
                <w:szCs w:val="22"/>
              </w:rPr>
            </w:pPr>
            <w:r w:rsidRPr="00B32C04">
              <w:rPr>
                <w:rFonts w:ascii="Century Gothic" w:hAnsi="Century Gothic"/>
                <w:sz w:val="22"/>
                <w:szCs w:val="22"/>
              </w:rPr>
              <w:t>Customer top 10 list</w:t>
            </w:r>
          </w:p>
          <w:p w14:paraId="0B6AC3B9" w14:textId="77777777" w:rsidR="00FF773A" w:rsidRPr="00B32C04" w:rsidRDefault="00FF773A" w:rsidP="00FF773A">
            <w:pPr>
              <w:pStyle w:val="ListParagraph"/>
              <w:numPr>
                <w:ilvl w:val="0"/>
                <w:numId w:val="10"/>
              </w:numPr>
              <w:spacing w:line="276" w:lineRule="auto"/>
              <w:rPr>
                <w:rFonts w:ascii="Century Gothic" w:hAnsi="Century Gothic"/>
                <w:sz w:val="22"/>
                <w:szCs w:val="22"/>
              </w:rPr>
            </w:pPr>
            <w:r w:rsidRPr="00B32C04">
              <w:rPr>
                <w:rFonts w:ascii="Century Gothic" w:hAnsi="Century Gothic"/>
                <w:sz w:val="22"/>
                <w:szCs w:val="22"/>
              </w:rPr>
              <w:t>Documents</w:t>
            </w:r>
          </w:p>
          <w:p w14:paraId="19E358F7" w14:textId="77777777" w:rsidR="00FF773A" w:rsidRPr="00B32C04" w:rsidRDefault="00FF773A" w:rsidP="00FF773A">
            <w:pPr>
              <w:pStyle w:val="ListParagraph"/>
              <w:numPr>
                <w:ilvl w:val="0"/>
                <w:numId w:val="12"/>
              </w:numPr>
              <w:spacing w:line="276" w:lineRule="auto"/>
              <w:rPr>
                <w:rFonts w:ascii="Century Gothic" w:hAnsi="Century Gothic"/>
                <w:sz w:val="22"/>
                <w:szCs w:val="22"/>
              </w:rPr>
            </w:pPr>
            <w:r w:rsidRPr="00B32C04">
              <w:rPr>
                <w:rFonts w:ascii="Century Gothic" w:hAnsi="Century Gothic"/>
                <w:sz w:val="22"/>
                <w:szCs w:val="22"/>
              </w:rPr>
              <w:t>Customer statement</w:t>
            </w:r>
          </w:p>
          <w:p w14:paraId="41D8BD85" w14:textId="77777777" w:rsidR="00FF773A" w:rsidRPr="00B32C04" w:rsidRDefault="00FF773A" w:rsidP="00FF773A">
            <w:pPr>
              <w:pStyle w:val="ListParagraph"/>
              <w:numPr>
                <w:ilvl w:val="0"/>
                <w:numId w:val="12"/>
              </w:numPr>
              <w:spacing w:line="276" w:lineRule="auto"/>
              <w:rPr>
                <w:rFonts w:ascii="Century Gothic" w:hAnsi="Century Gothic"/>
                <w:sz w:val="22"/>
                <w:szCs w:val="22"/>
              </w:rPr>
            </w:pPr>
            <w:r w:rsidRPr="00B32C04">
              <w:rPr>
                <w:rFonts w:ascii="Century Gothic" w:hAnsi="Century Gothic"/>
                <w:sz w:val="22"/>
                <w:szCs w:val="22"/>
              </w:rPr>
              <w:t>Customer payment receipt</w:t>
            </w:r>
          </w:p>
          <w:p w14:paraId="32EB5D3A" w14:textId="77777777" w:rsidR="00FF773A" w:rsidRPr="00B32C04" w:rsidRDefault="00FF773A" w:rsidP="00FF773A">
            <w:pPr>
              <w:pStyle w:val="ListParagraph"/>
              <w:numPr>
                <w:ilvl w:val="0"/>
                <w:numId w:val="12"/>
              </w:numPr>
              <w:spacing w:line="276" w:lineRule="auto"/>
              <w:rPr>
                <w:rFonts w:ascii="Century Gothic" w:hAnsi="Century Gothic"/>
                <w:sz w:val="22"/>
                <w:szCs w:val="22"/>
              </w:rPr>
            </w:pPr>
            <w:r w:rsidRPr="00B32C04">
              <w:rPr>
                <w:rFonts w:ascii="Century Gothic" w:hAnsi="Century Gothic"/>
                <w:sz w:val="22"/>
                <w:szCs w:val="22"/>
              </w:rPr>
              <w:t>Finance charge memo</w:t>
            </w:r>
          </w:p>
          <w:p w14:paraId="0A643F9B" w14:textId="77777777" w:rsidR="00FF773A" w:rsidRPr="00B32C04" w:rsidRDefault="00FF773A" w:rsidP="00FF773A">
            <w:pPr>
              <w:pStyle w:val="ListParagraph"/>
              <w:numPr>
                <w:ilvl w:val="0"/>
                <w:numId w:val="12"/>
              </w:numPr>
              <w:spacing w:line="276" w:lineRule="auto"/>
              <w:rPr>
                <w:rFonts w:ascii="Century Gothic" w:hAnsi="Century Gothic"/>
                <w:sz w:val="22"/>
                <w:szCs w:val="22"/>
              </w:rPr>
            </w:pPr>
            <w:r w:rsidRPr="00B32C04">
              <w:rPr>
                <w:rFonts w:ascii="Century Gothic" w:hAnsi="Century Gothic"/>
                <w:sz w:val="22"/>
                <w:szCs w:val="22"/>
              </w:rPr>
              <w:t xml:space="preserve">Reminder </w:t>
            </w:r>
          </w:p>
          <w:p w14:paraId="42E8E65D" w14:textId="77777777" w:rsidR="00FF773A" w:rsidRPr="00B32C04" w:rsidRDefault="00FF773A" w:rsidP="00FF773A">
            <w:pPr>
              <w:pStyle w:val="ListParagraph"/>
              <w:numPr>
                <w:ilvl w:val="0"/>
                <w:numId w:val="12"/>
              </w:numPr>
              <w:spacing w:line="276" w:lineRule="auto"/>
              <w:rPr>
                <w:rFonts w:ascii="Century Gothic" w:hAnsi="Century Gothic"/>
                <w:sz w:val="22"/>
                <w:szCs w:val="22"/>
              </w:rPr>
            </w:pPr>
            <w:r w:rsidRPr="00B32C04">
              <w:rPr>
                <w:rFonts w:ascii="Century Gothic" w:hAnsi="Century Gothic"/>
                <w:sz w:val="22"/>
                <w:szCs w:val="22"/>
              </w:rPr>
              <w:t>Invoice</w:t>
            </w:r>
          </w:p>
          <w:p w14:paraId="7BDA5B71" w14:textId="77777777" w:rsidR="00FF773A" w:rsidRPr="00B32C04" w:rsidRDefault="00FF773A" w:rsidP="00FF773A">
            <w:pPr>
              <w:pStyle w:val="ListParagraph"/>
              <w:numPr>
                <w:ilvl w:val="0"/>
                <w:numId w:val="12"/>
              </w:numPr>
              <w:spacing w:line="276" w:lineRule="auto"/>
              <w:rPr>
                <w:rFonts w:ascii="Century Gothic" w:hAnsi="Century Gothic"/>
                <w:sz w:val="22"/>
                <w:szCs w:val="22"/>
              </w:rPr>
            </w:pPr>
            <w:r w:rsidRPr="00B32C04">
              <w:rPr>
                <w:rFonts w:ascii="Century Gothic" w:hAnsi="Century Gothic"/>
                <w:sz w:val="22"/>
                <w:szCs w:val="22"/>
              </w:rPr>
              <w:t>Credit memo</w:t>
            </w:r>
          </w:p>
          <w:p w14:paraId="02F30035" w14:textId="77777777" w:rsidR="00FF773A" w:rsidRPr="00B32C04" w:rsidRDefault="00FF773A" w:rsidP="00FF773A">
            <w:pPr>
              <w:pStyle w:val="ListParagraph"/>
              <w:numPr>
                <w:ilvl w:val="0"/>
                <w:numId w:val="10"/>
              </w:numPr>
              <w:spacing w:line="276" w:lineRule="auto"/>
              <w:rPr>
                <w:rFonts w:ascii="Century Gothic" w:hAnsi="Century Gothic"/>
                <w:sz w:val="22"/>
                <w:szCs w:val="22"/>
              </w:rPr>
            </w:pPr>
            <w:r w:rsidRPr="00B32C04">
              <w:rPr>
                <w:rFonts w:ascii="Century Gothic" w:hAnsi="Century Gothic"/>
                <w:sz w:val="22"/>
                <w:szCs w:val="22"/>
              </w:rPr>
              <w:t>History</w:t>
            </w:r>
          </w:p>
          <w:p w14:paraId="3F5B91FF" w14:textId="77777777" w:rsidR="00FF773A" w:rsidRPr="00B32C04" w:rsidRDefault="00FF773A" w:rsidP="00FF773A">
            <w:pPr>
              <w:pStyle w:val="ListParagraph"/>
              <w:numPr>
                <w:ilvl w:val="0"/>
                <w:numId w:val="13"/>
              </w:numPr>
              <w:spacing w:line="276" w:lineRule="auto"/>
              <w:rPr>
                <w:rFonts w:ascii="Century Gothic" w:hAnsi="Century Gothic"/>
                <w:sz w:val="22"/>
                <w:szCs w:val="22"/>
              </w:rPr>
            </w:pPr>
            <w:r w:rsidRPr="00B32C04">
              <w:rPr>
                <w:rFonts w:ascii="Century Gothic" w:hAnsi="Century Gothic"/>
                <w:sz w:val="22"/>
                <w:szCs w:val="22"/>
              </w:rPr>
              <w:t>Posted shipments</w:t>
            </w:r>
          </w:p>
          <w:p w14:paraId="36FCCBF1" w14:textId="77777777" w:rsidR="00FF773A" w:rsidRPr="00B32C04" w:rsidRDefault="00FF773A" w:rsidP="00FF773A">
            <w:pPr>
              <w:pStyle w:val="ListParagraph"/>
              <w:numPr>
                <w:ilvl w:val="0"/>
                <w:numId w:val="13"/>
              </w:numPr>
              <w:spacing w:line="276" w:lineRule="auto"/>
              <w:rPr>
                <w:rFonts w:ascii="Century Gothic" w:hAnsi="Century Gothic"/>
                <w:sz w:val="22"/>
                <w:szCs w:val="22"/>
              </w:rPr>
            </w:pPr>
            <w:r w:rsidRPr="00B32C04">
              <w:rPr>
                <w:rFonts w:ascii="Century Gothic" w:hAnsi="Century Gothic"/>
                <w:sz w:val="22"/>
                <w:szCs w:val="22"/>
              </w:rPr>
              <w:t>Posted invoices</w:t>
            </w:r>
          </w:p>
          <w:p w14:paraId="1B28A10A" w14:textId="77777777" w:rsidR="00FF773A" w:rsidRPr="00B32C04" w:rsidRDefault="00FF773A" w:rsidP="00FF773A">
            <w:pPr>
              <w:pStyle w:val="ListParagraph"/>
              <w:numPr>
                <w:ilvl w:val="0"/>
                <w:numId w:val="13"/>
              </w:numPr>
              <w:spacing w:line="276" w:lineRule="auto"/>
              <w:rPr>
                <w:rFonts w:ascii="Century Gothic" w:hAnsi="Century Gothic"/>
                <w:sz w:val="22"/>
                <w:szCs w:val="22"/>
              </w:rPr>
            </w:pPr>
            <w:r w:rsidRPr="00B32C04">
              <w:rPr>
                <w:rFonts w:ascii="Century Gothic" w:hAnsi="Century Gothic"/>
                <w:sz w:val="22"/>
                <w:szCs w:val="22"/>
              </w:rPr>
              <w:t>Posted return receipts</w:t>
            </w:r>
          </w:p>
          <w:p w14:paraId="00B6B0DD" w14:textId="77777777" w:rsidR="00FF773A" w:rsidRPr="00B32C04" w:rsidRDefault="00FF773A" w:rsidP="00FF773A">
            <w:pPr>
              <w:pStyle w:val="ListParagraph"/>
              <w:numPr>
                <w:ilvl w:val="0"/>
                <w:numId w:val="13"/>
              </w:numPr>
              <w:spacing w:line="276" w:lineRule="auto"/>
              <w:rPr>
                <w:rFonts w:ascii="Century Gothic" w:hAnsi="Century Gothic"/>
                <w:sz w:val="22"/>
                <w:szCs w:val="22"/>
              </w:rPr>
            </w:pPr>
            <w:r w:rsidRPr="00B32C04">
              <w:rPr>
                <w:rFonts w:ascii="Century Gothic" w:hAnsi="Century Gothic"/>
                <w:sz w:val="22"/>
                <w:szCs w:val="22"/>
              </w:rPr>
              <w:t>Posted credit memos</w:t>
            </w:r>
          </w:p>
          <w:p w14:paraId="7BABB28C" w14:textId="77777777" w:rsidR="00FF773A" w:rsidRPr="00B32C04" w:rsidRDefault="00FF773A" w:rsidP="00FF773A">
            <w:pPr>
              <w:pStyle w:val="ListParagraph"/>
              <w:numPr>
                <w:ilvl w:val="0"/>
                <w:numId w:val="13"/>
              </w:numPr>
              <w:spacing w:line="276" w:lineRule="auto"/>
              <w:rPr>
                <w:rFonts w:ascii="Century Gothic" w:hAnsi="Century Gothic"/>
                <w:sz w:val="22"/>
                <w:szCs w:val="22"/>
              </w:rPr>
            </w:pPr>
            <w:r w:rsidRPr="00B32C04">
              <w:rPr>
                <w:rFonts w:ascii="Century Gothic" w:hAnsi="Century Gothic"/>
                <w:sz w:val="22"/>
                <w:szCs w:val="22"/>
              </w:rPr>
              <w:t>Registers</w:t>
            </w:r>
          </w:p>
          <w:p w14:paraId="04EDA1C5" w14:textId="77777777" w:rsidR="00FF773A" w:rsidRPr="00B32C04" w:rsidRDefault="00FF773A" w:rsidP="00FF773A">
            <w:pPr>
              <w:pStyle w:val="ListParagraph"/>
              <w:numPr>
                <w:ilvl w:val="0"/>
                <w:numId w:val="13"/>
              </w:numPr>
              <w:spacing w:line="276" w:lineRule="auto"/>
              <w:rPr>
                <w:rFonts w:ascii="Century Gothic" w:hAnsi="Century Gothic"/>
                <w:sz w:val="22"/>
                <w:szCs w:val="22"/>
              </w:rPr>
            </w:pPr>
            <w:r w:rsidRPr="00B32C04">
              <w:rPr>
                <w:rFonts w:ascii="Century Gothic" w:hAnsi="Century Gothic"/>
                <w:sz w:val="22"/>
                <w:szCs w:val="22"/>
              </w:rPr>
              <w:t>Navigate</w:t>
            </w:r>
          </w:p>
          <w:p w14:paraId="2B63B9CA" w14:textId="77777777" w:rsidR="00FF773A" w:rsidRPr="00B32C04" w:rsidRDefault="00FF773A" w:rsidP="00FF773A">
            <w:pPr>
              <w:pStyle w:val="ListParagraph"/>
              <w:numPr>
                <w:ilvl w:val="0"/>
                <w:numId w:val="10"/>
              </w:numPr>
              <w:spacing w:line="276" w:lineRule="auto"/>
              <w:rPr>
                <w:rFonts w:ascii="Century Gothic" w:hAnsi="Century Gothic"/>
                <w:sz w:val="22"/>
                <w:szCs w:val="22"/>
              </w:rPr>
            </w:pPr>
            <w:r w:rsidRPr="00B32C04">
              <w:rPr>
                <w:rFonts w:ascii="Century Gothic" w:hAnsi="Century Gothic"/>
                <w:sz w:val="22"/>
                <w:szCs w:val="22"/>
              </w:rPr>
              <w:t>Periodic activities</w:t>
            </w:r>
          </w:p>
          <w:p w14:paraId="2BDB4F34" w14:textId="77777777" w:rsidR="00FF773A" w:rsidRPr="00B32C04" w:rsidRDefault="00FF773A" w:rsidP="00FF773A">
            <w:pPr>
              <w:pStyle w:val="ListParagraph"/>
              <w:numPr>
                <w:ilvl w:val="0"/>
                <w:numId w:val="14"/>
              </w:numPr>
              <w:spacing w:line="276" w:lineRule="auto"/>
              <w:rPr>
                <w:rFonts w:ascii="Century Gothic" w:hAnsi="Century Gothic"/>
                <w:sz w:val="22"/>
                <w:szCs w:val="22"/>
              </w:rPr>
            </w:pPr>
            <w:r w:rsidRPr="00B32C04">
              <w:rPr>
                <w:rFonts w:ascii="Century Gothic" w:hAnsi="Century Gothic"/>
                <w:sz w:val="22"/>
                <w:szCs w:val="22"/>
              </w:rPr>
              <w:t>Recurring journals</w:t>
            </w:r>
          </w:p>
          <w:p w14:paraId="177A490C" w14:textId="77777777" w:rsidR="00FF773A" w:rsidRPr="00B32C04" w:rsidRDefault="00FF773A" w:rsidP="00FF773A">
            <w:pPr>
              <w:pStyle w:val="ListParagraph"/>
              <w:numPr>
                <w:ilvl w:val="0"/>
                <w:numId w:val="14"/>
              </w:numPr>
              <w:spacing w:line="276" w:lineRule="auto"/>
              <w:rPr>
                <w:rFonts w:ascii="Century Gothic" w:hAnsi="Century Gothic"/>
                <w:sz w:val="22"/>
                <w:szCs w:val="22"/>
              </w:rPr>
            </w:pPr>
            <w:r w:rsidRPr="00B32C04">
              <w:rPr>
                <w:rFonts w:ascii="Century Gothic" w:hAnsi="Century Gothic"/>
                <w:sz w:val="22"/>
                <w:szCs w:val="22"/>
              </w:rPr>
              <w:t>Reminders</w:t>
            </w:r>
          </w:p>
          <w:p w14:paraId="49510BF4" w14:textId="77777777" w:rsidR="00FF773A" w:rsidRPr="00B32C04" w:rsidRDefault="00FF773A" w:rsidP="00FF773A">
            <w:pPr>
              <w:pStyle w:val="ListParagraph"/>
              <w:numPr>
                <w:ilvl w:val="0"/>
                <w:numId w:val="14"/>
              </w:numPr>
              <w:spacing w:line="276" w:lineRule="auto"/>
              <w:rPr>
                <w:rFonts w:ascii="Century Gothic" w:hAnsi="Century Gothic"/>
                <w:sz w:val="22"/>
                <w:szCs w:val="22"/>
              </w:rPr>
            </w:pPr>
            <w:r w:rsidRPr="00B32C04">
              <w:rPr>
                <w:rFonts w:ascii="Century Gothic" w:hAnsi="Century Gothic"/>
                <w:sz w:val="22"/>
                <w:szCs w:val="22"/>
              </w:rPr>
              <w:t>Issued reminders</w:t>
            </w:r>
          </w:p>
          <w:p w14:paraId="45446B21" w14:textId="77777777" w:rsidR="00FF773A" w:rsidRPr="00B32C04" w:rsidRDefault="00FF773A" w:rsidP="00FF773A">
            <w:pPr>
              <w:pStyle w:val="ListParagraph"/>
              <w:numPr>
                <w:ilvl w:val="0"/>
                <w:numId w:val="14"/>
              </w:numPr>
              <w:spacing w:line="276" w:lineRule="auto"/>
              <w:rPr>
                <w:rFonts w:ascii="Century Gothic" w:hAnsi="Century Gothic"/>
                <w:sz w:val="22"/>
                <w:szCs w:val="22"/>
              </w:rPr>
            </w:pPr>
            <w:r w:rsidRPr="00B32C04">
              <w:rPr>
                <w:rFonts w:ascii="Century Gothic" w:hAnsi="Century Gothic"/>
                <w:sz w:val="22"/>
                <w:szCs w:val="22"/>
              </w:rPr>
              <w:t>Finance charge memos</w:t>
            </w:r>
          </w:p>
          <w:p w14:paraId="6CCEA282" w14:textId="77777777" w:rsidR="00FF773A" w:rsidRPr="00B32C04" w:rsidRDefault="00FF773A" w:rsidP="00FF773A">
            <w:pPr>
              <w:pStyle w:val="ListParagraph"/>
              <w:numPr>
                <w:ilvl w:val="0"/>
                <w:numId w:val="14"/>
              </w:numPr>
              <w:spacing w:line="276" w:lineRule="auto"/>
              <w:rPr>
                <w:rFonts w:ascii="Century Gothic" w:hAnsi="Century Gothic"/>
                <w:sz w:val="22"/>
                <w:szCs w:val="22"/>
              </w:rPr>
            </w:pPr>
            <w:r w:rsidRPr="00B32C04">
              <w:rPr>
                <w:rFonts w:ascii="Century Gothic" w:hAnsi="Century Gothic"/>
                <w:sz w:val="22"/>
                <w:szCs w:val="22"/>
              </w:rPr>
              <w:t>Issued finance charge memos</w:t>
            </w:r>
          </w:p>
          <w:p w14:paraId="4E3D470B" w14:textId="77777777" w:rsidR="00FF773A" w:rsidRPr="00B32C04" w:rsidRDefault="00FF773A" w:rsidP="00FF773A">
            <w:pPr>
              <w:pStyle w:val="ListParagraph"/>
              <w:numPr>
                <w:ilvl w:val="0"/>
                <w:numId w:val="10"/>
              </w:numPr>
              <w:spacing w:line="276" w:lineRule="auto"/>
              <w:rPr>
                <w:rFonts w:ascii="Century Gothic" w:hAnsi="Century Gothic"/>
                <w:sz w:val="22"/>
                <w:szCs w:val="22"/>
              </w:rPr>
            </w:pPr>
            <w:r w:rsidRPr="00B32C04">
              <w:rPr>
                <w:rFonts w:ascii="Century Gothic" w:hAnsi="Century Gothic"/>
                <w:sz w:val="22"/>
                <w:szCs w:val="22"/>
              </w:rPr>
              <w:t>Setup</w:t>
            </w:r>
          </w:p>
          <w:p w14:paraId="1FDB478A" w14:textId="77777777" w:rsidR="00FF773A" w:rsidRPr="00B32C04" w:rsidRDefault="00FF773A" w:rsidP="00FF773A">
            <w:pPr>
              <w:pStyle w:val="ListParagraph"/>
              <w:numPr>
                <w:ilvl w:val="0"/>
                <w:numId w:val="15"/>
              </w:numPr>
              <w:spacing w:line="276" w:lineRule="auto"/>
              <w:rPr>
                <w:rFonts w:ascii="Century Gothic" w:hAnsi="Century Gothic"/>
                <w:sz w:val="22"/>
                <w:szCs w:val="22"/>
              </w:rPr>
            </w:pPr>
            <w:r w:rsidRPr="00B32C04">
              <w:rPr>
                <w:rFonts w:ascii="Century Gothic" w:hAnsi="Century Gothic"/>
                <w:sz w:val="22"/>
                <w:szCs w:val="22"/>
              </w:rPr>
              <w:t>Sales &amp; receivables setup</w:t>
            </w:r>
          </w:p>
          <w:p w14:paraId="3A544B1B" w14:textId="77777777" w:rsidR="00FF773A" w:rsidRPr="00B32C04" w:rsidRDefault="00FF773A" w:rsidP="00FF773A">
            <w:pPr>
              <w:pStyle w:val="ListParagraph"/>
              <w:numPr>
                <w:ilvl w:val="0"/>
                <w:numId w:val="15"/>
              </w:numPr>
              <w:spacing w:line="276" w:lineRule="auto"/>
              <w:rPr>
                <w:rFonts w:ascii="Century Gothic" w:hAnsi="Century Gothic"/>
                <w:sz w:val="22"/>
                <w:szCs w:val="22"/>
              </w:rPr>
            </w:pPr>
            <w:r w:rsidRPr="00B32C04">
              <w:rPr>
                <w:rFonts w:ascii="Century Gothic" w:hAnsi="Century Gothic"/>
                <w:sz w:val="22"/>
                <w:szCs w:val="22"/>
              </w:rPr>
              <w:t>Payment terms</w:t>
            </w:r>
          </w:p>
          <w:p w14:paraId="4ED219B5" w14:textId="77777777" w:rsidR="00FF773A" w:rsidRPr="00B32C04" w:rsidRDefault="00FF773A" w:rsidP="00FF773A">
            <w:pPr>
              <w:pStyle w:val="ListParagraph"/>
              <w:numPr>
                <w:ilvl w:val="0"/>
                <w:numId w:val="15"/>
              </w:numPr>
              <w:spacing w:line="276" w:lineRule="auto"/>
              <w:rPr>
                <w:rFonts w:ascii="Century Gothic" w:hAnsi="Century Gothic"/>
                <w:sz w:val="22"/>
                <w:szCs w:val="22"/>
              </w:rPr>
            </w:pPr>
            <w:r w:rsidRPr="00B32C04">
              <w:rPr>
                <w:rFonts w:ascii="Century Gothic" w:hAnsi="Century Gothic"/>
                <w:sz w:val="22"/>
                <w:szCs w:val="22"/>
              </w:rPr>
              <w:t>Payment methods</w:t>
            </w:r>
          </w:p>
          <w:p w14:paraId="6D3118DB" w14:textId="77777777" w:rsidR="00FF773A" w:rsidRPr="00B32C04" w:rsidRDefault="00FF773A" w:rsidP="00FF773A">
            <w:pPr>
              <w:pStyle w:val="ListParagraph"/>
              <w:numPr>
                <w:ilvl w:val="0"/>
                <w:numId w:val="15"/>
              </w:numPr>
              <w:spacing w:line="276" w:lineRule="auto"/>
              <w:rPr>
                <w:rFonts w:ascii="Century Gothic" w:hAnsi="Century Gothic"/>
                <w:sz w:val="22"/>
                <w:szCs w:val="22"/>
              </w:rPr>
            </w:pPr>
            <w:r w:rsidRPr="00B32C04">
              <w:rPr>
                <w:rFonts w:ascii="Century Gothic" w:hAnsi="Century Gothic"/>
                <w:sz w:val="22"/>
                <w:szCs w:val="22"/>
              </w:rPr>
              <w:t>Reminder terms</w:t>
            </w:r>
          </w:p>
          <w:p w14:paraId="0F937D2D" w14:textId="77777777" w:rsidR="00FF773A" w:rsidRPr="00B32C04" w:rsidRDefault="00FF773A" w:rsidP="00FF773A">
            <w:pPr>
              <w:pStyle w:val="ListParagraph"/>
              <w:numPr>
                <w:ilvl w:val="0"/>
                <w:numId w:val="15"/>
              </w:numPr>
              <w:spacing w:line="276" w:lineRule="auto"/>
              <w:rPr>
                <w:rFonts w:ascii="Century Gothic" w:hAnsi="Century Gothic"/>
                <w:sz w:val="22"/>
                <w:szCs w:val="22"/>
              </w:rPr>
            </w:pPr>
            <w:r w:rsidRPr="00B32C04">
              <w:rPr>
                <w:rFonts w:ascii="Century Gothic" w:hAnsi="Century Gothic"/>
                <w:sz w:val="22"/>
                <w:szCs w:val="22"/>
              </w:rPr>
              <w:t>Finance charge terms</w:t>
            </w:r>
          </w:p>
          <w:p w14:paraId="2835E551" w14:textId="77777777" w:rsidR="00FF773A" w:rsidRPr="00B32C04" w:rsidRDefault="00FF773A" w:rsidP="00FF773A">
            <w:pPr>
              <w:pStyle w:val="ListParagraph"/>
              <w:numPr>
                <w:ilvl w:val="0"/>
                <w:numId w:val="15"/>
              </w:numPr>
              <w:spacing w:line="276" w:lineRule="auto"/>
              <w:rPr>
                <w:rFonts w:ascii="Century Gothic" w:hAnsi="Century Gothic"/>
                <w:sz w:val="22"/>
                <w:szCs w:val="22"/>
              </w:rPr>
            </w:pPr>
            <w:r w:rsidRPr="00B32C04">
              <w:rPr>
                <w:rFonts w:ascii="Century Gothic" w:hAnsi="Century Gothic"/>
                <w:sz w:val="22"/>
                <w:szCs w:val="22"/>
              </w:rPr>
              <w:t>Standard sales codes</w:t>
            </w:r>
          </w:p>
          <w:p w14:paraId="36AB1038" w14:textId="77777777" w:rsidR="00FF773A" w:rsidRPr="00B32C04" w:rsidRDefault="00FF773A" w:rsidP="00FF773A">
            <w:pPr>
              <w:spacing w:line="276" w:lineRule="auto"/>
              <w:rPr>
                <w:rFonts w:ascii="Century Gothic" w:hAnsi="Century Gothic"/>
                <w:sz w:val="22"/>
                <w:szCs w:val="22"/>
              </w:rPr>
            </w:pPr>
          </w:p>
          <w:p w14:paraId="5B9A0C3C" w14:textId="77777777" w:rsidR="00FF773A" w:rsidRPr="00B32C04" w:rsidRDefault="00FF773A" w:rsidP="00FF773A">
            <w:pPr>
              <w:pStyle w:val="ListParagraph"/>
              <w:numPr>
                <w:ilvl w:val="0"/>
                <w:numId w:val="2"/>
              </w:numPr>
              <w:spacing w:line="276" w:lineRule="auto"/>
              <w:rPr>
                <w:rFonts w:ascii="Century Gothic" w:hAnsi="Century Gothic"/>
                <w:b/>
                <w:sz w:val="22"/>
                <w:szCs w:val="22"/>
              </w:rPr>
            </w:pPr>
            <w:r w:rsidRPr="00B32C04">
              <w:rPr>
                <w:rFonts w:ascii="Century Gothic" w:hAnsi="Century Gothic"/>
                <w:b/>
                <w:sz w:val="22"/>
                <w:szCs w:val="22"/>
              </w:rPr>
              <w:t>PAYABLES</w:t>
            </w:r>
          </w:p>
          <w:p w14:paraId="3FD4361C" w14:textId="77777777" w:rsidR="00FF773A" w:rsidRPr="00B32C04" w:rsidRDefault="00FF773A" w:rsidP="00FF773A">
            <w:pPr>
              <w:spacing w:line="276" w:lineRule="auto"/>
              <w:ind w:left="360"/>
              <w:rPr>
                <w:rFonts w:ascii="Century Gothic" w:hAnsi="Century Gothic"/>
                <w:sz w:val="22"/>
                <w:szCs w:val="22"/>
              </w:rPr>
            </w:pPr>
          </w:p>
          <w:p w14:paraId="4B2CA19E" w14:textId="77777777" w:rsidR="00FF773A" w:rsidRPr="00B32C04" w:rsidRDefault="00FF773A" w:rsidP="00FF773A">
            <w:pPr>
              <w:pStyle w:val="ListParagraph"/>
              <w:numPr>
                <w:ilvl w:val="0"/>
                <w:numId w:val="16"/>
              </w:numPr>
              <w:spacing w:line="276" w:lineRule="auto"/>
              <w:rPr>
                <w:rFonts w:ascii="Century Gothic" w:hAnsi="Century Gothic"/>
                <w:sz w:val="22"/>
                <w:szCs w:val="22"/>
              </w:rPr>
            </w:pPr>
            <w:r w:rsidRPr="00B32C04">
              <w:rPr>
                <w:rFonts w:ascii="Century Gothic" w:hAnsi="Century Gothic"/>
                <w:sz w:val="22"/>
                <w:szCs w:val="22"/>
              </w:rPr>
              <w:t>Vendors</w:t>
            </w:r>
          </w:p>
          <w:p w14:paraId="0A411540" w14:textId="77777777" w:rsidR="00FF773A" w:rsidRPr="00B32C04" w:rsidRDefault="00FF773A" w:rsidP="00FF773A">
            <w:pPr>
              <w:pStyle w:val="ListParagraph"/>
              <w:numPr>
                <w:ilvl w:val="0"/>
                <w:numId w:val="16"/>
              </w:numPr>
              <w:spacing w:line="276" w:lineRule="auto"/>
              <w:rPr>
                <w:rFonts w:ascii="Century Gothic" w:hAnsi="Century Gothic"/>
                <w:sz w:val="22"/>
                <w:szCs w:val="22"/>
              </w:rPr>
            </w:pPr>
            <w:r w:rsidRPr="00B32C04">
              <w:rPr>
                <w:rFonts w:ascii="Century Gothic" w:hAnsi="Century Gothic"/>
                <w:sz w:val="22"/>
                <w:szCs w:val="22"/>
              </w:rPr>
              <w:lastRenderedPageBreak/>
              <w:t>Purchase journals</w:t>
            </w:r>
          </w:p>
          <w:p w14:paraId="7DD8EC79" w14:textId="77777777" w:rsidR="00FF773A" w:rsidRPr="00B32C04" w:rsidRDefault="00FF773A" w:rsidP="00FF773A">
            <w:pPr>
              <w:pStyle w:val="ListParagraph"/>
              <w:numPr>
                <w:ilvl w:val="0"/>
                <w:numId w:val="16"/>
              </w:numPr>
              <w:spacing w:line="276" w:lineRule="auto"/>
              <w:rPr>
                <w:rFonts w:ascii="Century Gothic" w:hAnsi="Century Gothic"/>
                <w:sz w:val="22"/>
                <w:szCs w:val="22"/>
              </w:rPr>
            </w:pPr>
            <w:r w:rsidRPr="00B32C04">
              <w:rPr>
                <w:rFonts w:ascii="Century Gothic" w:hAnsi="Century Gothic"/>
                <w:sz w:val="22"/>
                <w:szCs w:val="22"/>
              </w:rPr>
              <w:t>Payment journals</w:t>
            </w:r>
          </w:p>
          <w:p w14:paraId="05F4CEF4" w14:textId="77777777" w:rsidR="00FF773A" w:rsidRPr="00B32C04" w:rsidRDefault="00FF773A" w:rsidP="00FF773A">
            <w:pPr>
              <w:pStyle w:val="ListParagraph"/>
              <w:numPr>
                <w:ilvl w:val="0"/>
                <w:numId w:val="16"/>
              </w:numPr>
              <w:spacing w:line="276" w:lineRule="auto"/>
              <w:rPr>
                <w:rFonts w:ascii="Century Gothic" w:hAnsi="Century Gothic"/>
                <w:sz w:val="22"/>
                <w:szCs w:val="22"/>
              </w:rPr>
            </w:pPr>
            <w:r w:rsidRPr="00B32C04">
              <w:rPr>
                <w:rFonts w:ascii="Century Gothic" w:hAnsi="Century Gothic"/>
                <w:sz w:val="22"/>
                <w:szCs w:val="22"/>
              </w:rPr>
              <w:t>Invoices</w:t>
            </w:r>
          </w:p>
          <w:p w14:paraId="1BB416D2" w14:textId="77777777" w:rsidR="00FF773A" w:rsidRPr="00B32C04" w:rsidRDefault="00FF773A" w:rsidP="00FF773A">
            <w:pPr>
              <w:pStyle w:val="ListParagraph"/>
              <w:numPr>
                <w:ilvl w:val="0"/>
                <w:numId w:val="16"/>
              </w:numPr>
              <w:spacing w:line="276" w:lineRule="auto"/>
              <w:rPr>
                <w:rFonts w:ascii="Century Gothic" w:hAnsi="Century Gothic"/>
                <w:sz w:val="22"/>
                <w:szCs w:val="22"/>
              </w:rPr>
            </w:pPr>
            <w:r w:rsidRPr="00B32C04">
              <w:rPr>
                <w:rFonts w:ascii="Century Gothic" w:hAnsi="Century Gothic"/>
                <w:sz w:val="22"/>
                <w:szCs w:val="22"/>
              </w:rPr>
              <w:t>Credit memos</w:t>
            </w:r>
          </w:p>
          <w:p w14:paraId="66DC4842" w14:textId="77777777" w:rsidR="00FF773A" w:rsidRPr="00B32C04" w:rsidRDefault="00FF773A" w:rsidP="00FF773A">
            <w:pPr>
              <w:pStyle w:val="ListParagraph"/>
              <w:numPr>
                <w:ilvl w:val="0"/>
                <w:numId w:val="16"/>
              </w:numPr>
              <w:spacing w:line="276" w:lineRule="auto"/>
              <w:rPr>
                <w:rFonts w:ascii="Century Gothic" w:hAnsi="Century Gothic"/>
                <w:sz w:val="22"/>
                <w:szCs w:val="22"/>
              </w:rPr>
            </w:pPr>
            <w:r w:rsidRPr="00B32C04">
              <w:rPr>
                <w:rFonts w:ascii="Century Gothic" w:hAnsi="Century Gothic"/>
                <w:sz w:val="22"/>
                <w:szCs w:val="22"/>
              </w:rPr>
              <w:t>Approval entries</w:t>
            </w:r>
          </w:p>
          <w:p w14:paraId="2BCD013E" w14:textId="77777777" w:rsidR="00FF773A" w:rsidRPr="00B32C04" w:rsidRDefault="00FF773A" w:rsidP="00FF773A">
            <w:pPr>
              <w:pStyle w:val="ListParagraph"/>
              <w:numPr>
                <w:ilvl w:val="0"/>
                <w:numId w:val="16"/>
              </w:numPr>
              <w:spacing w:line="276" w:lineRule="auto"/>
              <w:rPr>
                <w:rFonts w:ascii="Century Gothic" w:hAnsi="Century Gothic"/>
                <w:sz w:val="22"/>
                <w:szCs w:val="22"/>
              </w:rPr>
            </w:pPr>
            <w:r w:rsidRPr="00B32C04">
              <w:rPr>
                <w:rFonts w:ascii="Century Gothic" w:hAnsi="Century Gothic"/>
                <w:sz w:val="22"/>
                <w:szCs w:val="22"/>
              </w:rPr>
              <w:t>Approval request entries</w:t>
            </w:r>
          </w:p>
          <w:p w14:paraId="72B56543" w14:textId="77777777" w:rsidR="00FF773A" w:rsidRPr="00B32C04" w:rsidRDefault="00FF773A" w:rsidP="00FF773A">
            <w:pPr>
              <w:pStyle w:val="ListParagraph"/>
              <w:numPr>
                <w:ilvl w:val="0"/>
                <w:numId w:val="16"/>
              </w:numPr>
              <w:spacing w:line="276" w:lineRule="auto"/>
              <w:rPr>
                <w:rFonts w:ascii="Century Gothic" w:hAnsi="Century Gothic"/>
                <w:sz w:val="22"/>
                <w:szCs w:val="22"/>
              </w:rPr>
            </w:pPr>
            <w:r w:rsidRPr="00B32C04">
              <w:rPr>
                <w:rFonts w:ascii="Century Gothic" w:hAnsi="Century Gothic"/>
                <w:sz w:val="22"/>
                <w:szCs w:val="22"/>
              </w:rPr>
              <w:t>Reports</w:t>
            </w:r>
          </w:p>
          <w:p w14:paraId="33FAAEF5" w14:textId="77777777" w:rsidR="00FF773A" w:rsidRPr="00B32C04" w:rsidRDefault="00FF773A" w:rsidP="00FF773A">
            <w:pPr>
              <w:pStyle w:val="ListParagraph"/>
              <w:numPr>
                <w:ilvl w:val="0"/>
                <w:numId w:val="17"/>
              </w:numPr>
              <w:spacing w:line="276" w:lineRule="auto"/>
              <w:rPr>
                <w:rFonts w:ascii="Century Gothic" w:hAnsi="Century Gothic"/>
                <w:sz w:val="22"/>
                <w:szCs w:val="22"/>
              </w:rPr>
            </w:pPr>
            <w:r w:rsidRPr="00B32C04">
              <w:rPr>
                <w:rFonts w:ascii="Century Gothic" w:hAnsi="Century Gothic"/>
                <w:sz w:val="22"/>
                <w:szCs w:val="22"/>
              </w:rPr>
              <w:t>Vendor ageing report</w:t>
            </w:r>
          </w:p>
          <w:p w14:paraId="3316AAF9" w14:textId="77777777" w:rsidR="00FF773A" w:rsidRPr="00B32C04" w:rsidRDefault="00FF773A" w:rsidP="00FF773A">
            <w:pPr>
              <w:pStyle w:val="ListParagraph"/>
              <w:numPr>
                <w:ilvl w:val="0"/>
                <w:numId w:val="17"/>
              </w:numPr>
              <w:spacing w:line="276" w:lineRule="auto"/>
              <w:rPr>
                <w:rFonts w:ascii="Century Gothic" w:hAnsi="Century Gothic"/>
                <w:sz w:val="22"/>
                <w:szCs w:val="22"/>
              </w:rPr>
            </w:pPr>
            <w:r w:rsidRPr="00B32C04">
              <w:rPr>
                <w:rFonts w:ascii="Century Gothic" w:hAnsi="Century Gothic"/>
                <w:sz w:val="22"/>
                <w:szCs w:val="22"/>
              </w:rPr>
              <w:t>Balance to date</w:t>
            </w:r>
          </w:p>
          <w:p w14:paraId="07A9CE41" w14:textId="77777777" w:rsidR="00FF773A" w:rsidRPr="00B32C04" w:rsidRDefault="00FF773A" w:rsidP="00FF773A">
            <w:pPr>
              <w:pStyle w:val="ListParagraph"/>
              <w:numPr>
                <w:ilvl w:val="0"/>
                <w:numId w:val="17"/>
              </w:numPr>
              <w:spacing w:line="276" w:lineRule="auto"/>
              <w:rPr>
                <w:rFonts w:ascii="Century Gothic" w:hAnsi="Century Gothic"/>
                <w:sz w:val="22"/>
                <w:szCs w:val="22"/>
              </w:rPr>
            </w:pPr>
            <w:r w:rsidRPr="00B32C04">
              <w:rPr>
                <w:rFonts w:ascii="Century Gothic" w:hAnsi="Century Gothic"/>
                <w:sz w:val="22"/>
                <w:szCs w:val="22"/>
              </w:rPr>
              <w:t>Vendor trial balance</w:t>
            </w:r>
          </w:p>
          <w:p w14:paraId="185A4525" w14:textId="77777777" w:rsidR="00FF773A" w:rsidRPr="00B32C04" w:rsidRDefault="00FF773A" w:rsidP="00FF773A">
            <w:pPr>
              <w:pStyle w:val="ListParagraph"/>
              <w:numPr>
                <w:ilvl w:val="0"/>
                <w:numId w:val="17"/>
              </w:numPr>
              <w:spacing w:line="276" w:lineRule="auto"/>
              <w:rPr>
                <w:rFonts w:ascii="Century Gothic" w:hAnsi="Century Gothic"/>
                <w:sz w:val="22"/>
                <w:szCs w:val="22"/>
              </w:rPr>
            </w:pPr>
            <w:r w:rsidRPr="00B32C04">
              <w:rPr>
                <w:rFonts w:ascii="Century Gothic" w:hAnsi="Century Gothic"/>
                <w:sz w:val="22"/>
                <w:szCs w:val="22"/>
              </w:rPr>
              <w:t>Vendor top 10 list</w:t>
            </w:r>
          </w:p>
          <w:p w14:paraId="5A1B5263" w14:textId="77777777" w:rsidR="00FF773A" w:rsidRPr="00B32C04" w:rsidRDefault="00FF773A" w:rsidP="00FF773A">
            <w:pPr>
              <w:pStyle w:val="ListParagraph"/>
              <w:numPr>
                <w:ilvl w:val="0"/>
                <w:numId w:val="16"/>
              </w:numPr>
              <w:spacing w:line="276" w:lineRule="auto"/>
              <w:rPr>
                <w:rFonts w:ascii="Century Gothic" w:hAnsi="Century Gothic"/>
                <w:sz w:val="22"/>
                <w:szCs w:val="22"/>
              </w:rPr>
            </w:pPr>
            <w:r w:rsidRPr="00B32C04">
              <w:rPr>
                <w:rFonts w:ascii="Century Gothic" w:hAnsi="Century Gothic"/>
                <w:sz w:val="22"/>
                <w:szCs w:val="22"/>
              </w:rPr>
              <w:t>Documents</w:t>
            </w:r>
          </w:p>
          <w:p w14:paraId="653497C6" w14:textId="77777777" w:rsidR="00FF773A" w:rsidRPr="00B32C04" w:rsidRDefault="00FF773A" w:rsidP="00FF773A">
            <w:pPr>
              <w:pStyle w:val="ListParagraph"/>
              <w:numPr>
                <w:ilvl w:val="0"/>
                <w:numId w:val="18"/>
              </w:numPr>
              <w:spacing w:line="276" w:lineRule="auto"/>
              <w:rPr>
                <w:rFonts w:ascii="Century Gothic" w:hAnsi="Century Gothic"/>
                <w:sz w:val="22"/>
                <w:szCs w:val="22"/>
              </w:rPr>
            </w:pPr>
            <w:r w:rsidRPr="00B32C04">
              <w:rPr>
                <w:rFonts w:ascii="Century Gothic" w:hAnsi="Century Gothic"/>
                <w:sz w:val="22"/>
                <w:szCs w:val="22"/>
              </w:rPr>
              <w:t>Vendor payment receipt</w:t>
            </w:r>
          </w:p>
          <w:p w14:paraId="2DAF71C7" w14:textId="77777777" w:rsidR="00FF773A" w:rsidRPr="00B32C04" w:rsidRDefault="00FF773A" w:rsidP="00FF773A">
            <w:pPr>
              <w:pStyle w:val="ListParagraph"/>
              <w:numPr>
                <w:ilvl w:val="0"/>
                <w:numId w:val="18"/>
              </w:numPr>
              <w:spacing w:line="276" w:lineRule="auto"/>
              <w:rPr>
                <w:rFonts w:ascii="Century Gothic" w:hAnsi="Century Gothic"/>
                <w:sz w:val="22"/>
                <w:szCs w:val="22"/>
              </w:rPr>
            </w:pPr>
            <w:r w:rsidRPr="00B32C04">
              <w:rPr>
                <w:rFonts w:ascii="Century Gothic" w:hAnsi="Century Gothic"/>
                <w:sz w:val="22"/>
                <w:szCs w:val="22"/>
              </w:rPr>
              <w:t>Invoice</w:t>
            </w:r>
          </w:p>
          <w:p w14:paraId="3EACB9E2" w14:textId="77777777" w:rsidR="00FF773A" w:rsidRPr="00B32C04" w:rsidRDefault="00FF773A" w:rsidP="00FF773A">
            <w:pPr>
              <w:pStyle w:val="ListParagraph"/>
              <w:numPr>
                <w:ilvl w:val="0"/>
                <w:numId w:val="18"/>
              </w:numPr>
              <w:spacing w:line="276" w:lineRule="auto"/>
              <w:rPr>
                <w:rFonts w:ascii="Century Gothic" w:hAnsi="Century Gothic"/>
                <w:sz w:val="22"/>
                <w:szCs w:val="22"/>
              </w:rPr>
            </w:pPr>
            <w:r w:rsidRPr="00B32C04">
              <w:rPr>
                <w:rFonts w:ascii="Century Gothic" w:hAnsi="Century Gothic"/>
                <w:sz w:val="22"/>
                <w:szCs w:val="22"/>
              </w:rPr>
              <w:t>Credit memo</w:t>
            </w:r>
          </w:p>
          <w:p w14:paraId="0363DDBC" w14:textId="77777777" w:rsidR="00FF773A" w:rsidRPr="00B32C04" w:rsidRDefault="00FF773A" w:rsidP="00FF773A">
            <w:pPr>
              <w:pStyle w:val="ListParagraph"/>
              <w:numPr>
                <w:ilvl w:val="0"/>
                <w:numId w:val="16"/>
              </w:numPr>
              <w:spacing w:line="276" w:lineRule="auto"/>
              <w:rPr>
                <w:rFonts w:ascii="Century Gothic" w:hAnsi="Century Gothic"/>
                <w:sz w:val="22"/>
                <w:szCs w:val="22"/>
              </w:rPr>
            </w:pPr>
            <w:r w:rsidRPr="00B32C04">
              <w:rPr>
                <w:rFonts w:ascii="Century Gothic" w:hAnsi="Century Gothic"/>
                <w:sz w:val="22"/>
                <w:szCs w:val="22"/>
              </w:rPr>
              <w:t>History</w:t>
            </w:r>
          </w:p>
          <w:p w14:paraId="293E257A" w14:textId="77777777" w:rsidR="00FF773A" w:rsidRPr="00B32C04" w:rsidRDefault="00FF773A" w:rsidP="00FF773A">
            <w:pPr>
              <w:pStyle w:val="ListParagraph"/>
              <w:numPr>
                <w:ilvl w:val="0"/>
                <w:numId w:val="19"/>
              </w:numPr>
              <w:spacing w:line="276" w:lineRule="auto"/>
              <w:rPr>
                <w:rFonts w:ascii="Century Gothic" w:hAnsi="Century Gothic"/>
                <w:sz w:val="22"/>
                <w:szCs w:val="22"/>
              </w:rPr>
            </w:pPr>
            <w:r w:rsidRPr="00B32C04">
              <w:rPr>
                <w:rFonts w:ascii="Century Gothic" w:hAnsi="Century Gothic"/>
                <w:sz w:val="22"/>
                <w:szCs w:val="22"/>
              </w:rPr>
              <w:t>Posted receipts</w:t>
            </w:r>
          </w:p>
          <w:p w14:paraId="50308B4B" w14:textId="77777777" w:rsidR="00FF773A" w:rsidRPr="00B32C04" w:rsidRDefault="00FF773A" w:rsidP="00FF773A">
            <w:pPr>
              <w:pStyle w:val="ListParagraph"/>
              <w:numPr>
                <w:ilvl w:val="0"/>
                <w:numId w:val="19"/>
              </w:numPr>
              <w:spacing w:line="276" w:lineRule="auto"/>
              <w:rPr>
                <w:rFonts w:ascii="Century Gothic" w:hAnsi="Century Gothic"/>
                <w:sz w:val="22"/>
                <w:szCs w:val="22"/>
              </w:rPr>
            </w:pPr>
            <w:r w:rsidRPr="00B32C04">
              <w:rPr>
                <w:rFonts w:ascii="Century Gothic" w:hAnsi="Century Gothic"/>
                <w:sz w:val="22"/>
                <w:szCs w:val="22"/>
              </w:rPr>
              <w:t>Posted invoices</w:t>
            </w:r>
          </w:p>
          <w:p w14:paraId="715C8B25" w14:textId="77777777" w:rsidR="00FF773A" w:rsidRPr="00B32C04" w:rsidRDefault="00FF773A" w:rsidP="00FF773A">
            <w:pPr>
              <w:pStyle w:val="ListParagraph"/>
              <w:numPr>
                <w:ilvl w:val="0"/>
                <w:numId w:val="19"/>
              </w:numPr>
              <w:spacing w:line="276" w:lineRule="auto"/>
              <w:rPr>
                <w:rFonts w:ascii="Century Gothic" w:hAnsi="Century Gothic"/>
                <w:sz w:val="22"/>
                <w:szCs w:val="22"/>
              </w:rPr>
            </w:pPr>
            <w:r w:rsidRPr="00B32C04">
              <w:rPr>
                <w:rFonts w:ascii="Century Gothic" w:hAnsi="Century Gothic"/>
                <w:sz w:val="22"/>
                <w:szCs w:val="22"/>
              </w:rPr>
              <w:t>Posted return shipments</w:t>
            </w:r>
          </w:p>
          <w:p w14:paraId="0652EE8D" w14:textId="77777777" w:rsidR="00FF773A" w:rsidRPr="00B32C04" w:rsidRDefault="00FF773A" w:rsidP="00FF773A">
            <w:pPr>
              <w:pStyle w:val="ListParagraph"/>
              <w:numPr>
                <w:ilvl w:val="0"/>
                <w:numId w:val="19"/>
              </w:numPr>
              <w:spacing w:line="276" w:lineRule="auto"/>
              <w:rPr>
                <w:rFonts w:ascii="Century Gothic" w:hAnsi="Century Gothic"/>
                <w:sz w:val="22"/>
                <w:szCs w:val="22"/>
              </w:rPr>
            </w:pPr>
            <w:r w:rsidRPr="00B32C04">
              <w:rPr>
                <w:rFonts w:ascii="Century Gothic" w:hAnsi="Century Gothic"/>
                <w:sz w:val="22"/>
                <w:szCs w:val="22"/>
              </w:rPr>
              <w:t>Posted credit memos</w:t>
            </w:r>
          </w:p>
          <w:p w14:paraId="36963E1D" w14:textId="77777777" w:rsidR="00FF773A" w:rsidRPr="00B32C04" w:rsidRDefault="00FF773A" w:rsidP="00FF773A">
            <w:pPr>
              <w:pStyle w:val="ListParagraph"/>
              <w:numPr>
                <w:ilvl w:val="0"/>
                <w:numId w:val="19"/>
              </w:numPr>
              <w:spacing w:line="276" w:lineRule="auto"/>
              <w:rPr>
                <w:rFonts w:ascii="Century Gothic" w:hAnsi="Century Gothic"/>
                <w:sz w:val="22"/>
                <w:szCs w:val="22"/>
              </w:rPr>
            </w:pPr>
            <w:r w:rsidRPr="00B32C04">
              <w:rPr>
                <w:rFonts w:ascii="Century Gothic" w:hAnsi="Century Gothic"/>
                <w:sz w:val="22"/>
                <w:szCs w:val="22"/>
              </w:rPr>
              <w:t>Registers</w:t>
            </w:r>
          </w:p>
          <w:p w14:paraId="3CD99C6D" w14:textId="77777777" w:rsidR="00FF773A" w:rsidRPr="00B32C04" w:rsidRDefault="00FF773A" w:rsidP="00FF773A">
            <w:pPr>
              <w:pStyle w:val="ListParagraph"/>
              <w:numPr>
                <w:ilvl w:val="0"/>
                <w:numId w:val="19"/>
              </w:numPr>
              <w:spacing w:line="276" w:lineRule="auto"/>
              <w:rPr>
                <w:rFonts w:ascii="Century Gothic" w:hAnsi="Century Gothic"/>
                <w:sz w:val="22"/>
                <w:szCs w:val="22"/>
              </w:rPr>
            </w:pPr>
            <w:r w:rsidRPr="00B32C04">
              <w:rPr>
                <w:rFonts w:ascii="Century Gothic" w:hAnsi="Century Gothic"/>
                <w:sz w:val="22"/>
                <w:szCs w:val="22"/>
              </w:rPr>
              <w:t>Navigate</w:t>
            </w:r>
          </w:p>
          <w:p w14:paraId="0352DCCA" w14:textId="77777777" w:rsidR="00FF773A" w:rsidRPr="00B32C04" w:rsidRDefault="00FF773A" w:rsidP="00FF773A">
            <w:pPr>
              <w:pStyle w:val="ListParagraph"/>
              <w:numPr>
                <w:ilvl w:val="0"/>
                <w:numId w:val="16"/>
              </w:numPr>
              <w:spacing w:line="276" w:lineRule="auto"/>
              <w:rPr>
                <w:rFonts w:ascii="Century Gothic" w:hAnsi="Century Gothic"/>
                <w:sz w:val="22"/>
                <w:szCs w:val="22"/>
              </w:rPr>
            </w:pPr>
            <w:r w:rsidRPr="00B32C04">
              <w:rPr>
                <w:rFonts w:ascii="Century Gothic" w:hAnsi="Century Gothic"/>
                <w:sz w:val="22"/>
                <w:szCs w:val="22"/>
              </w:rPr>
              <w:t>Periodic activities</w:t>
            </w:r>
          </w:p>
          <w:p w14:paraId="1CECE709" w14:textId="77777777" w:rsidR="00FF773A" w:rsidRPr="00B32C04" w:rsidRDefault="00FF773A" w:rsidP="00FF773A">
            <w:pPr>
              <w:pStyle w:val="ListParagraph"/>
              <w:numPr>
                <w:ilvl w:val="0"/>
                <w:numId w:val="20"/>
              </w:numPr>
              <w:spacing w:line="276" w:lineRule="auto"/>
              <w:rPr>
                <w:rFonts w:ascii="Century Gothic" w:hAnsi="Century Gothic"/>
                <w:sz w:val="22"/>
                <w:szCs w:val="22"/>
              </w:rPr>
            </w:pPr>
            <w:r w:rsidRPr="00B32C04">
              <w:rPr>
                <w:rFonts w:ascii="Century Gothic" w:hAnsi="Century Gothic"/>
                <w:sz w:val="22"/>
                <w:szCs w:val="22"/>
              </w:rPr>
              <w:t>Recurring journals</w:t>
            </w:r>
          </w:p>
          <w:p w14:paraId="4767F9D8" w14:textId="77777777" w:rsidR="00FF773A" w:rsidRPr="00B32C04" w:rsidRDefault="00FF773A" w:rsidP="00FF773A">
            <w:pPr>
              <w:pStyle w:val="ListParagraph"/>
              <w:numPr>
                <w:ilvl w:val="0"/>
                <w:numId w:val="16"/>
              </w:numPr>
              <w:spacing w:line="276" w:lineRule="auto"/>
              <w:rPr>
                <w:rFonts w:ascii="Century Gothic" w:hAnsi="Century Gothic"/>
                <w:sz w:val="22"/>
                <w:szCs w:val="22"/>
              </w:rPr>
            </w:pPr>
            <w:r w:rsidRPr="00B32C04">
              <w:rPr>
                <w:rFonts w:ascii="Century Gothic" w:hAnsi="Century Gothic"/>
                <w:sz w:val="22"/>
                <w:szCs w:val="22"/>
              </w:rPr>
              <w:t>Setup</w:t>
            </w:r>
          </w:p>
          <w:p w14:paraId="7AE8BF70" w14:textId="77777777" w:rsidR="00FF773A" w:rsidRPr="00B32C04" w:rsidRDefault="00FF773A" w:rsidP="00FF773A">
            <w:pPr>
              <w:pStyle w:val="ListParagraph"/>
              <w:numPr>
                <w:ilvl w:val="0"/>
                <w:numId w:val="21"/>
              </w:numPr>
              <w:spacing w:line="276" w:lineRule="auto"/>
              <w:rPr>
                <w:rFonts w:ascii="Century Gothic" w:hAnsi="Century Gothic"/>
                <w:sz w:val="22"/>
                <w:szCs w:val="22"/>
              </w:rPr>
            </w:pPr>
            <w:r w:rsidRPr="00B32C04">
              <w:rPr>
                <w:rFonts w:ascii="Century Gothic" w:hAnsi="Century Gothic"/>
                <w:sz w:val="22"/>
                <w:szCs w:val="22"/>
              </w:rPr>
              <w:t>Purchase &amp; payables setup</w:t>
            </w:r>
          </w:p>
          <w:p w14:paraId="4E052213" w14:textId="77777777" w:rsidR="00FF773A" w:rsidRPr="00B32C04" w:rsidRDefault="00FF773A" w:rsidP="00FF773A">
            <w:pPr>
              <w:pStyle w:val="ListParagraph"/>
              <w:numPr>
                <w:ilvl w:val="0"/>
                <w:numId w:val="21"/>
              </w:numPr>
              <w:spacing w:line="276" w:lineRule="auto"/>
              <w:rPr>
                <w:rFonts w:ascii="Century Gothic" w:hAnsi="Century Gothic"/>
                <w:sz w:val="22"/>
                <w:szCs w:val="22"/>
              </w:rPr>
            </w:pPr>
            <w:r w:rsidRPr="00B32C04">
              <w:rPr>
                <w:rFonts w:ascii="Century Gothic" w:hAnsi="Century Gothic"/>
                <w:sz w:val="22"/>
                <w:szCs w:val="22"/>
              </w:rPr>
              <w:t>Payment terms</w:t>
            </w:r>
          </w:p>
          <w:p w14:paraId="35F90C71" w14:textId="77777777" w:rsidR="00FF773A" w:rsidRPr="00B32C04" w:rsidRDefault="00FF773A" w:rsidP="00FF773A">
            <w:pPr>
              <w:pStyle w:val="ListParagraph"/>
              <w:numPr>
                <w:ilvl w:val="0"/>
                <w:numId w:val="21"/>
              </w:numPr>
              <w:spacing w:line="276" w:lineRule="auto"/>
              <w:rPr>
                <w:rFonts w:ascii="Century Gothic" w:hAnsi="Century Gothic"/>
                <w:sz w:val="22"/>
                <w:szCs w:val="22"/>
              </w:rPr>
            </w:pPr>
            <w:r w:rsidRPr="00B32C04">
              <w:rPr>
                <w:rFonts w:ascii="Century Gothic" w:hAnsi="Century Gothic"/>
                <w:sz w:val="22"/>
                <w:szCs w:val="22"/>
              </w:rPr>
              <w:t>Payment methods</w:t>
            </w:r>
          </w:p>
          <w:p w14:paraId="2E5F2737" w14:textId="77777777" w:rsidR="00FF773A" w:rsidRPr="00B32C04" w:rsidRDefault="00FF773A" w:rsidP="00FF773A">
            <w:pPr>
              <w:pStyle w:val="ListParagraph"/>
              <w:numPr>
                <w:ilvl w:val="0"/>
                <w:numId w:val="21"/>
              </w:numPr>
              <w:spacing w:line="276" w:lineRule="auto"/>
              <w:rPr>
                <w:rFonts w:ascii="Century Gothic" w:hAnsi="Century Gothic"/>
                <w:sz w:val="22"/>
                <w:szCs w:val="22"/>
              </w:rPr>
            </w:pPr>
            <w:r w:rsidRPr="00B32C04">
              <w:rPr>
                <w:rFonts w:ascii="Century Gothic" w:hAnsi="Century Gothic"/>
                <w:sz w:val="22"/>
                <w:szCs w:val="22"/>
              </w:rPr>
              <w:t>Standard purchase codes</w:t>
            </w:r>
          </w:p>
          <w:p w14:paraId="13702C7E" w14:textId="77777777" w:rsidR="00FF773A" w:rsidRPr="00B32C04" w:rsidRDefault="00FF773A" w:rsidP="00FF773A">
            <w:pPr>
              <w:pStyle w:val="ListParagraph"/>
              <w:spacing w:line="276" w:lineRule="auto"/>
              <w:ind w:left="1800"/>
              <w:rPr>
                <w:rFonts w:ascii="Century Gothic" w:hAnsi="Century Gothic"/>
                <w:sz w:val="22"/>
                <w:szCs w:val="22"/>
              </w:rPr>
            </w:pPr>
          </w:p>
          <w:p w14:paraId="5167AA80" w14:textId="77777777" w:rsidR="00FF773A" w:rsidRPr="00B32C04" w:rsidRDefault="00FF773A" w:rsidP="00FF773A">
            <w:pPr>
              <w:pStyle w:val="ListParagraph"/>
              <w:numPr>
                <w:ilvl w:val="0"/>
                <w:numId w:val="2"/>
              </w:numPr>
              <w:spacing w:line="276" w:lineRule="auto"/>
              <w:rPr>
                <w:rFonts w:ascii="Century Gothic" w:hAnsi="Century Gothic"/>
                <w:b/>
                <w:sz w:val="22"/>
                <w:szCs w:val="22"/>
              </w:rPr>
            </w:pPr>
            <w:r w:rsidRPr="00B32C04">
              <w:rPr>
                <w:rFonts w:ascii="Century Gothic" w:hAnsi="Century Gothic"/>
                <w:b/>
                <w:sz w:val="22"/>
                <w:szCs w:val="22"/>
              </w:rPr>
              <w:t>FIXED ASSETS</w:t>
            </w:r>
          </w:p>
          <w:p w14:paraId="1104CA58" w14:textId="77777777" w:rsidR="00FF773A" w:rsidRPr="00B32C04" w:rsidRDefault="00FF773A" w:rsidP="00FF773A">
            <w:pPr>
              <w:spacing w:line="276" w:lineRule="auto"/>
              <w:ind w:left="360"/>
              <w:rPr>
                <w:rFonts w:ascii="Century Gothic" w:hAnsi="Century Gothic"/>
                <w:sz w:val="22"/>
                <w:szCs w:val="22"/>
              </w:rPr>
            </w:pPr>
          </w:p>
          <w:p w14:paraId="7FD33D46" w14:textId="77777777" w:rsidR="00FF773A" w:rsidRPr="00B32C04" w:rsidRDefault="00FF773A" w:rsidP="00FF773A">
            <w:pPr>
              <w:pStyle w:val="ListParagraph"/>
              <w:numPr>
                <w:ilvl w:val="0"/>
                <w:numId w:val="22"/>
              </w:numPr>
              <w:spacing w:line="276" w:lineRule="auto"/>
              <w:rPr>
                <w:rFonts w:ascii="Century Gothic" w:hAnsi="Century Gothic"/>
                <w:sz w:val="22"/>
                <w:szCs w:val="22"/>
              </w:rPr>
            </w:pPr>
            <w:r w:rsidRPr="00B32C04">
              <w:rPr>
                <w:rFonts w:ascii="Century Gothic" w:hAnsi="Century Gothic"/>
                <w:sz w:val="22"/>
                <w:szCs w:val="22"/>
              </w:rPr>
              <w:t>Fixed assets</w:t>
            </w:r>
          </w:p>
          <w:p w14:paraId="65E2A62E" w14:textId="77777777" w:rsidR="00FF773A" w:rsidRPr="00B32C04" w:rsidRDefault="00FF773A" w:rsidP="00FF773A">
            <w:pPr>
              <w:pStyle w:val="ListParagraph"/>
              <w:numPr>
                <w:ilvl w:val="0"/>
                <w:numId w:val="22"/>
              </w:numPr>
              <w:spacing w:line="276" w:lineRule="auto"/>
              <w:rPr>
                <w:rFonts w:ascii="Century Gothic" w:hAnsi="Century Gothic"/>
                <w:sz w:val="22"/>
                <w:szCs w:val="22"/>
              </w:rPr>
            </w:pPr>
            <w:r w:rsidRPr="00B32C04">
              <w:rPr>
                <w:rFonts w:ascii="Century Gothic" w:hAnsi="Century Gothic"/>
                <w:sz w:val="22"/>
                <w:szCs w:val="22"/>
              </w:rPr>
              <w:t>Insurance</w:t>
            </w:r>
          </w:p>
          <w:p w14:paraId="430E2760" w14:textId="77777777" w:rsidR="00FF773A" w:rsidRPr="00B32C04" w:rsidRDefault="00FF773A" w:rsidP="00FF773A">
            <w:pPr>
              <w:pStyle w:val="ListParagraph"/>
              <w:numPr>
                <w:ilvl w:val="0"/>
                <w:numId w:val="22"/>
              </w:numPr>
              <w:spacing w:line="276" w:lineRule="auto"/>
              <w:rPr>
                <w:rFonts w:ascii="Century Gothic" w:hAnsi="Century Gothic"/>
                <w:sz w:val="22"/>
                <w:szCs w:val="22"/>
              </w:rPr>
            </w:pPr>
            <w:r w:rsidRPr="00B32C04">
              <w:rPr>
                <w:rFonts w:ascii="Century Gothic" w:hAnsi="Century Gothic"/>
                <w:sz w:val="22"/>
                <w:szCs w:val="22"/>
              </w:rPr>
              <w:t>FA G/L journals</w:t>
            </w:r>
          </w:p>
          <w:p w14:paraId="11096099" w14:textId="77777777" w:rsidR="00FF773A" w:rsidRPr="00B32C04" w:rsidRDefault="00FF773A" w:rsidP="00FF773A">
            <w:pPr>
              <w:pStyle w:val="ListParagraph"/>
              <w:numPr>
                <w:ilvl w:val="0"/>
                <w:numId w:val="22"/>
              </w:numPr>
              <w:spacing w:line="276" w:lineRule="auto"/>
              <w:rPr>
                <w:rFonts w:ascii="Century Gothic" w:hAnsi="Century Gothic"/>
                <w:sz w:val="22"/>
                <w:szCs w:val="22"/>
              </w:rPr>
            </w:pPr>
            <w:r w:rsidRPr="00B32C04">
              <w:rPr>
                <w:rFonts w:ascii="Century Gothic" w:hAnsi="Century Gothic"/>
                <w:sz w:val="22"/>
                <w:szCs w:val="22"/>
              </w:rPr>
              <w:t>FA journals</w:t>
            </w:r>
          </w:p>
          <w:p w14:paraId="2FCB9571" w14:textId="77777777" w:rsidR="00FF773A" w:rsidRPr="00B32C04" w:rsidRDefault="00FF773A" w:rsidP="00FF773A">
            <w:pPr>
              <w:pStyle w:val="ListParagraph"/>
              <w:numPr>
                <w:ilvl w:val="0"/>
                <w:numId w:val="22"/>
              </w:numPr>
              <w:spacing w:line="276" w:lineRule="auto"/>
              <w:rPr>
                <w:rFonts w:ascii="Century Gothic" w:hAnsi="Century Gothic"/>
                <w:sz w:val="22"/>
                <w:szCs w:val="22"/>
              </w:rPr>
            </w:pPr>
            <w:r w:rsidRPr="00B32C04">
              <w:rPr>
                <w:rFonts w:ascii="Century Gothic" w:hAnsi="Century Gothic"/>
                <w:sz w:val="22"/>
                <w:szCs w:val="22"/>
              </w:rPr>
              <w:lastRenderedPageBreak/>
              <w:t>FA Reclass. Journals</w:t>
            </w:r>
          </w:p>
          <w:p w14:paraId="3030CAF2" w14:textId="77777777" w:rsidR="00FF773A" w:rsidRPr="00B32C04" w:rsidRDefault="00FF773A" w:rsidP="00FF773A">
            <w:pPr>
              <w:pStyle w:val="ListParagraph"/>
              <w:numPr>
                <w:ilvl w:val="0"/>
                <w:numId w:val="22"/>
              </w:numPr>
              <w:spacing w:line="276" w:lineRule="auto"/>
              <w:rPr>
                <w:rFonts w:ascii="Century Gothic" w:hAnsi="Century Gothic"/>
                <w:sz w:val="22"/>
                <w:szCs w:val="22"/>
              </w:rPr>
            </w:pPr>
            <w:r w:rsidRPr="00B32C04">
              <w:rPr>
                <w:rFonts w:ascii="Century Gothic" w:hAnsi="Century Gothic"/>
                <w:sz w:val="22"/>
                <w:szCs w:val="22"/>
              </w:rPr>
              <w:t>Insurance journals</w:t>
            </w:r>
          </w:p>
          <w:p w14:paraId="5AE676E9" w14:textId="77777777" w:rsidR="00FF773A" w:rsidRPr="00B32C04" w:rsidRDefault="00FF773A" w:rsidP="00FF773A">
            <w:pPr>
              <w:pStyle w:val="ListParagraph"/>
              <w:numPr>
                <w:ilvl w:val="0"/>
                <w:numId w:val="22"/>
              </w:numPr>
              <w:spacing w:line="276" w:lineRule="auto"/>
              <w:rPr>
                <w:rFonts w:ascii="Century Gothic" w:hAnsi="Century Gothic"/>
                <w:sz w:val="22"/>
                <w:szCs w:val="22"/>
              </w:rPr>
            </w:pPr>
            <w:r w:rsidRPr="00B32C04">
              <w:rPr>
                <w:rFonts w:ascii="Century Gothic" w:hAnsi="Century Gothic"/>
                <w:sz w:val="22"/>
                <w:szCs w:val="22"/>
              </w:rPr>
              <w:t>Reports</w:t>
            </w:r>
          </w:p>
          <w:p w14:paraId="566CB00B" w14:textId="77777777" w:rsidR="00FF773A" w:rsidRPr="00B32C04" w:rsidRDefault="00FF773A" w:rsidP="00FF773A">
            <w:pPr>
              <w:pStyle w:val="ListParagraph"/>
              <w:numPr>
                <w:ilvl w:val="0"/>
                <w:numId w:val="23"/>
              </w:numPr>
              <w:spacing w:line="276" w:lineRule="auto"/>
              <w:rPr>
                <w:rFonts w:ascii="Century Gothic" w:hAnsi="Century Gothic"/>
                <w:sz w:val="22"/>
                <w:szCs w:val="22"/>
              </w:rPr>
            </w:pPr>
            <w:r w:rsidRPr="00B32C04">
              <w:rPr>
                <w:rFonts w:ascii="Century Gothic" w:hAnsi="Century Gothic"/>
                <w:sz w:val="22"/>
                <w:szCs w:val="22"/>
              </w:rPr>
              <w:t>Fixed asset</w:t>
            </w:r>
          </w:p>
          <w:p w14:paraId="22AA8950" w14:textId="77777777" w:rsidR="00FF773A" w:rsidRPr="00B32C04" w:rsidRDefault="00FF773A" w:rsidP="00FF773A">
            <w:pPr>
              <w:pStyle w:val="ListParagraph"/>
              <w:numPr>
                <w:ilvl w:val="0"/>
                <w:numId w:val="23"/>
              </w:numPr>
              <w:spacing w:line="276" w:lineRule="auto"/>
              <w:rPr>
                <w:rFonts w:ascii="Century Gothic" w:hAnsi="Century Gothic"/>
                <w:sz w:val="22"/>
                <w:szCs w:val="22"/>
              </w:rPr>
            </w:pPr>
            <w:r w:rsidRPr="00B32C04">
              <w:rPr>
                <w:rFonts w:ascii="Century Gothic" w:hAnsi="Century Gothic"/>
                <w:sz w:val="22"/>
                <w:szCs w:val="22"/>
              </w:rPr>
              <w:t>Insurance</w:t>
            </w:r>
          </w:p>
          <w:p w14:paraId="03628A72" w14:textId="77777777" w:rsidR="00FF773A" w:rsidRPr="00B32C04" w:rsidRDefault="00FF773A" w:rsidP="00FF773A">
            <w:pPr>
              <w:pStyle w:val="ListParagraph"/>
              <w:numPr>
                <w:ilvl w:val="0"/>
                <w:numId w:val="23"/>
              </w:numPr>
              <w:spacing w:line="276" w:lineRule="auto"/>
              <w:rPr>
                <w:rFonts w:ascii="Century Gothic" w:hAnsi="Century Gothic"/>
                <w:sz w:val="22"/>
                <w:szCs w:val="22"/>
              </w:rPr>
            </w:pPr>
            <w:r w:rsidRPr="00B32C04">
              <w:rPr>
                <w:rFonts w:ascii="Century Gothic" w:hAnsi="Century Gothic"/>
                <w:sz w:val="22"/>
                <w:szCs w:val="22"/>
              </w:rPr>
              <w:t>Maintenance</w:t>
            </w:r>
          </w:p>
          <w:p w14:paraId="7665FCB8" w14:textId="77777777" w:rsidR="00FF773A" w:rsidRPr="00B32C04" w:rsidRDefault="00FF773A" w:rsidP="00FF773A">
            <w:pPr>
              <w:pStyle w:val="ListParagraph"/>
              <w:numPr>
                <w:ilvl w:val="0"/>
                <w:numId w:val="22"/>
              </w:numPr>
              <w:spacing w:line="276" w:lineRule="auto"/>
              <w:rPr>
                <w:rFonts w:ascii="Century Gothic" w:hAnsi="Century Gothic"/>
                <w:sz w:val="22"/>
                <w:szCs w:val="22"/>
              </w:rPr>
            </w:pPr>
            <w:r w:rsidRPr="00B32C04">
              <w:rPr>
                <w:rFonts w:ascii="Century Gothic" w:hAnsi="Century Gothic"/>
                <w:sz w:val="22"/>
                <w:szCs w:val="22"/>
              </w:rPr>
              <w:t>History</w:t>
            </w:r>
          </w:p>
          <w:p w14:paraId="419D1FB8" w14:textId="77777777" w:rsidR="00FF773A" w:rsidRPr="00B32C04" w:rsidRDefault="00FF773A" w:rsidP="00FF773A">
            <w:pPr>
              <w:pStyle w:val="ListParagraph"/>
              <w:numPr>
                <w:ilvl w:val="0"/>
                <w:numId w:val="24"/>
              </w:numPr>
              <w:spacing w:line="276" w:lineRule="auto"/>
              <w:rPr>
                <w:rFonts w:ascii="Century Gothic" w:hAnsi="Century Gothic"/>
                <w:sz w:val="22"/>
                <w:szCs w:val="22"/>
              </w:rPr>
            </w:pPr>
            <w:r w:rsidRPr="00B32C04">
              <w:rPr>
                <w:rFonts w:ascii="Century Gothic" w:hAnsi="Century Gothic"/>
                <w:sz w:val="22"/>
                <w:szCs w:val="22"/>
              </w:rPr>
              <w:t>FA register</w:t>
            </w:r>
          </w:p>
          <w:p w14:paraId="43D6BFDE" w14:textId="77777777" w:rsidR="00FF773A" w:rsidRPr="00B32C04" w:rsidRDefault="00FF773A" w:rsidP="00FF773A">
            <w:pPr>
              <w:pStyle w:val="ListParagraph"/>
              <w:numPr>
                <w:ilvl w:val="0"/>
                <w:numId w:val="24"/>
              </w:numPr>
              <w:spacing w:line="276" w:lineRule="auto"/>
              <w:rPr>
                <w:rFonts w:ascii="Century Gothic" w:hAnsi="Century Gothic"/>
                <w:sz w:val="22"/>
                <w:szCs w:val="22"/>
              </w:rPr>
            </w:pPr>
            <w:r w:rsidRPr="00B32C04">
              <w:rPr>
                <w:rFonts w:ascii="Century Gothic" w:hAnsi="Century Gothic"/>
                <w:sz w:val="22"/>
                <w:szCs w:val="22"/>
              </w:rPr>
              <w:t>Insurance register</w:t>
            </w:r>
          </w:p>
          <w:p w14:paraId="208B8250" w14:textId="77777777" w:rsidR="00FF773A" w:rsidRPr="00B32C04" w:rsidRDefault="00FF773A" w:rsidP="00FF773A">
            <w:pPr>
              <w:pStyle w:val="ListParagraph"/>
              <w:numPr>
                <w:ilvl w:val="0"/>
                <w:numId w:val="24"/>
              </w:numPr>
              <w:spacing w:line="276" w:lineRule="auto"/>
              <w:rPr>
                <w:rFonts w:ascii="Century Gothic" w:hAnsi="Century Gothic"/>
                <w:sz w:val="22"/>
                <w:szCs w:val="22"/>
              </w:rPr>
            </w:pPr>
            <w:r w:rsidRPr="00B32C04">
              <w:rPr>
                <w:rFonts w:ascii="Century Gothic" w:hAnsi="Century Gothic"/>
                <w:sz w:val="22"/>
                <w:szCs w:val="22"/>
              </w:rPr>
              <w:t>Navigate</w:t>
            </w:r>
          </w:p>
          <w:p w14:paraId="231308A9" w14:textId="77777777" w:rsidR="00FF773A" w:rsidRPr="00B32C04" w:rsidRDefault="00FF773A" w:rsidP="00FF773A">
            <w:pPr>
              <w:pStyle w:val="ListParagraph"/>
              <w:numPr>
                <w:ilvl w:val="0"/>
                <w:numId w:val="22"/>
              </w:numPr>
              <w:spacing w:line="276" w:lineRule="auto"/>
              <w:rPr>
                <w:rFonts w:ascii="Century Gothic" w:hAnsi="Century Gothic"/>
                <w:sz w:val="22"/>
                <w:szCs w:val="22"/>
              </w:rPr>
            </w:pPr>
            <w:r w:rsidRPr="00B32C04">
              <w:rPr>
                <w:rFonts w:ascii="Century Gothic" w:hAnsi="Century Gothic"/>
                <w:sz w:val="22"/>
                <w:szCs w:val="22"/>
              </w:rPr>
              <w:t>Periodic activities</w:t>
            </w:r>
          </w:p>
          <w:p w14:paraId="2C400DD1" w14:textId="77777777" w:rsidR="00FF773A" w:rsidRPr="00B32C04" w:rsidRDefault="00FF773A" w:rsidP="00FF773A">
            <w:pPr>
              <w:pStyle w:val="ListParagraph"/>
              <w:numPr>
                <w:ilvl w:val="0"/>
                <w:numId w:val="25"/>
              </w:numPr>
              <w:spacing w:line="276" w:lineRule="auto"/>
              <w:rPr>
                <w:rFonts w:ascii="Century Gothic" w:hAnsi="Century Gothic"/>
                <w:sz w:val="22"/>
                <w:szCs w:val="22"/>
              </w:rPr>
            </w:pPr>
            <w:r w:rsidRPr="00B32C04">
              <w:rPr>
                <w:rFonts w:ascii="Century Gothic" w:hAnsi="Century Gothic"/>
                <w:sz w:val="22"/>
                <w:szCs w:val="22"/>
              </w:rPr>
              <w:t>Recurring general journals</w:t>
            </w:r>
          </w:p>
          <w:p w14:paraId="305EDD46" w14:textId="77777777" w:rsidR="00FF773A" w:rsidRPr="00B32C04" w:rsidRDefault="00FF773A" w:rsidP="00FF773A">
            <w:pPr>
              <w:pStyle w:val="ListParagraph"/>
              <w:numPr>
                <w:ilvl w:val="0"/>
                <w:numId w:val="25"/>
              </w:numPr>
              <w:spacing w:line="276" w:lineRule="auto"/>
              <w:rPr>
                <w:rFonts w:ascii="Century Gothic" w:hAnsi="Century Gothic"/>
                <w:sz w:val="22"/>
                <w:szCs w:val="22"/>
              </w:rPr>
            </w:pPr>
            <w:r w:rsidRPr="00B32C04">
              <w:rPr>
                <w:rFonts w:ascii="Century Gothic" w:hAnsi="Century Gothic"/>
                <w:sz w:val="22"/>
                <w:szCs w:val="22"/>
              </w:rPr>
              <w:t>Recurring fixed assets journals</w:t>
            </w:r>
          </w:p>
          <w:p w14:paraId="425B91CF" w14:textId="77777777" w:rsidR="00FF773A" w:rsidRPr="00B32C04" w:rsidRDefault="00FF773A" w:rsidP="00FF773A">
            <w:pPr>
              <w:pStyle w:val="ListParagraph"/>
              <w:numPr>
                <w:ilvl w:val="0"/>
                <w:numId w:val="25"/>
              </w:numPr>
              <w:spacing w:line="276" w:lineRule="auto"/>
              <w:rPr>
                <w:rFonts w:ascii="Century Gothic" w:hAnsi="Century Gothic"/>
                <w:sz w:val="22"/>
                <w:szCs w:val="22"/>
              </w:rPr>
            </w:pPr>
            <w:r w:rsidRPr="00B32C04">
              <w:rPr>
                <w:rFonts w:ascii="Century Gothic" w:hAnsi="Century Gothic"/>
                <w:sz w:val="22"/>
                <w:szCs w:val="22"/>
              </w:rPr>
              <w:t>Calculate depreciation</w:t>
            </w:r>
          </w:p>
          <w:p w14:paraId="4DF581B3" w14:textId="77777777" w:rsidR="00FF773A" w:rsidRPr="00B32C04" w:rsidRDefault="00FF773A" w:rsidP="00FF773A">
            <w:pPr>
              <w:pStyle w:val="ListParagraph"/>
              <w:numPr>
                <w:ilvl w:val="0"/>
                <w:numId w:val="25"/>
              </w:numPr>
              <w:spacing w:line="276" w:lineRule="auto"/>
              <w:rPr>
                <w:rFonts w:ascii="Century Gothic" w:hAnsi="Century Gothic"/>
                <w:sz w:val="22"/>
                <w:szCs w:val="22"/>
              </w:rPr>
            </w:pPr>
            <w:r w:rsidRPr="00B32C04">
              <w:rPr>
                <w:rFonts w:ascii="Century Gothic" w:hAnsi="Century Gothic"/>
                <w:sz w:val="22"/>
                <w:szCs w:val="22"/>
              </w:rPr>
              <w:t>Index</w:t>
            </w:r>
          </w:p>
          <w:p w14:paraId="5E7D7F26" w14:textId="77777777" w:rsidR="00FF773A" w:rsidRPr="00B32C04" w:rsidRDefault="00FF773A" w:rsidP="00FF773A">
            <w:pPr>
              <w:pStyle w:val="ListParagraph"/>
              <w:numPr>
                <w:ilvl w:val="0"/>
                <w:numId w:val="22"/>
              </w:numPr>
              <w:spacing w:line="276" w:lineRule="auto"/>
              <w:rPr>
                <w:rFonts w:ascii="Century Gothic" w:hAnsi="Century Gothic"/>
                <w:sz w:val="22"/>
                <w:szCs w:val="22"/>
              </w:rPr>
            </w:pPr>
            <w:r w:rsidRPr="00B32C04">
              <w:rPr>
                <w:rFonts w:ascii="Century Gothic" w:hAnsi="Century Gothic"/>
                <w:sz w:val="22"/>
                <w:szCs w:val="22"/>
              </w:rPr>
              <w:t>Setup</w:t>
            </w:r>
          </w:p>
          <w:p w14:paraId="0F83CDD1" w14:textId="77777777" w:rsidR="00FF773A" w:rsidRPr="00B32C04" w:rsidRDefault="00FF773A" w:rsidP="00FF773A">
            <w:pPr>
              <w:pStyle w:val="ListParagraph"/>
              <w:numPr>
                <w:ilvl w:val="0"/>
                <w:numId w:val="26"/>
              </w:numPr>
              <w:spacing w:line="276" w:lineRule="auto"/>
              <w:rPr>
                <w:rFonts w:ascii="Century Gothic" w:hAnsi="Century Gothic"/>
                <w:sz w:val="22"/>
                <w:szCs w:val="22"/>
              </w:rPr>
            </w:pPr>
            <w:r w:rsidRPr="00B32C04">
              <w:rPr>
                <w:rFonts w:ascii="Century Gothic" w:hAnsi="Century Gothic"/>
                <w:sz w:val="22"/>
                <w:szCs w:val="22"/>
              </w:rPr>
              <w:t>FA setup</w:t>
            </w:r>
          </w:p>
          <w:p w14:paraId="4E7B8BD0" w14:textId="77777777" w:rsidR="00FF773A" w:rsidRPr="00B32C04" w:rsidRDefault="00FF773A" w:rsidP="00FF773A">
            <w:pPr>
              <w:pStyle w:val="ListParagraph"/>
              <w:numPr>
                <w:ilvl w:val="0"/>
                <w:numId w:val="26"/>
              </w:numPr>
              <w:spacing w:line="276" w:lineRule="auto"/>
              <w:rPr>
                <w:rFonts w:ascii="Century Gothic" w:hAnsi="Century Gothic"/>
                <w:sz w:val="22"/>
                <w:szCs w:val="22"/>
              </w:rPr>
            </w:pPr>
            <w:r w:rsidRPr="00B32C04">
              <w:rPr>
                <w:rFonts w:ascii="Century Gothic" w:hAnsi="Century Gothic"/>
                <w:sz w:val="22"/>
                <w:szCs w:val="22"/>
              </w:rPr>
              <w:t>FA classes</w:t>
            </w:r>
          </w:p>
          <w:p w14:paraId="74AF8FF0" w14:textId="77777777" w:rsidR="00FF773A" w:rsidRPr="00B32C04" w:rsidRDefault="00FF773A" w:rsidP="00FF773A">
            <w:pPr>
              <w:pStyle w:val="ListParagraph"/>
              <w:numPr>
                <w:ilvl w:val="0"/>
                <w:numId w:val="26"/>
              </w:numPr>
              <w:spacing w:line="276" w:lineRule="auto"/>
              <w:rPr>
                <w:rFonts w:ascii="Century Gothic" w:hAnsi="Century Gothic"/>
                <w:sz w:val="22"/>
                <w:szCs w:val="22"/>
              </w:rPr>
            </w:pPr>
            <w:r w:rsidRPr="00B32C04">
              <w:rPr>
                <w:rFonts w:ascii="Century Gothic" w:hAnsi="Century Gothic"/>
                <w:sz w:val="22"/>
                <w:szCs w:val="22"/>
              </w:rPr>
              <w:t>FA subclasses</w:t>
            </w:r>
          </w:p>
          <w:p w14:paraId="0E31E12D" w14:textId="77777777" w:rsidR="00FF773A" w:rsidRPr="00B32C04" w:rsidRDefault="00FF773A" w:rsidP="00FF773A">
            <w:pPr>
              <w:pStyle w:val="ListParagraph"/>
              <w:numPr>
                <w:ilvl w:val="0"/>
                <w:numId w:val="26"/>
              </w:numPr>
              <w:spacing w:line="276" w:lineRule="auto"/>
              <w:rPr>
                <w:rFonts w:ascii="Century Gothic" w:hAnsi="Century Gothic"/>
                <w:sz w:val="22"/>
                <w:szCs w:val="22"/>
              </w:rPr>
            </w:pPr>
            <w:r w:rsidRPr="00B32C04">
              <w:rPr>
                <w:rFonts w:ascii="Century Gothic" w:hAnsi="Century Gothic"/>
                <w:sz w:val="22"/>
                <w:szCs w:val="22"/>
              </w:rPr>
              <w:t>FA locations</w:t>
            </w:r>
          </w:p>
          <w:p w14:paraId="2A983FE9" w14:textId="77777777" w:rsidR="00FF773A" w:rsidRPr="00B32C04" w:rsidRDefault="00FF773A" w:rsidP="00FF773A">
            <w:pPr>
              <w:pStyle w:val="ListParagraph"/>
              <w:numPr>
                <w:ilvl w:val="0"/>
                <w:numId w:val="26"/>
              </w:numPr>
              <w:spacing w:line="276" w:lineRule="auto"/>
              <w:rPr>
                <w:rFonts w:ascii="Century Gothic" w:hAnsi="Century Gothic"/>
                <w:sz w:val="22"/>
                <w:szCs w:val="22"/>
              </w:rPr>
            </w:pPr>
            <w:r w:rsidRPr="00B32C04">
              <w:rPr>
                <w:rFonts w:ascii="Century Gothic" w:hAnsi="Century Gothic"/>
                <w:sz w:val="22"/>
                <w:szCs w:val="22"/>
              </w:rPr>
              <w:t>Insurance types</w:t>
            </w:r>
          </w:p>
          <w:p w14:paraId="2DD888D7" w14:textId="77777777" w:rsidR="00FF773A" w:rsidRPr="00B32C04" w:rsidRDefault="00FF773A" w:rsidP="00FF773A">
            <w:pPr>
              <w:pStyle w:val="ListParagraph"/>
              <w:numPr>
                <w:ilvl w:val="0"/>
                <w:numId w:val="26"/>
              </w:numPr>
              <w:spacing w:line="276" w:lineRule="auto"/>
              <w:rPr>
                <w:rFonts w:ascii="Century Gothic" w:hAnsi="Century Gothic"/>
                <w:sz w:val="22"/>
                <w:szCs w:val="22"/>
              </w:rPr>
            </w:pPr>
            <w:r w:rsidRPr="00B32C04">
              <w:rPr>
                <w:rFonts w:ascii="Century Gothic" w:hAnsi="Century Gothic"/>
                <w:sz w:val="22"/>
                <w:szCs w:val="22"/>
              </w:rPr>
              <w:t>Maintenance</w:t>
            </w:r>
          </w:p>
          <w:p w14:paraId="6706669C" w14:textId="77777777" w:rsidR="00FF773A" w:rsidRPr="00B32C04" w:rsidRDefault="00FF773A" w:rsidP="00FF773A">
            <w:pPr>
              <w:pStyle w:val="ListParagraph"/>
              <w:numPr>
                <w:ilvl w:val="0"/>
                <w:numId w:val="26"/>
              </w:numPr>
              <w:spacing w:line="276" w:lineRule="auto"/>
              <w:rPr>
                <w:rFonts w:ascii="Century Gothic" w:hAnsi="Century Gothic"/>
                <w:sz w:val="22"/>
                <w:szCs w:val="22"/>
              </w:rPr>
            </w:pPr>
            <w:r w:rsidRPr="00B32C04">
              <w:rPr>
                <w:rFonts w:ascii="Century Gothic" w:hAnsi="Century Gothic"/>
                <w:sz w:val="22"/>
                <w:szCs w:val="22"/>
              </w:rPr>
              <w:t>Depreciation books</w:t>
            </w:r>
          </w:p>
          <w:p w14:paraId="7B9B6BF3" w14:textId="77777777" w:rsidR="00FF773A" w:rsidRPr="00B32C04" w:rsidRDefault="00FF773A" w:rsidP="00FF773A">
            <w:pPr>
              <w:pStyle w:val="ListParagraph"/>
              <w:numPr>
                <w:ilvl w:val="0"/>
                <w:numId w:val="26"/>
              </w:numPr>
              <w:spacing w:line="276" w:lineRule="auto"/>
              <w:rPr>
                <w:rFonts w:ascii="Century Gothic" w:hAnsi="Century Gothic"/>
                <w:sz w:val="22"/>
                <w:szCs w:val="22"/>
              </w:rPr>
            </w:pPr>
            <w:r w:rsidRPr="00B32C04">
              <w:rPr>
                <w:rFonts w:ascii="Century Gothic" w:hAnsi="Century Gothic"/>
                <w:sz w:val="22"/>
                <w:szCs w:val="22"/>
              </w:rPr>
              <w:t>Depreciation tables</w:t>
            </w:r>
          </w:p>
          <w:p w14:paraId="14893E18" w14:textId="77777777" w:rsidR="00FF773A" w:rsidRPr="00B32C04" w:rsidRDefault="00FF773A" w:rsidP="00FF773A">
            <w:pPr>
              <w:pStyle w:val="ListParagraph"/>
              <w:numPr>
                <w:ilvl w:val="0"/>
                <w:numId w:val="26"/>
              </w:numPr>
              <w:spacing w:line="276" w:lineRule="auto"/>
              <w:rPr>
                <w:rFonts w:ascii="Century Gothic" w:hAnsi="Century Gothic"/>
                <w:sz w:val="22"/>
                <w:szCs w:val="22"/>
              </w:rPr>
            </w:pPr>
            <w:r w:rsidRPr="00B32C04">
              <w:rPr>
                <w:rFonts w:ascii="Century Gothic" w:hAnsi="Century Gothic"/>
                <w:sz w:val="22"/>
                <w:szCs w:val="22"/>
              </w:rPr>
              <w:t>FA Journal templates</w:t>
            </w:r>
          </w:p>
          <w:p w14:paraId="701FD916" w14:textId="77777777" w:rsidR="00FF773A" w:rsidRPr="00B32C04" w:rsidRDefault="00FF773A" w:rsidP="00FF773A">
            <w:pPr>
              <w:pStyle w:val="ListParagraph"/>
              <w:numPr>
                <w:ilvl w:val="0"/>
                <w:numId w:val="26"/>
              </w:numPr>
              <w:spacing w:line="276" w:lineRule="auto"/>
              <w:rPr>
                <w:rFonts w:ascii="Century Gothic" w:hAnsi="Century Gothic"/>
                <w:sz w:val="22"/>
                <w:szCs w:val="22"/>
              </w:rPr>
            </w:pPr>
            <w:r w:rsidRPr="00B32C04">
              <w:rPr>
                <w:rFonts w:ascii="Century Gothic" w:hAnsi="Century Gothic"/>
                <w:sz w:val="22"/>
                <w:szCs w:val="22"/>
              </w:rPr>
              <w:t>FA Reclass. Journal templates</w:t>
            </w:r>
          </w:p>
          <w:p w14:paraId="10D80DF1" w14:textId="77777777" w:rsidR="00FF773A" w:rsidRPr="00B32C04" w:rsidRDefault="00FF773A" w:rsidP="00FF773A">
            <w:pPr>
              <w:pStyle w:val="ListParagraph"/>
              <w:spacing w:line="276" w:lineRule="auto"/>
              <w:ind w:left="720"/>
              <w:rPr>
                <w:rFonts w:ascii="Century Gothic" w:hAnsi="Century Gothic"/>
                <w:b/>
                <w:sz w:val="22"/>
                <w:szCs w:val="22"/>
              </w:rPr>
            </w:pPr>
          </w:p>
          <w:p w14:paraId="4B9B8E39" w14:textId="77777777" w:rsidR="00FF773A" w:rsidRPr="00B32C04" w:rsidRDefault="00FF773A" w:rsidP="00FF773A">
            <w:pPr>
              <w:pStyle w:val="ListParagraph"/>
              <w:numPr>
                <w:ilvl w:val="0"/>
                <w:numId w:val="2"/>
              </w:numPr>
              <w:spacing w:line="276" w:lineRule="auto"/>
              <w:rPr>
                <w:rFonts w:ascii="Century Gothic" w:hAnsi="Century Gothic"/>
                <w:b/>
                <w:sz w:val="22"/>
                <w:szCs w:val="22"/>
              </w:rPr>
            </w:pPr>
            <w:r w:rsidRPr="00B32C04">
              <w:rPr>
                <w:rFonts w:ascii="Century Gothic" w:hAnsi="Century Gothic"/>
                <w:b/>
                <w:sz w:val="22"/>
                <w:szCs w:val="22"/>
              </w:rPr>
              <w:t>INVENTORY</w:t>
            </w:r>
          </w:p>
          <w:p w14:paraId="29ABF8F9" w14:textId="77777777" w:rsidR="00FF773A" w:rsidRPr="00B32C04" w:rsidRDefault="00FF773A" w:rsidP="00FF773A">
            <w:pPr>
              <w:spacing w:line="276" w:lineRule="auto"/>
              <w:ind w:left="360"/>
              <w:rPr>
                <w:rFonts w:ascii="Century Gothic" w:hAnsi="Century Gothic"/>
                <w:sz w:val="22"/>
                <w:szCs w:val="22"/>
              </w:rPr>
            </w:pPr>
          </w:p>
          <w:p w14:paraId="457B413F" w14:textId="77777777" w:rsidR="00FF773A" w:rsidRPr="00B32C04" w:rsidRDefault="00FF773A" w:rsidP="00FF773A">
            <w:pPr>
              <w:pStyle w:val="ListParagraph"/>
              <w:numPr>
                <w:ilvl w:val="0"/>
                <w:numId w:val="27"/>
              </w:numPr>
              <w:spacing w:line="276" w:lineRule="auto"/>
              <w:rPr>
                <w:rFonts w:ascii="Century Gothic" w:hAnsi="Century Gothic"/>
                <w:sz w:val="22"/>
                <w:szCs w:val="22"/>
              </w:rPr>
            </w:pPr>
            <w:r w:rsidRPr="00B32C04">
              <w:rPr>
                <w:rFonts w:ascii="Century Gothic" w:hAnsi="Century Gothic"/>
                <w:sz w:val="22"/>
                <w:szCs w:val="22"/>
              </w:rPr>
              <w:t>Costing</w:t>
            </w:r>
          </w:p>
          <w:p w14:paraId="2482F118" w14:textId="77777777" w:rsidR="00FF773A" w:rsidRPr="00B32C04" w:rsidRDefault="00FF773A" w:rsidP="00FF773A">
            <w:pPr>
              <w:pStyle w:val="ListParagraph"/>
              <w:numPr>
                <w:ilvl w:val="0"/>
                <w:numId w:val="28"/>
              </w:numPr>
              <w:spacing w:line="276" w:lineRule="auto"/>
              <w:rPr>
                <w:rFonts w:ascii="Century Gothic" w:hAnsi="Century Gothic"/>
                <w:sz w:val="22"/>
                <w:szCs w:val="22"/>
              </w:rPr>
            </w:pPr>
            <w:r w:rsidRPr="00B32C04">
              <w:rPr>
                <w:rFonts w:ascii="Century Gothic" w:hAnsi="Century Gothic"/>
                <w:sz w:val="22"/>
                <w:szCs w:val="22"/>
              </w:rPr>
              <w:t>Post</w:t>
            </w:r>
          </w:p>
          <w:p w14:paraId="4E67EC13" w14:textId="77777777" w:rsidR="00FF773A" w:rsidRPr="00B32C04" w:rsidRDefault="00FF773A" w:rsidP="00FF773A">
            <w:pPr>
              <w:pStyle w:val="ListParagraph"/>
              <w:numPr>
                <w:ilvl w:val="0"/>
                <w:numId w:val="28"/>
              </w:numPr>
              <w:spacing w:line="276" w:lineRule="auto"/>
              <w:rPr>
                <w:rFonts w:ascii="Century Gothic" w:hAnsi="Century Gothic"/>
                <w:sz w:val="22"/>
                <w:szCs w:val="22"/>
              </w:rPr>
            </w:pPr>
            <w:r w:rsidRPr="00B32C04">
              <w:rPr>
                <w:rFonts w:ascii="Century Gothic" w:hAnsi="Century Gothic"/>
                <w:sz w:val="22"/>
                <w:szCs w:val="22"/>
              </w:rPr>
              <w:t>Adjust cost/prices</w:t>
            </w:r>
          </w:p>
          <w:p w14:paraId="03D88440" w14:textId="77777777" w:rsidR="00FF773A" w:rsidRPr="00B32C04" w:rsidRDefault="00FF773A" w:rsidP="00FF773A">
            <w:pPr>
              <w:pStyle w:val="ListParagraph"/>
              <w:numPr>
                <w:ilvl w:val="0"/>
                <w:numId w:val="28"/>
              </w:numPr>
              <w:spacing w:line="276" w:lineRule="auto"/>
              <w:rPr>
                <w:rFonts w:ascii="Century Gothic" w:hAnsi="Century Gothic"/>
                <w:sz w:val="22"/>
                <w:szCs w:val="22"/>
              </w:rPr>
            </w:pPr>
            <w:r w:rsidRPr="00B32C04">
              <w:rPr>
                <w:rFonts w:ascii="Century Gothic" w:hAnsi="Century Gothic"/>
                <w:sz w:val="22"/>
                <w:szCs w:val="22"/>
              </w:rPr>
              <w:t>Adjust cost-item entries</w:t>
            </w:r>
          </w:p>
          <w:p w14:paraId="24563B95" w14:textId="77777777" w:rsidR="00FF773A" w:rsidRPr="00B32C04" w:rsidRDefault="00FF773A" w:rsidP="00FF773A">
            <w:pPr>
              <w:pStyle w:val="ListParagraph"/>
              <w:numPr>
                <w:ilvl w:val="0"/>
                <w:numId w:val="28"/>
              </w:numPr>
              <w:spacing w:line="276" w:lineRule="auto"/>
              <w:rPr>
                <w:rFonts w:ascii="Century Gothic" w:hAnsi="Century Gothic"/>
                <w:sz w:val="22"/>
                <w:szCs w:val="22"/>
              </w:rPr>
            </w:pPr>
            <w:r w:rsidRPr="00B32C04">
              <w:rPr>
                <w:rFonts w:ascii="Century Gothic" w:hAnsi="Century Gothic"/>
                <w:sz w:val="22"/>
                <w:szCs w:val="22"/>
              </w:rPr>
              <w:t>Update unit costs</w:t>
            </w:r>
          </w:p>
          <w:p w14:paraId="1B387CAD" w14:textId="77777777" w:rsidR="00FF773A" w:rsidRPr="00B32C04" w:rsidRDefault="00FF773A" w:rsidP="00FF773A">
            <w:pPr>
              <w:pStyle w:val="ListParagraph"/>
              <w:numPr>
                <w:ilvl w:val="0"/>
                <w:numId w:val="28"/>
              </w:numPr>
              <w:spacing w:line="276" w:lineRule="auto"/>
              <w:rPr>
                <w:rFonts w:ascii="Century Gothic" w:hAnsi="Century Gothic"/>
                <w:sz w:val="22"/>
                <w:szCs w:val="22"/>
              </w:rPr>
            </w:pPr>
            <w:r w:rsidRPr="00B32C04">
              <w:rPr>
                <w:rFonts w:ascii="Century Gothic" w:hAnsi="Century Gothic"/>
                <w:sz w:val="22"/>
                <w:szCs w:val="22"/>
              </w:rPr>
              <w:t>Inventory periods</w:t>
            </w:r>
          </w:p>
          <w:p w14:paraId="6113BF81" w14:textId="77777777" w:rsidR="00FF773A" w:rsidRPr="00B32C04" w:rsidRDefault="00FF773A" w:rsidP="00FF773A">
            <w:pPr>
              <w:pStyle w:val="ListParagraph"/>
              <w:numPr>
                <w:ilvl w:val="0"/>
                <w:numId w:val="28"/>
              </w:numPr>
              <w:spacing w:line="276" w:lineRule="auto"/>
              <w:rPr>
                <w:rFonts w:ascii="Century Gothic" w:hAnsi="Century Gothic"/>
                <w:sz w:val="22"/>
                <w:szCs w:val="22"/>
              </w:rPr>
            </w:pPr>
            <w:r w:rsidRPr="00B32C04">
              <w:rPr>
                <w:rFonts w:ascii="Century Gothic" w:hAnsi="Century Gothic"/>
                <w:sz w:val="22"/>
                <w:szCs w:val="22"/>
              </w:rPr>
              <w:t>Chart of accounts</w:t>
            </w:r>
          </w:p>
          <w:p w14:paraId="4DA69CB7" w14:textId="77777777" w:rsidR="00FF773A" w:rsidRPr="00B32C04" w:rsidRDefault="00FF773A" w:rsidP="00FF773A">
            <w:pPr>
              <w:pStyle w:val="ListParagraph"/>
              <w:numPr>
                <w:ilvl w:val="0"/>
                <w:numId w:val="28"/>
              </w:numPr>
              <w:spacing w:line="276" w:lineRule="auto"/>
              <w:rPr>
                <w:rFonts w:ascii="Century Gothic" w:hAnsi="Century Gothic"/>
                <w:sz w:val="22"/>
                <w:szCs w:val="22"/>
              </w:rPr>
            </w:pPr>
            <w:r w:rsidRPr="00B32C04">
              <w:rPr>
                <w:rFonts w:ascii="Century Gothic" w:hAnsi="Century Gothic"/>
                <w:sz w:val="22"/>
                <w:szCs w:val="22"/>
              </w:rPr>
              <w:lastRenderedPageBreak/>
              <w:t>Application worksheet</w:t>
            </w:r>
          </w:p>
          <w:p w14:paraId="0BD7050E" w14:textId="77777777" w:rsidR="00FF773A" w:rsidRPr="00B32C04" w:rsidRDefault="00FF773A" w:rsidP="00FF773A">
            <w:pPr>
              <w:pStyle w:val="ListParagraph"/>
              <w:numPr>
                <w:ilvl w:val="0"/>
                <w:numId w:val="27"/>
              </w:numPr>
              <w:spacing w:line="276" w:lineRule="auto"/>
              <w:rPr>
                <w:rFonts w:ascii="Century Gothic" w:hAnsi="Century Gothic"/>
                <w:sz w:val="22"/>
                <w:szCs w:val="22"/>
              </w:rPr>
            </w:pPr>
            <w:r w:rsidRPr="00B32C04">
              <w:rPr>
                <w:rFonts w:ascii="Century Gothic" w:hAnsi="Century Gothic"/>
                <w:sz w:val="22"/>
                <w:szCs w:val="22"/>
              </w:rPr>
              <w:t>Analysis and reporting</w:t>
            </w:r>
          </w:p>
          <w:p w14:paraId="52E9A521" w14:textId="77777777" w:rsidR="00FF773A" w:rsidRPr="00B32C04" w:rsidRDefault="00FF773A" w:rsidP="00FF773A">
            <w:pPr>
              <w:pStyle w:val="ListParagraph"/>
              <w:numPr>
                <w:ilvl w:val="0"/>
                <w:numId w:val="29"/>
              </w:numPr>
              <w:spacing w:line="276" w:lineRule="auto"/>
              <w:rPr>
                <w:rFonts w:ascii="Century Gothic" w:hAnsi="Century Gothic"/>
                <w:sz w:val="22"/>
                <w:szCs w:val="22"/>
              </w:rPr>
            </w:pPr>
            <w:r w:rsidRPr="00B32C04">
              <w:rPr>
                <w:rFonts w:ascii="Century Gothic" w:hAnsi="Century Gothic"/>
                <w:sz w:val="22"/>
                <w:szCs w:val="22"/>
              </w:rPr>
              <w:t>Analysis reports</w:t>
            </w:r>
          </w:p>
          <w:p w14:paraId="6870C1EC" w14:textId="77777777" w:rsidR="00FF773A" w:rsidRPr="00B32C04" w:rsidRDefault="00FF773A" w:rsidP="00FF773A">
            <w:pPr>
              <w:pStyle w:val="ListParagraph"/>
              <w:numPr>
                <w:ilvl w:val="0"/>
                <w:numId w:val="29"/>
              </w:numPr>
              <w:spacing w:line="276" w:lineRule="auto"/>
              <w:rPr>
                <w:rFonts w:ascii="Century Gothic" w:hAnsi="Century Gothic"/>
                <w:sz w:val="22"/>
                <w:szCs w:val="22"/>
              </w:rPr>
            </w:pPr>
            <w:r w:rsidRPr="00B32C04">
              <w:rPr>
                <w:rFonts w:ascii="Century Gothic" w:hAnsi="Century Gothic"/>
                <w:sz w:val="22"/>
                <w:szCs w:val="22"/>
              </w:rPr>
              <w:t>Analysis by dimension</w:t>
            </w:r>
          </w:p>
          <w:p w14:paraId="48CC59E5" w14:textId="77777777" w:rsidR="00FF773A" w:rsidRPr="00B32C04" w:rsidRDefault="00FF773A" w:rsidP="00FF773A">
            <w:pPr>
              <w:pStyle w:val="ListParagraph"/>
              <w:numPr>
                <w:ilvl w:val="0"/>
                <w:numId w:val="29"/>
              </w:numPr>
              <w:spacing w:line="276" w:lineRule="auto"/>
              <w:rPr>
                <w:rFonts w:ascii="Century Gothic" w:hAnsi="Century Gothic"/>
                <w:sz w:val="22"/>
                <w:szCs w:val="22"/>
              </w:rPr>
            </w:pPr>
            <w:r w:rsidRPr="00B32C04">
              <w:rPr>
                <w:rFonts w:ascii="Century Gothic" w:hAnsi="Century Gothic"/>
                <w:sz w:val="22"/>
                <w:szCs w:val="22"/>
              </w:rPr>
              <w:t>Inventory – G/L reconciliation</w:t>
            </w:r>
          </w:p>
          <w:p w14:paraId="62A173E4" w14:textId="77777777" w:rsidR="00FF773A" w:rsidRPr="00B32C04" w:rsidRDefault="00FF773A" w:rsidP="00FF773A">
            <w:pPr>
              <w:pStyle w:val="ListParagraph"/>
              <w:numPr>
                <w:ilvl w:val="0"/>
                <w:numId w:val="29"/>
              </w:numPr>
              <w:spacing w:line="276" w:lineRule="auto"/>
              <w:rPr>
                <w:rFonts w:ascii="Century Gothic" w:hAnsi="Century Gothic"/>
                <w:sz w:val="22"/>
                <w:szCs w:val="22"/>
              </w:rPr>
            </w:pPr>
            <w:r w:rsidRPr="00B32C04">
              <w:rPr>
                <w:rFonts w:ascii="Century Gothic" w:hAnsi="Century Gothic"/>
                <w:sz w:val="22"/>
                <w:szCs w:val="22"/>
              </w:rPr>
              <w:t>Item dimension – details</w:t>
            </w:r>
          </w:p>
          <w:p w14:paraId="66E7D987" w14:textId="77777777" w:rsidR="00FF773A" w:rsidRPr="00B32C04" w:rsidRDefault="00FF773A" w:rsidP="00FF773A">
            <w:pPr>
              <w:pStyle w:val="ListParagraph"/>
              <w:numPr>
                <w:ilvl w:val="0"/>
                <w:numId w:val="29"/>
              </w:numPr>
              <w:spacing w:line="276" w:lineRule="auto"/>
              <w:rPr>
                <w:rFonts w:ascii="Century Gothic" w:hAnsi="Century Gothic"/>
                <w:sz w:val="22"/>
                <w:szCs w:val="22"/>
              </w:rPr>
            </w:pPr>
            <w:r w:rsidRPr="00B32C04">
              <w:rPr>
                <w:rFonts w:ascii="Century Gothic" w:hAnsi="Century Gothic"/>
                <w:sz w:val="22"/>
                <w:szCs w:val="22"/>
              </w:rPr>
              <w:lastRenderedPageBreak/>
              <w:t>Item dimension - total</w:t>
            </w:r>
          </w:p>
          <w:p w14:paraId="6790F8DE" w14:textId="77777777" w:rsidR="00FF773A" w:rsidRPr="00B32C04" w:rsidRDefault="00FF773A" w:rsidP="00FF773A">
            <w:pPr>
              <w:pStyle w:val="ListParagraph"/>
              <w:numPr>
                <w:ilvl w:val="0"/>
                <w:numId w:val="27"/>
              </w:numPr>
              <w:spacing w:line="276" w:lineRule="auto"/>
              <w:rPr>
                <w:rFonts w:ascii="Century Gothic" w:hAnsi="Century Gothic"/>
                <w:sz w:val="22"/>
                <w:szCs w:val="22"/>
              </w:rPr>
            </w:pPr>
            <w:r w:rsidRPr="00B32C04">
              <w:rPr>
                <w:rFonts w:ascii="Century Gothic" w:hAnsi="Century Gothic"/>
                <w:sz w:val="22"/>
                <w:szCs w:val="22"/>
              </w:rPr>
              <w:t>Setup</w:t>
            </w:r>
          </w:p>
          <w:p w14:paraId="3FA83AE9" w14:textId="77777777" w:rsidR="00FF773A" w:rsidRPr="00B32C04" w:rsidRDefault="00FF773A" w:rsidP="00FF773A">
            <w:pPr>
              <w:pStyle w:val="ListParagraph"/>
              <w:numPr>
                <w:ilvl w:val="0"/>
                <w:numId w:val="30"/>
              </w:numPr>
              <w:spacing w:line="276" w:lineRule="auto"/>
              <w:rPr>
                <w:rFonts w:ascii="Century Gothic" w:hAnsi="Century Gothic"/>
                <w:sz w:val="22"/>
                <w:szCs w:val="22"/>
              </w:rPr>
            </w:pPr>
            <w:r w:rsidRPr="00B32C04">
              <w:rPr>
                <w:rFonts w:ascii="Century Gothic" w:hAnsi="Century Gothic"/>
                <w:sz w:val="22"/>
                <w:szCs w:val="22"/>
              </w:rPr>
              <w:t>Analysis types</w:t>
            </w:r>
          </w:p>
          <w:p w14:paraId="33E8C374" w14:textId="77777777" w:rsidR="00FF773A" w:rsidRPr="00B32C04" w:rsidRDefault="00FF773A" w:rsidP="00FF773A">
            <w:pPr>
              <w:pStyle w:val="ListParagraph"/>
              <w:numPr>
                <w:ilvl w:val="0"/>
                <w:numId w:val="30"/>
              </w:numPr>
              <w:spacing w:line="276" w:lineRule="auto"/>
              <w:rPr>
                <w:rFonts w:ascii="Century Gothic" w:hAnsi="Century Gothic"/>
                <w:sz w:val="22"/>
                <w:szCs w:val="22"/>
              </w:rPr>
            </w:pPr>
            <w:r w:rsidRPr="00B32C04">
              <w:rPr>
                <w:rFonts w:ascii="Century Gothic" w:hAnsi="Century Gothic"/>
                <w:sz w:val="22"/>
                <w:szCs w:val="22"/>
              </w:rPr>
              <w:t>Analysis line template</w:t>
            </w:r>
          </w:p>
          <w:p w14:paraId="039F0592" w14:textId="77777777" w:rsidR="00FF773A" w:rsidRPr="00B32C04" w:rsidRDefault="00FF773A" w:rsidP="00FF773A">
            <w:pPr>
              <w:pStyle w:val="ListParagraph"/>
              <w:numPr>
                <w:ilvl w:val="0"/>
                <w:numId w:val="30"/>
              </w:numPr>
              <w:spacing w:line="276" w:lineRule="auto"/>
              <w:rPr>
                <w:rFonts w:ascii="Century Gothic" w:hAnsi="Century Gothic"/>
                <w:sz w:val="22"/>
                <w:szCs w:val="22"/>
              </w:rPr>
            </w:pPr>
            <w:r w:rsidRPr="00B32C04">
              <w:rPr>
                <w:rFonts w:ascii="Century Gothic" w:hAnsi="Century Gothic"/>
                <w:sz w:val="22"/>
                <w:szCs w:val="22"/>
              </w:rPr>
              <w:t>Analysis column template</w:t>
            </w:r>
          </w:p>
          <w:p w14:paraId="06A57002" w14:textId="77777777" w:rsidR="00FF773A" w:rsidRPr="00B32C04" w:rsidRDefault="00FF773A" w:rsidP="00FF773A">
            <w:pPr>
              <w:pStyle w:val="ListParagraph"/>
              <w:numPr>
                <w:ilvl w:val="0"/>
                <w:numId w:val="30"/>
              </w:numPr>
              <w:spacing w:line="360" w:lineRule="auto"/>
              <w:jc w:val="both"/>
              <w:rPr>
                <w:rFonts w:ascii="Century Gothic" w:hAnsi="Century Gothic"/>
                <w:b/>
                <w:sz w:val="22"/>
                <w:szCs w:val="22"/>
              </w:rPr>
            </w:pPr>
            <w:r w:rsidRPr="00B32C04">
              <w:rPr>
                <w:rFonts w:ascii="Century Gothic" w:hAnsi="Century Gothic"/>
                <w:sz w:val="22"/>
                <w:szCs w:val="22"/>
              </w:rPr>
              <w:t>Analysis view card</w:t>
            </w:r>
          </w:p>
          <w:p w14:paraId="13C6B886" w14:textId="77777777" w:rsidR="00FF773A" w:rsidRPr="00B32C04" w:rsidRDefault="00FF773A" w:rsidP="00FF773A">
            <w:pPr>
              <w:spacing w:line="360" w:lineRule="auto"/>
              <w:ind w:left="360"/>
              <w:jc w:val="both"/>
              <w:rPr>
                <w:rFonts w:ascii="Century Gothic" w:hAnsi="Century Gothic"/>
                <w:b/>
                <w:sz w:val="22"/>
                <w:szCs w:val="22"/>
              </w:rPr>
            </w:pPr>
          </w:p>
        </w:tc>
      </w:tr>
    </w:tbl>
    <w:p w14:paraId="583F3390" w14:textId="77777777" w:rsidR="00FF773A" w:rsidRPr="00711AF0" w:rsidRDefault="00FF773A" w:rsidP="00E3285F">
      <w:pPr>
        <w:spacing w:line="360" w:lineRule="auto"/>
        <w:jc w:val="both"/>
        <w:rPr>
          <w:rFonts w:ascii="Century Gothic" w:hAnsi="Century Gothic"/>
          <w:b/>
          <w:sz w:val="24"/>
          <w:szCs w:val="24"/>
        </w:rPr>
        <w:sectPr w:rsidR="00FF773A" w:rsidRPr="00711AF0" w:rsidSect="00FF773A">
          <w:type w:val="continuous"/>
          <w:pgSz w:w="12240" w:h="15840"/>
          <w:pgMar w:top="1440" w:right="1440" w:bottom="1440" w:left="1440" w:header="720" w:footer="720" w:gutter="0"/>
          <w:pgBorders w:offsetFrom="page">
            <w:top w:val="double" w:sz="4" w:space="24" w:color="C00000" w:shadow="1"/>
            <w:left w:val="double" w:sz="4" w:space="24" w:color="C00000" w:shadow="1"/>
            <w:bottom w:val="double" w:sz="4" w:space="24" w:color="C00000" w:shadow="1"/>
            <w:right w:val="double" w:sz="4" w:space="24" w:color="C00000" w:shadow="1"/>
          </w:pgBorders>
          <w:cols w:num="2" w:space="720"/>
          <w:titlePg/>
          <w:docGrid w:linePitch="360"/>
        </w:sectPr>
      </w:pPr>
    </w:p>
    <w:p w14:paraId="2E8EF1C7" w14:textId="67E5328B" w:rsidR="00FF773A" w:rsidRPr="00E3285F" w:rsidRDefault="00E3285F" w:rsidP="00E3285F">
      <w:pPr>
        <w:overflowPunct/>
        <w:autoSpaceDE/>
        <w:autoSpaceDN/>
        <w:adjustRightInd/>
        <w:spacing w:line="360" w:lineRule="auto"/>
        <w:jc w:val="both"/>
        <w:textAlignment w:val="auto"/>
        <w:outlineLvl w:val="1"/>
        <w:rPr>
          <w:rFonts w:ascii="Century Gothic" w:hAnsi="Century Gothic"/>
          <w:b/>
          <w:sz w:val="24"/>
          <w:szCs w:val="24"/>
        </w:rPr>
        <w:sectPr w:rsidR="00FF773A" w:rsidRPr="00E3285F" w:rsidSect="00FF773A">
          <w:headerReference w:type="even" r:id="rId53"/>
          <w:headerReference w:type="default" r:id="rId54"/>
          <w:footerReference w:type="default" r:id="rId55"/>
          <w:headerReference w:type="first" r:id="rId56"/>
          <w:footerReference w:type="first" r:id="rId57"/>
          <w:type w:val="continuous"/>
          <w:pgSz w:w="12240" w:h="15840"/>
          <w:pgMar w:top="1440" w:right="1440" w:bottom="1440" w:left="1440" w:header="720" w:footer="720" w:gutter="0"/>
          <w:pgBorders w:offsetFrom="page">
            <w:top w:val="double" w:sz="4" w:space="24" w:color="C00000" w:shadow="1"/>
            <w:left w:val="double" w:sz="4" w:space="24" w:color="C00000" w:shadow="1"/>
            <w:bottom w:val="double" w:sz="4" w:space="24" w:color="C00000" w:shadow="1"/>
            <w:right w:val="double" w:sz="4" w:space="24" w:color="C00000" w:shadow="1"/>
          </w:pgBorders>
          <w:cols w:num="2" w:space="720"/>
          <w:titlePg/>
          <w:docGrid w:linePitch="360"/>
        </w:sectPr>
      </w:pPr>
      <w:r w:rsidRPr="00711AF0">
        <w:rPr>
          <w:rFonts w:ascii="Century Gothic" w:hAnsi="Century Gothic"/>
          <w:sz w:val="24"/>
          <w:szCs w:val="24"/>
        </w:rPr>
        <w:lastRenderedPageBreak/>
        <w:t xml:space="preserve"> </w:t>
      </w:r>
    </w:p>
    <w:p w14:paraId="3CDE3CF4" w14:textId="77777777" w:rsidR="00FF773A" w:rsidRPr="00711AF0" w:rsidRDefault="00FF773A" w:rsidP="00FF773A">
      <w:pPr>
        <w:overflowPunct/>
        <w:autoSpaceDE/>
        <w:autoSpaceDN/>
        <w:adjustRightInd/>
        <w:spacing w:line="360" w:lineRule="auto"/>
        <w:textAlignment w:val="auto"/>
        <w:rPr>
          <w:rFonts w:ascii="Century Gothic" w:hAnsi="Century Gothic"/>
          <w:b/>
          <w:bCs/>
          <w:noProof/>
          <w:sz w:val="24"/>
          <w:szCs w:val="24"/>
          <w:lang w:val="sw-KE" w:eastAsia="sw-KE"/>
        </w:rPr>
      </w:pPr>
      <w:r w:rsidRPr="00711AF0">
        <w:rPr>
          <w:rFonts w:ascii="Century Gothic" w:hAnsi="Century Gothic"/>
          <w:b/>
          <w:bCs/>
          <w:noProof/>
          <w:sz w:val="24"/>
          <w:szCs w:val="24"/>
          <w:lang w:val="sw-KE" w:eastAsia="sw-KE"/>
        </w:rPr>
        <w:lastRenderedPageBreak/>
        <w:br w:type="page"/>
      </w:r>
    </w:p>
    <w:p w14:paraId="34D5386E" w14:textId="77777777" w:rsidR="00FF773A" w:rsidRPr="002A7D6C" w:rsidRDefault="00FF773A" w:rsidP="00FF773A">
      <w:pPr>
        <w:pStyle w:val="NormalWeb"/>
        <w:jc w:val="center"/>
        <w:outlineLvl w:val="0"/>
        <w:rPr>
          <w:rFonts w:ascii="Century Gothic" w:hAnsi="Century Gothic"/>
          <w:b/>
          <w:bCs/>
          <w:sz w:val="36"/>
          <w:szCs w:val="36"/>
        </w:rPr>
      </w:pPr>
      <w:bookmarkStart w:id="472" w:name="_Toc535316452"/>
      <w:r w:rsidRPr="002A7D6C">
        <w:rPr>
          <w:rFonts w:ascii="Century Gothic" w:hAnsi="Century Gothic"/>
          <w:b/>
          <w:bCs/>
          <w:noProof/>
          <w:sz w:val="36"/>
          <w:szCs w:val="36"/>
          <w:lang w:val="sw-KE" w:eastAsia="sw-KE"/>
        </w:rPr>
        <w:lastRenderedPageBreak/>
        <w:t xml:space="preserve">SECTION </w:t>
      </w:r>
      <w:r>
        <w:rPr>
          <w:rFonts w:ascii="Century Gothic" w:hAnsi="Century Gothic"/>
          <w:b/>
          <w:bCs/>
          <w:noProof/>
          <w:sz w:val="36"/>
          <w:szCs w:val="36"/>
          <w:lang w:val="sw-KE" w:eastAsia="sw-KE"/>
        </w:rPr>
        <w:t>L</w:t>
      </w:r>
      <w:r w:rsidRPr="002A7D6C">
        <w:rPr>
          <w:rFonts w:ascii="Century Gothic" w:hAnsi="Century Gothic"/>
          <w:b/>
          <w:bCs/>
          <w:noProof/>
          <w:sz w:val="36"/>
          <w:szCs w:val="36"/>
          <w:lang w:val="sw-KE" w:eastAsia="sw-KE"/>
        </w:rPr>
        <w:t>: THE BACK-END DATABASE DESIGN</w:t>
      </w:r>
      <w:bookmarkEnd w:id="472"/>
    </w:p>
    <w:p w14:paraId="72E29AFD" w14:textId="77777777" w:rsidR="00FF773A" w:rsidRPr="00711AF0" w:rsidRDefault="00FF773A" w:rsidP="00FF773A">
      <w:pPr>
        <w:spacing w:line="312" w:lineRule="auto"/>
        <w:jc w:val="both"/>
        <w:rPr>
          <w:rFonts w:ascii="Century Gothic" w:hAnsi="Century Gothic"/>
          <w:sz w:val="24"/>
          <w:szCs w:val="24"/>
        </w:rPr>
      </w:pPr>
      <w:r w:rsidRPr="00711AF0">
        <w:rPr>
          <w:rFonts w:ascii="Century Gothic" w:hAnsi="Century Gothic"/>
          <w:b/>
          <w:bCs/>
          <w:noProof/>
          <w:sz w:val="24"/>
          <w:szCs w:val="24"/>
        </w:rPr>
        <mc:AlternateContent>
          <mc:Choice Requires="wps">
            <w:drawing>
              <wp:anchor distT="0" distB="0" distL="114300" distR="114300" simplePos="0" relativeHeight="251666432" behindDoc="0" locked="0" layoutInCell="1" allowOverlap="1" wp14:anchorId="457C7935" wp14:editId="5342B54D">
                <wp:simplePos x="0" y="0"/>
                <wp:positionH relativeFrom="column">
                  <wp:posOffset>-571500</wp:posOffset>
                </wp:positionH>
                <wp:positionV relativeFrom="paragraph">
                  <wp:posOffset>-2540</wp:posOffset>
                </wp:positionV>
                <wp:extent cx="7048500" cy="635"/>
                <wp:effectExtent l="9525" t="15875" r="28575" b="40640"/>
                <wp:wrapNone/>
                <wp:docPr id="7"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0" cy="635"/>
                        </a:xfrm>
                        <a:prstGeom prst="straightConnector1">
                          <a:avLst/>
                        </a:prstGeom>
                        <a:noFill/>
                        <a:ln w="19050">
                          <a:solidFill>
                            <a:srgbClr val="C00000"/>
                          </a:solidFill>
                          <a:round/>
                          <a:headEnd/>
                          <a:tailEnd/>
                        </a:ln>
                        <a:effectLst>
                          <a:outerShdw dist="28398" dir="3806097" algn="ctr" rotWithShape="0">
                            <a:srgbClr val="205867">
                              <a:alpha val="50000"/>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50FEA7A" id="AutoShape 28" o:spid="_x0000_s1026" type="#_x0000_t32" style="position:absolute;margin-left:-45pt;margin-top:-.2pt;width:555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" strokecolor="#c00000" strokeweight="1.5pt">
                <v:shadow on="t" color="#205867" opacity=".5" offset="1pt"/>
              </v:shape>
            </w:pict>
          </mc:Fallback>
        </mc:AlternateContent>
      </w:r>
    </w:p>
    <w:p w14:paraId="7A60E39A" w14:textId="70C432A7" w:rsidR="00FF773A" w:rsidRPr="006C025C" w:rsidRDefault="007107A4" w:rsidP="00FF773A">
      <w:pPr>
        <w:pStyle w:val="Heading2"/>
        <w:rPr>
          <w:rFonts w:ascii="Century Gothic" w:hAnsi="Century Gothic"/>
          <w:b/>
          <w:color w:val="auto"/>
          <w:sz w:val="24"/>
        </w:rPr>
      </w:pPr>
      <w:bookmarkStart w:id="473" w:name="_Toc535316453"/>
      <w:r>
        <w:rPr>
          <w:rFonts w:ascii="Century Gothic" w:hAnsi="Century Gothic"/>
          <w:b/>
          <w:color w:val="auto"/>
          <w:sz w:val="24"/>
        </w:rPr>
        <w:t>9</w:t>
      </w:r>
      <w:r w:rsidR="00FF773A">
        <w:rPr>
          <w:rFonts w:ascii="Century Gothic" w:hAnsi="Century Gothic"/>
          <w:b/>
          <w:color w:val="auto"/>
          <w:sz w:val="24"/>
        </w:rPr>
        <w:t>.1</w:t>
      </w:r>
      <w:r w:rsidR="00FF773A" w:rsidRPr="006C025C">
        <w:rPr>
          <w:rFonts w:ascii="Century Gothic" w:hAnsi="Century Gothic"/>
          <w:b/>
          <w:color w:val="auto"/>
          <w:sz w:val="24"/>
        </w:rPr>
        <w:t xml:space="preserve"> Database management system design summary</w:t>
      </w:r>
      <w:bookmarkEnd w:id="473"/>
    </w:p>
    <w:p w14:paraId="72088959" w14:textId="03588D50" w:rsidR="00FF773A" w:rsidRPr="00B32C04" w:rsidRDefault="00FF773A" w:rsidP="00FF773A">
      <w:pPr>
        <w:spacing w:line="360" w:lineRule="auto"/>
        <w:jc w:val="both"/>
        <w:rPr>
          <w:rFonts w:ascii="Century Gothic" w:hAnsi="Century Gothic"/>
          <w:sz w:val="22"/>
          <w:szCs w:val="22"/>
        </w:rPr>
      </w:pPr>
      <w:r w:rsidRPr="00B32C04">
        <w:rPr>
          <w:rFonts w:ascii="Century Gothic" w:hAnsi="Century Gothic"/>
          <w:sz w:val="22"/>
          <w:szCs w:val="22"/>
        </w:rPr>
        <w:t>The Microsoft Dynamics NAV 201</w:t>
      </w:r>
      <w:r w:rsidR="00E3285F">
        <w:rPr>
          <w:rFonts w:ascii="Century Gothic" w:hAnsi="Century Gothic"/>
          <w:sz w:val="22"/>
          <w:szCs w:val="22"/>
        </w:rPr>
        <w:t>8 solution to be deployed a</w:t>
      </w:r>
      <w:r w:rsidR="00740468">
        <w:rPr>
          <w:rFonts w:ascii="Century Gothic" w:hAnsi="Century Gothic"/>
          <w:sz w:val="22"/>
          <w:szCs w:val="22"/>
        </w:rPr>
        <w:t>t CUE runs on Microsoft SQL 2018</w:t>
      </w:r>
      <w:r w:rsidR="00E3285F">
        <w:rPr>
          <w:rFonts w:ascii="Century Gothic" w:hAnsi="Century Gothic"/>
          <w:sz w:val="22"/>
          <w:szCs w:val="22"/>
        </w:rPr>
        <w:t xml:space="preserve"> </w:t>
      </w:r>
      <w:r w:rsidRPr="00B32C04">
        <w:rPr>
          <w:rFonts w:ascii="Century Gothic" w:hAnsi="Century Gothic"/>
          <w:sz w:val="22"/>
          <w:szCs w:val="22"/>
        </w:rPr>
        <w:t xml:space="preserve">and later versions as the core back-end database management system. </w:t>
      </w:r>
    </w:p>
    <w:p w14:paraId="4C8A05A8" w14:textId="77777777" w:rsidR="00FF773A" w:rsidRPr="00B32C04" w:rsidRDefault="00FF773A" w:rsidP="00FF773A">
      <w:pPr>
        <w:spacing w:line="360" w:lineRule="auto"/>
        <w:jc w:val="both"/>
        <w:rPr>
          <w:rFonts w:ascii="Century Gothic" w:hAnsi="Century Gothic"/>
          <w:sz w:val="22"/>
          <w:szCs w:val="22"/>
        </w:rPr>
      </w:pPr>
    </w:p>
    <w:p w14:paraId="6607CE47" w14:textId="77777777" w:rsidR="00FF773A" w:rsidRPr="00711AF0" w:rsidRDefault="00FF773A" w:rsidP="00FF773A">
      <w:pPr>
        <w:spacing w:line="360" w:lineRule="auto"/>
        <w:jc w:val="both"/>
        <w:rPr>
          <w:rFonts w:ascii="Century Gothic" w:eastAsiaTheme="minorHAnsi" w:hAnsi="Century Gothic"/>
          <w:sz w:val="24"/>
          <w:szCs w:val="24"/>
        </w:rPr>
      </w:pPr>
      <w:r w:rsidRPr="00B32C04">
        <w:rPr>
          <w:rFonts w:ascii="Century Gothic" w:eastAsiaTheme="minorHAnsi" w:hAnsi="Century Gothic"/>
          <w:sz w:val="22"/>
          <w:szCs w:val="22"/>
        </w:rPr>
        <w:t>The diagram below shows the</w:t>
      </w:r>
      <w:r>
        <w:rPr>
          <w:rFonts w:ascii="Century Gothic" w:eastAsiaTheme="minorHAnsi" w:hAnsi="Century Gothic"/>
          <w:sz w:val="22"/>
          <w:szCs w:val="22"/>
        </w:rPr>
        <w:t xml:space="preserve"> tier architecture</w:t>
      </w:r>
      <w:r w:rsidRPr="00B32C04">
        <w:rPr>
          <w:rFonts w:ascii="Century Gothic" w:eastAsiaTheme="minorHAnsi" w:hAnsi="Century Gothic"/>
          <w:sz w:val="22"/>
          <w:szCs w:val="22"/>
        </w:rPr>
        <w:t>:</w:t>
      </w:r>
    </w:p>
    <w:p w14:paraId="5481683D" w14:textId="77777777" w:rsidR="00FF773A" w:rsidRPr="00711AF0" w:rsidRDefault="00FF773A" w:rsidP="00FF773A">
      <w:pPr>
        <w:spacing w:line="360" w:lineRule="auto"/>
        <w:rPr>
          <w:rFonts w:ascii="Century Gothic" w:eastAsiaTheme="minorHAnsi" w:hAnsi="Century Gothic"/>
          <w:sz w:val="24"/>
          <w:szCs w:val="24"/>
        </w:rPr>
      </w:pPr>
    </w:p>
    <w:p w14:paraId="0388BBF6" w14:textId="77777777" w:rsidR="00FF773A" w:rsidRPr="00711AF0" w:rsidRDefault="00FF773A" w:rsidP="00FF773A">
      <w:pPr>
        <w:spacing w:line="360" w:lineRule="auto"/>
        <w:jc w:val="center"/>
        <w:rPr>
          <w:rFonts w:ascii="Century Gothic" w:hAnsi="Century Gothic"/>
          <w:sz w:val="24"/>
          <w:szCs w:val="24"/>
        </w:rPr>
      </w:pPr>
      <w:r w:rsidRPr="00711AF0">
        <w:rPr>
          <w:rFonts w:ascii="Century Gothic" w:hAnsi="Century Gothic"/>
          <w:noProof/>
          <w:sz w:val="24"/>
          <w:szCs w:val="24"/>
        </w:rPr>
        <w:drawing>
          <wp:inline distT="0" distB="0" distL="0" distR="0" wp14:anchorId="41323D04" wp14:editId="3F5B8776">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web-design-concepts-web-frontend-37-728.jpg"/>
                    <pic:cNvPicPr/>
                  </pic:nvPicPr>
                  <pic:blipFill>
                    <a:blip r:embed="rId5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F9F9101" w14:textId="77777777" w:rsidR="00FF773A" w:rsidRPr="00711AF0" w:rsidRDefault="00FF773A" w:rsidP="00FF773A">
      <w:pPr>
        <w:spacing w:line="360" w:lineRule="auto"/>
        <w:rPr>
          <w:rFonts w:ascii="Century Gothic" w:hAnsi="Century Gothic"/>
          <w:sz w:val="24"/>
          <w:szCs w:val="24"/>
        </w:rPr>
      </w:pPr>
    </w:p>
    <w:p w14:paraId="178A9587" w14:textId="77777777" w:rsidR="00FF773A" w:rsidRPr="00B32C04" w:rsidRDefault="00FF773A" w:rsidP="00FF773A">
      <w:pPr>
        <w:spacing w:line="360" w:lineRule="auto"/>
        <w:jc w:val="both"/>
        <w:rPr>
          <w:rFonts w:ascii="Century Gothic" w:hAnsi="Century Gothic"/>
          <w:sz w:val="22"/>
          <w:szCs w:val="22"/>
        </w:rPr>
      </w:pPr>
      <w:r w:rsidRPr="00B32C04">
        <w:rPr>
          <w:rFonts w:ascii="Century Gothic" w:hAnsi="Century Gothic"/>
          <w:sz w:val="22"/>
          <w:szCs w:val="22"/>
        </w:rPr>
        <w:t>The Database tier facilitates storage of data while incorporating robust data manipulation routines.</w:t>
      </w:r>
    </w:p>
    <w:p w14:paraId="3A971E6E" w14:textId="77777777" w:rsidR="00FF773A" w:rsidRPr="00B32C04" w:rsidRDefault="00FF773A" w:rsidP="00FF773A">
      <w:pPr>
        <w:spacing w:line="360" w:lineRule="auto"/>
        <w:jc w:val="both"/>
        <w:rPr>
          <w:rFonts w:ascii="Century Gothic" w:eastAsiaTheme="minorHAnsi" w:hAnsi="Century Gothic"/>
          <w:sz w:val="22"/>
          <w:szCs w:val="22"/>
        </w:rPr>
      </w:pPr>
      <w:r w:rsidRPr="00B32C04">
        <w:rPr>
          <w:rFonts w:ascii="Century Gothic" w:hAnsi="Century Gothic"/>
          <w:sz w:val="22"/>
          <w:szCs w:val="22"/>
        </w:rPr>
        <w:t xml:space="preserve">The Microsoft SQL 2012 Server is a </w:t>
      </w:r>
      <w:r w:rsidRPr="00B32C04">
        <w:rPr>
          <w:rFonts w:ascii="Century Gothic" w:eastAsiaTheme="minorHAnsi" w:hAnsi="Century Gothic"/>
          <w:sz w:val="22"/>
          <w:szCs w:val="22"/>
        </w:rPr>
        <w:t>comprehensive database platform providing enterprise-class data management with integrated business intelligence (BI) tools.</w:t>
      </w:r>
      <w:r w:rsidRPr="00711AF0">
        <w:rPr>
          <w:rFonts w:ascii="Century Gothic" w:eastAsiaTheme="minorHAnsi" w:hAnsi="Century Gothic"/>
          <w:sz w:val="24"/>
          <w:szCs w:val="24"/>
        </w:rPr>
        <w:t xml:space="preserve"> The </w:t>
      </w:r>
      <w:r w:rsidRPr="00B32C04">
        <w:rPr>
          <w:rFonts w:ascii="Century Gothic" w:eastAsiaTheme="minorHAnsi" w:hAnsi="Century Gothic"/>
          <w:sz w:val="22"/>
          <w:szCs w:val="22"/>
        </w:rPr>
        <w:t xml:space="preserve">Microsoft SQL Server 2012 database engine provides improved security and reliable </w:t>
      </w:r>
      <w:r w:rsidRPr="00B32C04">
        <w:rPr>
          <w:rFonts w:ascii="Century Gothic" w:eastAsiaTheme="minorHAnsi" w:hAnsi="Century Gothic"/>
          <w:sz w:val="22"/>
          <w:szCs w:val="22"/>
        </w:rPr>
        <w:lastRenderedPageBreak/>
        <w:t xml:space="preserve">storage for both relational and structured data. This enables development as well as maintenance of highly available, performance data applications. </w:t>
      </w:r>
    </w:p>
    <w:p w14:paraId="52773940" w14:textId="77777777" w:rsidR="00FF773A" w:rsidRPr="00B32C04" w:rsidRDefault="00FF773A" w:rsidP="00FF773A">
      <w:pPr>
        <w:spacing w:line="360" w:lineRule="auto"/>
        <w:contextualSpacing/>
        <w:jc w:val="both"/>
        <w:rPr>
          <w:rFonts w:ascii="Century Gothic" w:eastAsiaTheme="minorHAnsi" w:hAnsi="Century Gothic"/>
          <w:sz w:val="22"/>
          <w:szCs w:val="22"/>
        </w:rPr>
      </w:pPr>
    </w:p>
    <w:p w14:paraId="42DC3D8B" w14:textId="77777777" w:rsidR="00FF773A" w:rsidRPr="00B32C04" w:rsidRDefault="00FF773A" w:rsidP="00FF773A">
      <w:pPr>
        <w:spacing w:line="360" w:lineRule="auto"/>
        <w:contextualSpacing/>
        <w:jc w:val="both"/>
        <w:rPr>
          <w:rFonts w:ascii="Century Gothic" w:hAnsi="Century Gothic"/>
          <w:sz w:val="22"/>
          <w:szCs w:val="22"/>
        </w:rPr>
      </w:pPr>
      <w:r w:rsidRPr="00B32C04">
        <w:rPr>
          <w:rFonts w:ascii="Century Gothic" w:eastAsiaTheme="minorHAnsi" w:hAnsi="Century Gothic"/>
          <w:sz w:val="22"/>
          <w:szCs w:val="22"/>
        </w:rPr>
        <w:t>NAV 2013 uses the following components of the Microsoft SQL Server 2012:</w:t>
      </w:r>
    </w:p>
    <w:p w14:paraId="1631C98D" w14:textId="77777777" w:rsidR="00FF773A" w:rsidRPr="00B32C04" w:rsidRDefault="00FF773A" w:rsidP="00FF773A">
      <w:pPr>
        <w:pStyle w:val="ListParagraph"/>
        <w:numPr>
          <w:ilvl w:val="0"/>
          <w:numId w:val="36"/>
        </w:numPr>
        <w:autoSpaceDE w:val="0"/>
        <w:autoSpaceDN w:val="0"/>
        <w:adjustRightInd w:val="0"/>
        <w:spacing w:line="360" w:lineRule="auto"/>
        <w:ind w:left="630"/>
        <w:contextualSpacing/>
        <w:jc w:val="both"/>
        <w:rPr>
          <w:rFonts w:ascii="Century Gothic" w:hAnsi="Century Gothic"/>
          <w:sz w:val="22"/>
          <w:szCs w:val="22"/>
        </w:rPr>
      </w:pPr>
      <w:r w:rsidRPr="00B32C04">
        <w:rPr>
          <w:rFonts w:ascii="Century Gothic" w:hAnsi="Century Gothic"/>
          <w:i/>
          <w:sz w:val="22"/>
          <w:szCs w:val="22"/>
        </w:rPr>
        <w:t xml:space="preserve">Relational Database – </w:t>
      </w:r>
      <w:r w:rsidRPr="00B32C04">
        <w:rPr>
          <w:rFonts w:ascii="Century Gothic" w:hAnsi="Century Gothic"/>
          <w:sz w:val="22"/>
          <w:szCs w:val="22"/>
        </w:rPr>
        <w:t>This is where the actual data is stored.</w:t>
      </w:r>
    </w:p>
    <w:p w14:paraId="0F0DE7B7" w14:textId="77777777" w:rsidR="00FF773A" w:rsidRPr="00B32C04" w:rsidRDefault="00FF773A" w:rsidP="00FF773A">
      <w:pPr>
        <w:pStyle w:val="ListParagraph"/>
        <w:numPr>
          <w:ilvl w:val="0"/>
          <w:numId w:val="36"/>
        </w:numPr>
        <w:autoSpaceDE w:val="0"/>
        <w:autoSpaceDN w:val="0"/>
        <w:adjustRightInd w:val="0"/>
        <w:spacing w:line="360" w:lineRule="auto"/>
        <w:ind w:left="630"/>
        <w:contextualSpacing/>
        <w:jc w:val="both"/>
        <w:rPr>
          <w:rFonts w:ascii="Century Gothic" w:hAnsi="Century Gothic"/>
          <w:sz w:val="22"/>
          <w:szCs w:val="22"/>
        </w:rPr>
      </w:pPr>
      <w:r w:rsidRPr="00B32C04">
        <w:rPr>
          <w:rFonts w:ascii="Century Gothic" w:hAnsi="Century Gothic"/>
          <w:i/>
          <w:sz w:val="22"/>
          <w:szCs w:val="22"/>
        </w:rPr>
        <w:t xml:space="preserve">Notification services </w:t>
      </w:r>
      <w:r w:rsidRPr="00B32C04">
        <w:rPr>
          <w:rFonts w:ascii="Century Gothic" w:hAnsi="Century Gothic"/>
          <w:sz w:val="22"/>
          <w:szCs w:val="22"/>
        </w:rPr>
        <w:t>– It is used to provide alerts within the client tier of the NAV system e.g. wrong data format.</w:t>
      </w:r>
    </w:p>
    <w:p w14:paraId="237F0184" w14:textId="77777777" w:rsidR="00FF773A" w:rsidRPr="00B32C04" w:rsidRDefault="00FF773A" w:rsidP="00FF773A">
      <w:pPr>
        <w:pStyle w:val="ListParagraph"/>
        <w:numPr>
          <w:ilvl w:val="0"/>
          <w:numId w:val="36"/>
        </w:numPr>
        <w:autoSpaceDE w:val="0"/>
        <w:autoSpaceDN w:val="0"/>
        <w:adjustRightInd w:val="0"/>
        <w:spacing w:line="360" w:lineRule="auto"/>
        <w:ind w:left="630"/>
        <w:contextualSpacing/>
        <w:jc w:val="both"/>
        <w:rPr>
          <w:rFonts w:ascii="Century Gothic" w:hAnsi="Century Gothic"/>
          <w:sz w:val="22"/>
          <w:szCs w:val="22"/>
        </w:rPr>
      </w:pPr>
      <w:r w:rsidRPr="00B32C04">
        <w:rPr>
          <w:rFonts w:ascii="Century Gothic" w:hAnsi="Century Gothic"/>
          <w:i/>
          <w:sz w:val="22"/>
          <w:szCs w:val="22"/>
        </w:rPr>
        <w:t xml:space="preserve">Analysis services – </w:t>
      </w:r>
      <w:r w:rsidRPr="00B32C04">
        <w:rPr>
          <w:rFonts w:ascii="Century Gothic" w:hAnsi="Century Gothic"/>
          <w:sz w:val="22"/>
          <w:szCs w:val="22"/>
        </w:rPr>
        <w:t>NAV uses the business analytics functionality embedded in SQL Server 2016 to provide different views of data to satisfy user queries.</w:t>
      </w:r>
    </w:p>
    <w:p w14:paraId="5A69FAF8" w14:textId="77777777" w:rsidR="00FF773A" w:rsidRPr="002F220C" w:rsidRDefault="00FF773A" w:rsidP="00FF773A">
      <w:pPr>
        <w:pStyle w:val="ListParagraph"/>
        <w:numPr>
          <w:ilvl w:val="0"/>
          <w:numId w:val="36"/>
        </w:numPr>
        <w:autoSpaceDE w:val="0"/>
        <w:autoSpaceDN w:val="0"/>
        <w:adjustRightInd w:val="0"/>
        <w:spacing w:line="360" w:lineRule="auto"/>
        <w:ind w:left="630"/>
        <w:contextualSpacing/>
        <w:jc w:val="both"/>
        <w:rPr>
          <w:rFonts w:ascii="Century Gothic" w:hAnsi="Century Gothic"/>
        </w:rPr>
      </w:pPr>
      <w:r w:rsidRPr="00B32C04">
        <w:rPr>
          <w:rFonts w:ascii="Century Gothic" w:hAnsi="Century Gothic"/>
          <w:i/>
          <w:sz w:val="22"/>
          <w:szCs w:val="22"/>
        </w:rPr>
        <w:t>Reporting services</w:t>
      </w:r>
      <w:r w:rsidRPr="00B32C04">
        <w:rPr>
          <w:rFonts w:ascii="Century Gothic" w:hAnsi="Century Gothic"/>
          <w:sz w:val="22"/>
          <w:szCs w:val="22"/>
        </w:rPr>
        <w:t xml:space="preserve"> – NAV utilizes this facility for the design, management and delivery of rich reports.</w:t>
      </w:r>
    </w:p>
    <w:p w14:paraId="2ECDEA04" w14:textId="77777777" w:rsidR="00FF773A" w:rsidRPr="00711AF0" w:rsidRDefault="00FF773A" w:rsidP="00FF773A">
      <w:pPr>
        <w:pStyle w:val="StyleHeading"/>
        <w:spacing w:line="360" w:lineRule="auto"/>
        <w:rPr>
          <w:rFonts w:ascii="Century Gothic" w:hAnsi="Century Gothic"/>
          <w:sz w:val="24"/>
          <w:szCs w:val="24"/>
        </w:rPr>
      </w:pPr>
    </w:p>
    <w:p w14:paraId="2C9760D7" w14:textId="77777777" w:rsidR="00FF773A" w:rsidRPr="00711AF0" w:rsidRDefault="00FF773A" w:rsidP="00FF773A">
      <w:pPr>
        <w:pStyle w:val="StyleHeading"/>
        <w:spacing w:line="360" w:lineRule="auto"/>
        <w:rPr>
          <w:rFonts w:ascii="Century Gothic" w:hAnsi="Century Gothic"/>
          <w:sz w:val="24"/>
          <w:szCs w:val="24"/>
        </w:rPr>
      </w:pPr>
    </w:p>
    <w:p w14:paraId="466AD339" w14:textId="77777777" w:rsidR="00FF773A" w:rsidRPr="00711AF0" w:rsidRDefault="00FF773A" w:rsidP="00FF773A">
      <w:pPr>
        <w:pStyle w:val="StyleHeading"/>
        <w:spacing w:line="360" w:lineRule="auto"/>
        <w:rPr>
          <w:rFonts w:ascii="Century Gothic" w:hAnsi="Century Gothic"/>
          <w:sz w:val="24"/>
          <w:szCs w:val="24"/>
        </w:rPr>
      </w:pPr>
    </w:p>
    <w:p w14:paraId="0B36179D" w14:textId="77777777" w:rsidR="00FF773A" w:rsidRPr="00711AF0" w:rsidRDefault="00FF773A" w:rsidP="00FF773A">
      <w:pPr>
        <w:pStyle w:val="StyleHeading"/>
        <w:spacing w:line="360" w:lineRule="auto"/>
        <w:rPr>
          <w:rFonts w:ascii="Century Gothic" w:hAnsi="Century Gothic"/>
          <w:sz w:val="24"/>
          <w:szCs w:val="24"/>
        </w:rPr>
      </w:pPr>
    </w:p>
    <w:p w14:paraId="353496B6" w14:textId="77777777" w:rsidR="00FF773A" w:rsidRPr="00711AF0" w:rsidRDefault="00FF773A" w:rsidP="00FF773A">
      <w:pPr>
        <w:pStyle w:val="StyleHeading"/>
        <w:spacing w:line="360" w:lineRule="auto"/>
        <w:rPr>
          <w:rFonts w:ascii="Century Gothic" w:hAnsi="Century Gothic"/>
          <w:sz w:val="24"/>
          <w:szCs w:val="24"/>
        </w:rPr>
      </w:pPr>
    </w:p>
    <w:p w14:paraId="3D869231" w14:textId="77777777" w:rsidR="00FF773A" w:rsidRDefault="00FF773A" w:rsidP="00FF773A">
      <w:pPr>
        <w:pStyle w:val="StyleHeading"/>
        <w:spacing w:line="360" w:lineRule="auto"/>
        <w:rPr>
          <w:rFonts w:ascii="Century Gothic" w:hAnsi="Century Gothic"/>
          <w:sz w:val="24"/>
          <w:szCs w:val="24"/>
        </w:rPr>
      </w:pPr>
    </w:p>
    <w:p w14:paraId="6EA345FA" w14:textId="77777777" w:rsidR="00FD0756" w:rsidRDefault="00FD0756" w:rsidP="00FF773A">
      <w:pPr>
        <w:pStyle w:val="StyleHeading"/>
        <w:spacing w:line="360" w:lineRule="auto"/>
        <w:rPr>
          <w:rFonts w:ascii="Century Gothic" w:hAnsi="Century Gothic"/>
          <w:sz w:val="24"/>
          <w:szCs w:val="24"/>
        </w:rPr>
      </w:pPr>
    </w:p>
    <w:p w14:paraId="08C08268" w14:textId="77777777" w:rsidR="00FD0756" w:rsidRDefault="00FD0756" w:rsidP="00FF773A">
      <w:pPr>
        <w:pStyle w:val="StyleHeading"/>
        <w:spacing w:line="360" w:lineRule="auto"/>
        <w:rPr>
          <w:rFonts w:ascii="Century Gothic" w:hAnsi="Century Gothic"/>
          <w:sz w:val="24"/>
          <w:szCs w:val="24"/>
        </w:rPr>
      </w:pPr>
    </w:p>
    <w:p w14:paraId="5C57898D" w14:textId="77777777" w:rsidR="00FD0756" w:rsidRDefault="00FD0756" w:rsidP="00FF773A">
      <w:pPr>
        <w:pStyle w:val="StyleHeading"/>
        <w:spacing w:line="360" w:lineRule="auto"/>
        <w:rPr>
          <w:rFonts w:ascii="Century Gothic" w:hAnsi="Century Gothic"/>
          <w:sz w:val="24"/>
          <w:szCs w:val="24"/>
        </w:rPr>
      </w:pPr>
    </w:p>
    <w:p w14:paraId="2544C1C9" w14:textId="77777777" w:rsidR="00FD0756" w:rsidRDefault="00FD0756" w:rsidP="00FF773A">
      <w:pPr>
        <w:pStyle w:val="StyleHeading"/>
        <w:spacing w:line="360" w:lineRule="auto"/>
        <w:rPr>
          <w:rFonts w:ascii="Century Gothic" w:hAnsi="Century Gothic"/>
          <w:sz w:val="24"/>
          <w:szCs w:val="24"/>
        </w:rPr>
      </w:pPr>
    </w:p>
    <w:p w14:paraId="59CB1482" w14:textId="77777777" w:rsidR="00FD0756" w:rsidRDefault="00FD0756" w:rsidP="00FF773A">
      <w:pPr>
        <w:pStyle w:val="StyleHeading"/>
        <w:spacing w:line="360" w:lineRule="auto"/>
        <w:rPr>
          <w:rFonts w:ascii="Century Gothic" w:hAnsi="Century Gothic"/>
          <w:sz w:val="24"/>
          <w:szCs w:val="24"/>
        </w:rPr>
      </w:pPr>
    </w:p>
    <w:p w14:paraId="5EDEACEC" w14:textId="77777777" w:rsidR="00FD0756" w:rsidRPr="00711AF0" w:rsidRDefault="00FD0756" w:rsidP="00FF773A">
      <w:pPr>
        <w:pStyle w:val="StyleHeading"/>
        <w:spacing w:line="360" w:lineRule="auto"/>
        <w:rPr>
          <w:rFonts w:ascii="Century Gothic" w:hAnsi="Century Gothic"/>
          <w:sz w:val="24"/>
          <w:szCs w:val="24"/>
        </w:rPr>
      </w:pPr>
    </w:p>
    <w:p w14:paraId="1F9CB094" w14:textId="77777777" w:rsidR="00FF773A" w:rsidRPr="00711AF0" w:rsidRDefault="00FF773A" w:rsidP="00FF773A">
      <w:pPr>
        <w:pStyle w:val="StyleHeading"/>
        <w:pBdr>
          <w:bottom w:val="none" w:sz="0" w:space="0" w:color="auto"/>
        </w:pBdr>
        <w:spacing w:line="360" w:lineRule="auto"/>
        <w:jc w:val="center"/>
        <w:rPr>
          <w:rFonts w:ascii="Century Gothic" w:hAnsi="Century Gothic"/>
          <w:color w:val="auto"/>
          <w:sz w:val="24"/>
          <w:szCs w:val="24"/>
        </w:rPr>
      </w:pPr>
    </w:p>
    <w:p w14:paraId="592EE53F" w14:textId="77777777" w:rsidR="00FF773A" w:rsidRPr="00711AF0" w:rsidRDefault="00FF773A" w:rsidP="00FF773A">
      <w:pPr>
        <w:pStyle w:val="StyleHeading"/>
        <w:pBdr>
          <w:bottom w:val="none" w:sz="0" w:space="0" w:color="auto"/>
        </w:pBdr>
        <w:spacing w:line="360" w:lineRule="auto"/>
        <w:jc w:val="center"/>
        <w:rPr>
          <w:rFonts w:ascii="Century Gothic" w:hAnsi="Century Gothic"/>
          <w:color w:val="auto"/>
          <w:sz w:val="24"/>
          <w:szCs w:val="24"/>
        </w:rPr>
      </w:pPr>
      <w:r w:rsidRPr="00711AF0">
        <w:rPr>
          <w:rFonts w:ascii="Century Gothic" w:hAnsi="Century Gothic"/>
          <w:color w:val="auto"/>
          <w:sz w:val="24"/>
          <w:szCs w:val="24"/>
        </w:rPr>
        <w:t>This Document has been prepared by</w:t>
      </w:r>
    </w:p>
    <w:p w14:paraId="771D86AA" w14:textId="77777777" w:rsidR="00FF773A" w:rsidRPr="00711AF0" w:rsidRDefault="00FF773A" w:rsidP="00FF773A">
      <w:pPr>
        <w:pStyle w:val="StyleHeading"/>
        <w:spacing w:line="360" w:lineRule="auto"/>
        <w:jc w:val="center"/>
        <w:rPr>
          <w:rFonts w:ascii="Century Gothic" w:hAnsi="Century Gothic"/>
          <w:color w:val="auto"/>
          <w:sz w:val="24"/>
          <w:szCs w:val="24"/>
        </w:rPr>
      </w:pPr>
      <w:r w:rsidRPr="00711AF0">
        <w:rPr>
          <w:rFonts w:ascii="Century Gothic" w:hAnsi="Century Gothic"/>
          <w:color w:val="auto"/>
          <w:sz w:val="24"/>
          <w:szCs w:val="24"/>
        </w:rPr>
        <w:t>Dynasoft Business Solutions Ltd</w:t>
      </w:r>
    </w:p>
    <w:p w14:paraId="42C40D5C" w14:textId="5DD2BA07" w:rsidR="00FF773A" w:rsidRPr="00711AF0" w:rsidRDefault="00FF773A" w:rsidP="00FF773A">
      <w:pPr>
        <w:pStyle w:val="StyleHeading"/>
        <w:spacing w:line="360" w:lineRule="auto"/>
        <w:jc w:val="center"/>
        <w:rPr>
          <w:rFonts w:ascii="Century Gothic" w:hAnsi="Century Gothic"/>
          <w:b w:val="0"/>
          <w:bCs w:val="0"/>
          <w:color w:val="auto"/>
          <w:sz w:val="24"/>
          <w:szCs w:val="24"/>
        </w:rPr>
      </w:pPr>
      <w:r w:rsidRPr="00711AF0">
        <w:rPr>
          <w:rFonts w:ascii="Century Gothic" w:hAnsi="Century Gothic"/>
          <w:color w:val="auto"/>
          <w:sz w:val="24"/>
          <w:szCs w:val="24"/>
        </w:rPr>
        <w:t xml:space="preserve">Date: </w:t>
      </w:r>
      <w:r w:rsidR="00206C6A">
        <w:rPr>
          <w:rFonts w:ascii="Century Gothic" w:hAnsi="Century Gothic"/>
          <w:color w:val="auto"/>
          <w:sz w:val="24"/>
          <w:szCs w:val="24"/>
        </w:rPr>
        <w:t>15</w:t>
      </w:r>
      <w:r w:rsidR="00206C6A" w:rsidRPr="00206C6A">
        <w:rPr>
          <w:rFonts w:ascii="Century Gothic" w:hAnsi="Century Gothic"/>
          <w:color w:val="auto"/>
          <w:sz w:val="24"/>
          <w:szCs w:val="24"/>
          <w:vertAlign w:val="superscript"/>
        </w:rPr>
        <w:t>th</w:t>
      </w:r>
      <w:r w:rsidR="00206C6A">
        <w:rPr>
          <w:rFonts w:ascii="Century Gothic" w:hAnsi="Century Gothic"/>
          <w:color w:val="auto"/>
          <w:sz w:val="24"/>
          <w:szCs w:val="24"/>
        </w:rPr>
        <w:t xml:space="preserve"> January, 2019.</w:t>
      </w:r>
    </w:p>
    <w:p w14:paraId="764167F2" w14:textId="77777777" w:rsidR="00FF773A" w:rsidRPr="00711AF0" w:rsidRDefault="00FF773A" w:rsidP="00FF773A">
      <w:pPr>
        <w:pStyle w:val="StyleHeading"/>
        <w:spacing w:line="360" w:lineRule="auto"/>
        <w:jc w:val="center"/>
        <w:rPr>
          <w:rFonts w:ascii="Century Gothic" w:hAnsi="Century Gothic"/>
          <w:color w:val="auto"/>
          <w:sz w:val="24"/>
          <w:szCs w:val="24"/>
        </w:rPr>
      </w:pPr>
      <w:r w:rsidRPr="00711AF0">
        <w:rPr>
          <w:rFonts w:ascii="Century Gothic" w:hAnsi="Century Gothic"/>
          <w:noProof/>
          <w:color w:val="auto"/>
          <w:sz w:val="24"/>
          <w:szCs w:val="24"/>
        </w:rPr>
        <w:drawing>
          <wp:inline distT="0" distB="0" distL="0" distR="0" wp14:anchorId="35689EDF" wp14:editId="09A3A529">
            <wp:extent cx="1162050" cy="390525"/>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1162050" cy="390525"/>
                    </a:xfrm>
                    <a:prstGeom prst="rect">
                      <a:avLst/>
                    </a:prstGeom>
                    <a:noFill/>
                    <a:ln w="9525">
                      <a:noFill/>
                      <a:miter lim="800000"/>
                      <a:headEnd/>
                      <a:tailEnd/>
                    </a:ln>
                  </pic:spPr>
                </pic:pic>
              </a:graphicData>
            </a:graphic>
          </wp:inline>
        </w:drawing>
      </w:r>
    </w:p>
    <w:bookmarkEnd w:id="0"/>
    <w:p w14:paraId="463DB3D6" w14:textId="69F1541F" w:rsidR="00FF773A" w:rsidRPr="00711AF0" w:rsidRDefault="00FF773A" w:rsidP="00FF773A">
      <w:pPr>
        <w:pStyle w:val="StyleHeading"/>
        <w:spacing w:line="360" w:lineRule="auto"/>
        <w:jc w:val="center"/>
        <w:rPr>
          <w:rFonts w:ascii="Century Gothic" w:hAnsi="Century Gothic"/>
          <w:color w:val="auto"/>
          <w:sz w:val="24"/>
          <w:szCs w:val="24"/>
        </w:rPr>
      </w:pPr>
    </w:p>
    <w:sectPr w:rsidR="00FF773A" w:rsidRPr="00711AF0" w:rsidSect="00FF773A">
      <w:headerReference w:type="even" r:id="rId60"/>
      <w:headerReference w:type="default" r:id="rId61"/>
      <w:footerReference w:type="default" r:id="rId62"/>
      <w:headerReference w:type="first" r:id="rId63"/>
      <w:footerReference w:type="first" r:id="rId64"/>
      <w:type w:val="continuous"/>
      <w:pgSz w:w="12240" w:h="15840"/>
      <w:pgMar w:top="1440" w:right="1440" w:bottom="1440" w:left="1440" w:header="720" w:footer="720" w:gutter="0"/>
      <w:pgBorders w:offsetFrom="page">
        <w:top w:val="double" w:sz="4" w:space="24" w:color="C00000" w:shadow="1"/>
        <w:left w:val="double" w:sz="4" w:space="24" w:color="C00000" w:shadow="1"/>
        <w:bottom w:val="double" w:sz="4" w:space="24" w:color="C00000" w:shadow="1"/>
        <w:right w:val="double" w:sz="4" w:space="24" w:color="C00000" w:shadow="1"/>
      </w:pgBorders>
      <w:cols w:space="720"/>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Stephen Ushindi" w:date="2018-10-23T19:04:00Z" w:initials="US">
    <w:p w14:paraId="1F754731" w14:textId="77777777" w:rsidR="006F4895" w:rsidRDefault="006F4895" w:rsidP="00020F33">
      <w:pPr>
        <w:pStyle w:val="CommentText"/>
      </w:pPr>
      <w:r>
        <w:rPr>
          <w:rStyle w:val="CommentReference"/>
        </w:rPr>
        <w:annotationRef/>
      </w:r>
      <w:r>
        <w:rPr>
          <w:noProof/>
        </w:rPr>
        <w:t>Fill in the exact names f CUE team as provided by Dr. Kibaru in the Team Coposiio Matrix</w:t>
      </w:r>
    </w:p>
  </w:comment>
  <w:comment w:id="50" w:author="Ushindi Stephen" w:date="2017-12-08T10:43:00Z" w:initials="US">
    <w:p w14:paraId="029ACCD7" w14:textId="77777777" w:rsidR="006F4895" w:rsidRDefault="006F4895" w:rsidP="00EE7108">
      <w:pPr>
        <w:pStyle w:val="CommentText"/>
      </w:pPr>
      <w:r>
        <w:rPr>
          <w:rStyle w:val="CommentReference"/>
        </w:rPr>
        <w:annotationRef/>
      </w:r>
      <w:r>
        <w:t>Correct name is Kerema. However, you can remove her and include ICT manager and other HODs that have come on board</w:t>
      </w:r>
    </w:p>
  </w:comment>
  <w:comment w:id="221" w:author="Ushindi Stephen" w:date="2017-12-08T10:47:00Z" w:initials="US">
    <w:p w14:paraId="0CCAA881" w14:textId="77777777" w:rsidR="006F4895" w:rsidRDefault="006F4895">
      <w:pPr>
        <w:pStyle w:val="CommentText"/>
      </w:pPr>
      <w:r>
        <w:rPr>
          <w:rStyle w:val="CommentReference"/>
        </w:rPr>
        <w:annotationRef/>
      </w:r>
      <w:r>
        <w:t>Remove this since it relates to CIC FPAS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754731" w15:done="1"/>
  <w15:commentEx w15:paraId="029ACCD7" w15:done="0"/>
  <w15:commentEx w15:paraId="0CCAA8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754731" w16cid:durableId="1FE72D0D"/>
  <w16cid:commentId w16cid:paraId="029ACCD7" w16cid:durableId="1E32A7BD"/>
  <w16cid:commentId w16cid:paraId="0CCAA881" w16cid:durableId="1DD4EC50"/>
  <w16cid:commentId w16cid:paraId="241C5562" w16cid:durableId="1FE81B70"/>
  <w16cid:commentId w16cid:paraId="2960961D" w16cid:durableId="1FE81B7E"/>
  <w16cid:commentId w16cid:paraId="26D16DE6" w16cid:durableId="1FE81BC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E47650" w14:textId="77777777" w:rsidR="006F4895" w:rsidRDefault="006F4895" w:rsidP="00C919A1">
      <w:r>
        <w:separator/>
      </w:r>
    </w:p>
  </w:endnote>
  <w:endnote w:type="continuationSeparator" w:id="0">
    <w:p w14:paraId="01418D12" w14:textId="77777777" w:rsidR="006F4895" w:rsidRDefault="006F4895" w:rsidP="00C91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GD-Regular">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0CBFB" w14:textId="08917EC8" w:rsidR="006F4895" w:rsidRDefault="006F4895" w:rsidP="00FF773A">
    <w:pPr>
      <w:pStyle w:val="Footer"/>
    </w:pPr>
    <w:r>
      <w:t xml:space="preserve">DOCUMENT PREPARED BY: DYNASOFT BUSINESS SOLUTIONS LTD </w:t>
    </w:r>
    <w:r>
      <w:ptab w:relativeTo="margin" w:alignment="right" w:leader="none"/>
    </w:r>
    <w:r>
      <w:t xml:space="preserve">Page </w:t>
    </w:r>
    <w:r>
      <w:fldChar w:fldCharType="begin"/>
    </w:r>
    <w:r>
      <w:instrText xml:space="preserve"> PAGE   \* MERGEFORMAT </w:instrText>
    </w:r>
    <w:r>
      <w:fldChar w:fldCharType="separate"/>
    </w:r>
    <w:r w:rsidR="00613F3C">
      <w:rPr>
        <w:noProof/>
      </w:rPr>
      <w:t>3</w:t>
    </w:r>
    <w:r>
      <w:rPr>
        <w:noProof/>
      </w:rPr>
      <w:fldChar w:fldCharType="end"/>
    </w:r>
  </w:p>
  <w:p w14:paraId="779E3652" w14:textId="77777777" w:rsidR="006F4895" w:rsidRDefault="006F4895" w:rsidP="00FF773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FB4CE" w14:textId="77777777" w:rsidR="006F4895" w:rsidRDefault="006F4895" w:rsidP="00FF773A">
    <w:pPr>
      <w:pStyle w:val="Footer"/>
    </w:pPr>
    <w:sdt>
      <w:sdtPr>
        <w:id w:val="76027555"/>
        <w:temporary/>
        <w:showingPlcHdr/>
      </w:sdtPr>
      <w:sdtContent>
        <w:r>
          <w:t>[Type text]</w:t>
        </w:r>
      </w:sdtContent>
    </w:sdt>
    <w:r>
      <w:ptab w:relativeTo="margin" w:alignment="right" w:leader="none"/>
    </w:r>
    <w:r>
      <w:t xml:space="preserve">Page </w:t>
    </w:r>
    <w:r>
      <w:fldChar w:fldCharType="begin"/>
    </w:r>
    <w:r>
      <w:instrText xml:space="preserve"> PAGE   \* MERGEFORMAT </w:instrText>
    </w:r>
    <w:r>
      <w:fldChar w:fldCharType="separate"/>
    </w:r>
    <w:r>
      <w:rPr>
        <w:noProof/>
      </w:rPr>
      <w:t>71</w:t>
    </w:r>
    <w:r>
      <w:rPr>
        <w:noProof/>
      </w:rPr>
      <w:fldChar w:fldCharType="end"/>
    </w:r>
  </w:p>
  <w:p w14:paraId="31A816AF" w14:textId="77777777" w:rsidR="006F4895" w:rsidRDefault="006F4895" w:rsidP="00FF773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4D384" w14:textId="081DEDF9" w:rsidR="006F4895" w:rsidRPr="00726D14" w:rsidRDefault="006F4895" w:rsidP="00FF773A">
    <w:pPr>
      <w:pStyle w:val="Footer"/>
    </w:pPr>
    <w:r>
      <w:t>SOLUTION DESIGN DOCUMENT FOR MICROSOFT DYNAMICS NAV 2013 SYSTEM-NCIA</w:t>
    </w:r>
    <w:r w:rsidRPr="00726D14">
      <w:ptab w:relativeTo="margin" w:alignment="right" w:leader="none"/>
    </w:r>
    <w:r w:rsidRPr="00726D14">
      <w:t xml:space="preserve">Page </w:t>
    </w:r>
    <w:r>
      <w:fldChar w:fldCharType="begin"/>
    </w:r>
    <w:r>
      <w:instrText xml:space="preserve"> PAGE   \* MERGEFORMAT </w:instrText>
    </w:r>
    <w:r>
      <w:fldChar w:fldCharType="separate"/>
    </w:r>
    <w:r>
      <w:rPr>
        <w:noProof/>
      </w:rPr>
      <w:t>1</w:t>
    </w:r>
    <w:r>
      <w:rPr>
        <w:noProof/>
      </w:rPr>
      <w:fldChar w:fldCharType="end"/>
    </w:r>
  </w:p>
  <w:p w14:paraId="5183639E" w14:textId="77777777" w:rsidR="006F4895" w:rsidRDefault="006F4895" w:rsidP="00FF773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C5DAE" w14:textId="77777777" w:rsidR="006F4895" w:rsidRDefault="006F4895" w:rsidP="00FF773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1847C" w14:textId="7EBAB8DB" w:rsidR="006F4895" w:rsidRPr="00726D14" w:rsidRDefault="006F4895" w:rsidP="00FF773A">
    <w:pPr>
      <w:pStyle w:val="Footer"/>
    </w:pPr>
    <w:r>
      <w:t>SOLUTION DESIGN DOCUMENT FOR MICROSOFT DYNAMICS NAV 2018 SYSTEM-NCIA</w:t>
    </w:r>
    <w:r w:rsidRPr="00726D14">
      <w:ptab w:relativeTo="margin" w:alignment="right" w:leader="none"/>
    </w:r>
    <w:r w:rsidRPr="00726D14">
      <w:t xml:space="preserve">Page </w:t>
    </w:r>
    <w:r>
      <w:fldChar w:fldCharType="begin"/>
    </w:r>
    <w:r>
      <w:instrText xml:space="preserve"> PAGE   \* MERGEFORMAT </w:instrText>
    </w:r>
    <w:r>
      <w:fldChar w:fldCharType="separate"/>
    </w:r>
    <w:r w:rsidR="007107A4">
      <w:rPr>
        <w:noProof/>
      </w:rPr>
      <w:t>53</w:t>
    </w:r>
    <w:r>
      <w:rPr>
        <w:noProof/>
      </w:rPr>
      <w:fldChar w:fldCharType="end"/>
    </w:r>
  </w:p>
  <w:p w14:paraId="515449DC" w14:textId="77777777" w:rsidR="006F4895" w:rsidRDefault="006F4895" w:rsidP="00FF773A">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CBAB5" w14:textId="77777777" w:rsidR="006F4895" w:rsidRDefault="006F4895" w:rsidP="00FF773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14EC61" w14:textId="77777777" w:rsidR="006F4895" w:rsidRDefault="006F4895" w:rsidP="00C919A1">
      <w:r>
        <w:separator/>
      </w:r>
    </w:p>
  </w:footnote>
  <w:footnote w:type="continuationSeparator" w:id="0">
    <w:p w14:paraId="7C6F7EAB" w14:textId="77777777" w:rsidR="006F4895" w:rsidRDefault="006F4895" w:rsidP="00C919A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94"/>
      <w:gridCol w:w="1166"/>
    </w:tblGrid>
    <w:tr w:rsidR="006F4895" w:rsidRPr="0099570F" w14:paraId="4E2E8B7A" w14:textId="77777777">
      <w:trPr>
        <w:trHeight w:val="288"/>
      </w:trPr>
      <w:tc>
        <w:tcPr>
          <w:tcW w:w="7765" w:type="dxa"/>
        </w:tcPr>
        <w:p w14:paraId="33E35C7A" w14:textId="5F7EB17D" w:rsidR="006F4895" w:rsidRDefault="006F4895" w:rsidP="007A558F">
          <w:pPr>
            <w:pStyle w:val="Header"/>
            <w:jc w:val="center"/>
            <w:rPr>
              <w:rFonts w:asciiTheme="majorHAnsi" w:eastAsiaTheme="majorEastAsia" w:hAnsiTheme="majorHAnsi" w:cstheme="majorBidi"/>
              <w:sz w:val="36"/>
              <w:szCs w:val="36"/>
            </w:rPr>
          </w:pPr>
          <w:sdt>
            <w:sdtPr>
              <w:rPr>
                <w:rFonts w:ascii="Cambria" w:hAnsi="Cambria"/>
                <w:b/>
                <w:color w:val="002060"/>
                <w:sz w:val="18"/>
                <w:szCs w:val="18"/>
                <w:lang w:val="en-GB"/>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Pr="00772420">
                <w:rPr>
                  <w:rFonts w:ascii="Cambria" w:hAnsi="Cambria"/>
                  <w:b/>
                  <w:color w:val="002060"/>
                  <w:sz w:val="18"/>
                  <w:szCs w:val="18"/>
                  <w:lang w:val="en-GB"/>
                </w:rPr>
                <w:t xml:space="preserve">CONCEPTUAL MODEL, SYSTEM DESIGN &amp; SOLUTION BLUEPRINT DOCUMENT </w:t>
              </w:r>
              <w:r>
                <w:rPr>
                  <w:rFonts w:ascii="Cambria" w:hAnsi="Cambria"/>
                  <w:b/>
                  <w:color w:val="002060"/>
                  <w:sz w:val="18"/>
                  <w:szCs w:val="18"/>
                  <w:lang w:val="en-GB"/>
                </w:rPr>
                <w:t>– CUE</w:t>
              </w:r>
            </w:sdtContent>
          </w:sdt>
        </w:p>
      </w:tc>
      <w:sdt>
        <w:sdtPr>
          <w:rPr>
            <w:rFonts w:asciiTheme="majorHAnsi" w:eastAsiaTheme="majorEastAsia" w:hAnsiTheme="majorHAnsi" w:cstheme="majorBidi"/>
            <w:b/>
            <w:bCs/>
            <w:color w:val="5B9BD5" w:themeColor="accent1"/>
          </w:rPr>
          <w:alias w:val="Year"/>
          <w:id w:val="77761609"/>
          <w:dataBinding w:prefixMappings="xmlns:ns0='http://schemas.microsoft.com/office/2006/coverPageProps'" w:xpath="/ns0:CoverPageProperties[1]/ns0:PublishDate[1]" w:storeItemID="{55AF091B-3C7A-41E3-B477-F2FDAA23CFDA}"/>
          <w:date w:fullDate="2019-01-13T00:00:00Z">
            <w:dateFormat w:val="yyyy"/>
            <w:lid w:val="en-US"/>
            <w:storeMappedDataAs w:val="dateTime"/>
            <w:calendar w:val="gregorian"/>
          </w:date>
        </w:sdtPr>
        <w:sdtContent>
          <w:tc>
            <w:tcPr>
              <w:tcW w:w="1105" w:type="dxa"/>
            </w:tcPr>
            <w:p w14:paraId="345F7C41" w14:textId="0DB06F7B" w:rsidR="006F4895" w:rsidRPr="0099570F" w:rsidRDefault="006F4895" w:rsidP="00E45297">
              <w:pPr>
                <w:pStyle w:val="Header"/>
                <w:rPr>
                  <w:rFonts w:asciiTheme="majorHAnsi" w:eastAsiaTheme="majorEastAsia" w:hAnsiTheme="majorHAnsi" w:cstheme="majorBidi"/>
                  <w:b/>
                  <w:bCs/>
                  <w:color w:val="5B9BD5" w:themeColor="accent1"/>
                </w:rPr>
              </w:pPr>
              <w:r>
                <w:rPr>
                  <w:rFonts w:asciiTheme="majorHAnsi" w:eastAsiaTheme="majorEastAsia" w:hAnsiTheme="majorHAnsi" w:cstheme="majorBidi"/>
                  <w:b/>
                  <w:bCs/>
                  <w:color w:val="5B9BD5" w:themeColor="accent1"/>
                </w:rPr>
                <w:t>2019</w:t>
              </w:r>
            </w:p>
          </w:tc>
        </w:sdtContent>
      </w:sdt>
    </w:tr>
  </w:tbl>
  <w:p w14:paraId="6AA99432" w14:textId="77777777" w:rsidR="006F4895" w:rsidRDefault="006F489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Layout w:type="fixed"/>
      <w:tblCellMar>
        <w:top w:w="72" w:type="dxa"/>
        <w:left w:w="115" w:type="dxa"/>
        <w:bottom w:w="72" w:type="dxa"/>
        <w:right w:w="115" w:type="dxa"/>
      </w:tblCellMar>
      <w:tblLook w:val="04A0" w:firstRow="1" w:lastRow="0" w:firstColumn="1" w:lastColumn="0" w:noHBand="0" w:noVBand="1"/>
    </w:tblPr>
    <w:tblGrid>
      <w:gridCol w:w="8785"/>
      <w:gridCol w:w="805"/>
    </w:tblGrid>
    <w:tr w:rsidR="006F4895" w14:paraId="14E0BE28" w14:textId="77777777" w:rsidTr="00FF773A">
      <w:trPr>
        <w:trHeight w:val="288"/>
      </w:trPr>
      <w:tc>
        <w:tcPr>
          <w:tcW w:w="8125" w:type="dxa"/>
        </w:tcPr>
        <w:tbl>
          <w:tblPr>
            <w:tblW w:w="8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24"/>
            <w:gridCol w:w="2490"/>
            <w:gridCol w:w="2808"/>
          </w:tblGrid>
          <w:tr w:rsidR="006F4895" w14:paraId="30C60C98" w14:textId="77777777" w:rsidTr="00FF773A">
            <w:trPr>
              <w:trHeight w:val="295"/>
              <w:jc w:val="center"/>
            </w:trPr>
            <w:tc>
              <w:tcPr>
                <w:tcW w:w="3024" w:type="dxa"/>
                <w:tcBorders>
                  <w:bottom w:val="single" w:sz="4" w:space="0" w:color="auto"/>
                </w:tcBorders>
                <w:shd w:val="clear" w:color="auto" w:fill="FF0000"/>
              </w:tcPr>
              <w:p w14:paraId="34830D4C" w14:textId="77777777" w:rsidR="006F4895" w:rsidRDefault="006F4895" w:rsidP="00FF773A"/>
            </w:tc>
            <w:tc>
              <w:tcPr>
                <w:tcW w:w="2490" w:type="dxa"/>
                <w:vMerge w:val="restart"/>
                <w:shd w:val="clear" w:color="auto" w:fill="FF0000"/>
              </w:tcPr>
              <w:p w14:paraId="22A1FA46" w14:textId="77777777" w:rsidR="006F4895" w:rsidRDefault="006F4895" w:rsidP="00FF773A">
                <w:r>
                  <w:rPr>
                    <w:noProof/>
                  </w:rPr>
                  <w:drawing>
                    <wp:inline distT="0" distB="0" distL="0" distR="0" wp14:anchorId="28EA12C3" wp14:editId="36DE9915">
                      <wp:extent cx="1314450" cy="352425"/>
                      <wp:effectExtent l="19050" t="0" r="0" b="0"/>
                      <wp:docPr id="29" name="Picture 10" descr="finalwithLtdCompr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alwithLtdCompressed"/>
                              <pic:cNvPicPr>
                                <a:picLocks noChangeAspect="1" noChangeArrowheads="1"/>
                              </pic:cNvPicPr>
                            </pic:nvPicPr>
                            <pic:blipFill>
                              <a:blip r:embed="rId1"/>
                              <a:srcRect/>
                              <a:stretch>
                                <a:fillRect/>
                              </a:stretch>
                            </pic:blipFill>
                            <pic:spPr bwMode="auto">
                              <a:xfrm>
                                <a:off x="0" y="0"/>
                                <a:ext cx="1314450" cy="352425"/>
                              </a:xfrm>
                              <a:prstGeom prst="rect">
                                <a:avLst/>
                              </a:prstGeom>
                              <a:noFill/>
                              <a:ln w="9525">
                                <a:noFill/>
                                <a:miter lim="800000"/>
                                <a:headEnd/>
                                <a:tailEnd/>
                              </a:ln>
                            </pic:spPr>
                          </pic:pic>
                        </a:graphicData>
                      </a:graphic>
                    </wp:inline>
                  </w:drawing>
                </w:r>
              </w:p>
            </w:tc>
            <w:tc>
              <w:tcPr>
                <w:tcW w:w="2808" w:type="dxa"/>
                <w:tcBorders>
                  <w:bottom w:val="single" w:sz="4" w:space="0" w:color="auto"/>
                </w:tcBorders>
                <w:shd w:val="clear" w:color="auto" w:fill="FF0000"/>
              </w:tcPr>
              <w:p w14:paraId="3B0B04DB" w14:textId="77777777" w:rsidR="006F4895" w:rsidRDefault="006F4895" w:rsidP="00FF773A"/>
            </w:tc>
          </w:tr>
          <w:tr w:rsidR="006F4895" w14:paraId="58C2D15A" w14:textId="77777777" w:rsidTr="00FF773A">
            <w:trPr>
              <w:trHeight w:val="313"/>
              <w:jc w:val="center"/>
            </w:trPr>
            <w:tc>
              <w:tcPr>
                <w:tcW w:w="3024" w:type="dxa"/>
                <w:shd w:val="clear" w:color="auto" w:fill="000000" w:themeFill="text1"/>
              </w:tcPr>
              <w:p w14:paraId="38DDDE30" w14:textId="77777777" w:rsidR="006F4895" w:rsidRDefault="006F4895" w:rsidP="00FF773A"/>
            </w:tc>
            <w:tc>
              <w:tcPr>
                <w:tcW w:w="2490" w:type="dxa"/>
                <w:vMerge/>
                <w:shd w:val="clear" w:color="auto" w:fill="000000" w:themeFill="text1"/>
              </w:tcPr>
              <w:p w14:paraId="32A1AF68" w14:textId="77777777" w:rsidR="006F4895" w:rsidRDefault="006F4895" w:rsidP="00FF773A"/>
            </w:tc>
            <w:tc>
              <w:tcPr>
                <w:tcW w:w="2808" w:type="dxa"/>
                <w:shd w:val="clear" w:color="auto" w:fill="000000" w:themeFill="text1"/>
              </w:tcPr>
              <w:p w14:paraId="7FD2E5B2" w14:textId="77777777" w:rsidR="006F4895" w:rsidRDefault="006F4895" w:rsidP="00FF773A"/>
            </w:tc>
          </w:tr>
        </w:tbl>
        <w:p w14:paraId="44E654EB" w14:textId="77777777" w:rsidR="006F4895" w:rsidRPr="00737533" w:rsidRDefault="006F4895" w:rsidP="00FF773A">
          <w:pPr>
            <w:pStyle w:val="Header"/>
            <w:jc w:val="center"/>
            <w:rPr>
              <w:rFonts w:asciiTheme="majorHAnsi" w:eastAsiaTheme="majorEastAsia" w:hAnsiTheme="majorHAnsi" w:cstheme="majorBidi"/>
              <w:b/>
              <w:sz w:val="18"/>
              <w:szCs w:val="18"/>
            </w:rPr>
          </w:pPr>
          <w:r>
            <w:rPr>
              <w:rFonts w:ascii="Cambria" w:hAnsi="Cambria"/>
              <w:b/>
              <w:color w:val="002060"/>
              <w:sz w:val="18"/>
              <w:szCs w:val="18"/>
            </w:rPr>
            <w:t>MICROSOFT DYNAMICS NAV SYSTEM DESIGN &amp; SOLUTION BLUEPRINT DOCUMENT - NCIA</w:t>
          </w:r>
        </w:p>
      </w:tc>
      <w:tc>
        <w:tcPr>
          <w:tcW w:w="745" w:type="dxa"/>
        </w:tcPr>
        <w:p w14:paraId="53549270" w14:textId="77777777" w:rsidR="006F4895" w:rsidRDefault="006F4895" w:rsidP="00FF773A">
          <w:pPr>
            <w:pStyle w:val="Header"/>
            <w:rPr>
              <w:rFonts w:asciiTheme="majorHAnsi" w:eastAsiaTheme="majorEastAsia" w:hAnsiTheme="majorHAnsi" w:cstheme="majorBidi"/>
              <w:b/>
              <w:bCs/>
            </w:rPr>
          </w:pPr>
        </w:p>
        <w:p w14:paraId="6E82AF12" w14:textId="77777777" w:rsidR="006F4895" w:rsidRDefault="006F4895" w:rsidP="00FF773A">
          <w:pPr>
            <w:pStyle w:val="Header"/>
            <w:rPr>
              <w:rFonts w:asciiTheme="majorHAnsi" w:eastAsiaTheme="majorEastAsia" w:hAnsiTheme="majorHAnsi" w:cstheme="majorBidi"/>
              <w:b/>
              <w:bCs/>
            </w:rPr>
          </w:pPr>
        </w:p>
        <w:p w14:paraId="26834452" w14:textId="77777777" w:rsidR="006F4895" w:rsidRPr="00737533" w:rsidRDefault="006F4895" w:rsidP="00FF773A">
          <w:pPr>
            <w:pStyle w:val="Header"/>
            <w:rPr>
              <w:rFonts w:asciiTheme="majorHAnsi" w:eastAsiaTheme="majorEastAsia" w:hAnsiTheme="majorHAnsi" w:cstheme="majorBidi"/>
              <w:b/>
              <w:bCs/>
              <w:color w:val="5B9BD5" w:themeColor="accent1"/>
            </w:rPr>
          </w:pPr>
          <w:r w:rsidRPr="00737533">
            <w:rPr>
              <w:rFonts w:asciiTheme="majorHAnsi" w:eastAsiaTheme="majorEastAsia" w:hAnsiTheme="majorHAnsi" w:cstheme="majorBidi"/>
              <w:b/>
              <w:bCs/>
            </w:rPr>
            <w:t>201</w:t>
          </w:r>
          <w:r>
            <w:rPr>
              <w:rFonts w:asciiTheme="majorHAnsi" w:eastAsiaTheme="majorEastAsia" w:hAnsiTheme="majorHAnsi" w:cstheme="majorBidi"/>
              <w:b/>
              <w:bCs/>
            </w:rPr>
            <w:t>3</w:t>
          </w:r>
        </w:p>
      </w:tc>
    </w:tr>
  </w:tbl>
  <w:p w14:paraId="0CEBB922" w14:textId="77777777" w:rsidR="006F4895" w:rsidRDefault="006F489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B1655" w14:textId="77777777" w:rsidR="006F4895" w:rsidRDefault="006F4895">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194"/>
      <w:gridCol w:w="1166"/>
    </w:tblGrid>
    <w:tr w:rsidR="006F4895" w14:paraId="7B660051" w14:textId="77777777">
      <w:trPr>
        <w:trHeight w:val="288"/>
      </w:trPr>
      <w:tc>
        <w:tcPr>
          <w:tcW w:w="7765" w:type="dxa"/>
        </w:tcPr>
        <w:p w14:paraId="40EBBEC3" w14:textId="77777777" w:rsidR="006F4895" w:rsidRPr="00874277" w:rsidRDefault="006F4895" w:rsidP="00FF773A">
          <w:pPr>
            <w:pStyle w:val="Header"/>
            <w:jc w:val="center"/>
            <w:rPr>
              <w:rFonts w:ascii="Cambria" w:hAnsi="Cambria"/>
              <w:b/>
              <w:color w:val="002060"/>
              <w:sz w:val="18"/>
              <w:szCs w:val="18"/>
            </w:rPr>
          </w:pPr>
          <w:r>
            <w:rPr>
              <w:rFonts w:ascii="Cambria" w:hAnsi="Cambria"/>
              <w:b/>
              <w:color w:val="002060"/>
              <w:sz w:val="18"/>
              <w:szCs w:val="18"/>
              <w:lang w:val="en-GB"/>
            </w:rPr>
            <w:t>SYSTEM DESIGN &amp; SOLUTION BLUEPRINT DOCUMENT FOR THE NAV SYSTEM</w:t>
          </w:r>
        </w:p>
      </w:tc>
      <w:tc>
        <w:tcPr>
          <w:tcW w:w="1105" w:type="dxa"/>
        </w:tcPr>
        <w:p w14:paraId="2F020426" w14:textId="77777777" w:rsidR="006F4895" w:rsidRPr="00874277" w:rsidRDefault="006F4895" w:rsidP="00FF773A">
          <w:pPr>
            <w:pStyle w:val="Header"/>
            <w:jc w:val="center"/>
            <w:rPr>
              <w:rFonts w:ascii="Cambria" w:hAnsi="Cambria"/>
              <w:b/>
              <w:bCs/>
              <w:color w:val="002060"/>
              <w:sz w:val="18"/>
              <w:szCs w:val="18"/>
            </w:rPr>
          </w:pPr>
          <w:r>
            <w:rPr>
              <w:rFonts w:ascii="Cambria" w:hAnsi="Cambria"/>
              <w:b/>
              <w:bCs/>
              <w:color w:val="002060"/>
              <w:sz w:val="18"/>
              <w:szCs w:val="18"/>
            </w:rPr>
            <w:t>2017</w:t>
          </w:r>
        </w:p>
      </w:tc>
    </w:tr>
  </w:tbl>
  <w:p w14:paraId="13270D74" w14:textId="77777777" w:rsidR="006F4895" w:rsidRDefault="006F4895">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Layout w:type="fixed"/>
      <w:tblCellMar>
        <w:top w:w="72" w:type="dxa"/>
        <w:left w:w="115" w:type="dxa"/>
        <w:bottom w:w="72" w:type="dxa"/>
        <w:right w:w="115" w:type="dxa"/>
      </w:tblCellMar>
      <w:tblLook w:val="04A0" w:firstRow="1" w:lastRow="0" w:firstColumn="1" w:lastColumn="0" w:noHBand="0" w:noVBand="1"/>
    </w:tblPr>
    <w:tblGrid>
      <w:gridCol w:w="8785"/>
      <w:gridCol w:w="805"/>
    </w:tblGrid>
    <w:tr w:rsidR="006F4895" w14:paraId="4DE5E7BB" w14:textId="77777777" w:rsidTr="00FF773A">
      <w:trPr>
        <w:trHeight w:val="288"/>
      </w:trPr>
      <w:tc>
        <w:tcPr>
          <w:tcW w:w="8125" w:type="dxa"/>
        </w:tcPr>
        <w:p w14:paraId="3F9687FD" w14:textId="77777777" w:rsidR="006F4895" w:rsidRPr="00737533" w:rsidRDefault="006F4895" w:rsidP="00FF773A">
          <w:pPr>
            <w:pStyle w:val="Header"/>
            <w:jc w:val="center"/>
            <w:rPr>
              <w:rFonts w:asciiTheme="majorHAnsi" w:eastAsiaTheme="majorEastAsia" w:hAnsiTheme="majorHAnsi" w:cstheme="majorBidi"/>
              <w:b/>
              <w:sz w:val="18"/>
              <w:szCs w:val="18"/>
            </w:rPr>
          </w:pPr>
          <w:r>
            <w:rPr>
              <w:rFonts w:ascii="Cambria" w:hAnsi="Cambria"/>
              <w:b/>
              <w:color w:val="002060"/>
              <w:sz w:val="18"/>
              <w:szCs w:val="18"/>
            </w:rPr>
            <w:t>SYSTEM DESIGN &amp; SOLUTION BLUEPRINT DOCUMENT - ANCHOR GROUP OF COMPANIES LTD</w:t>
          </w:r>
        </w:p>
      </w:tc>
      <w:tc>
        <w:tcPr>
          <w:tcW w:w="745" w:type="dxa"/>
        </w:tcPr>
        <w:p w14:paraId="0CEBD20D" w14:textId="77777777" w:rsidR="006F4895" w:rsidRPr="00737533" w:rsidRDefault="006F4895" w:rsidP="00FF773A">
          <w:pPr>
            <w:pStyle w:val="Header"/>
            <w:rPr>
              <w:rFonts w:asciiTheme="majorHAnsi" w:eastAsiaTheme="majorEastAsia" w:hAnsiTheme="majorHAnsi" w:cstheme="majorBidi"/>
              <w:b/>
              <w:bCs/>
              <w:color w:val="5B9BD5" w:themeColor="accent1"/>
            </w:rPr>
          </w:pPr>
          <w:r w:rsidRPr="00737533">
            <w:rPr>
              <w:rFonts w:asciiTheme="majorHAnsi" w:eastAsiaTheme="majorEastAsia" w:hAnsiTheme="majorHAnsi" w:cstheme="majorBidi"/>
              <w:b/>
              <w:bCs/>
            </w:rPr>
            <w:t>201</w:t>
          </w:r>
          <w:r>
            <w:rPr>
              <w:rFonts w:asciiTheme="majorHAnsi" w:eastAsiaTheme="majorEastAsia" w:hAnsiTheme="majorHAnsi" w:cstheme="majorBidi"/>
              <w:b/>
              <w:bCs/>
            </w:rPr>
            <w:t>2</w:t>
          </w:r>
        </w:p>
      </w:tc>
    </w:tr>
  </w:tbl>
  <w:p w14:paraId="07F7D4D1" w14:textId="77777777" w:rsidR="006F4895" w:rsidRDefault="006F4895">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73FCB" w14:textId="77777777" w:rsidR="006F4895" w:rsidRDefault="006F4895">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8194"/>
      <w:gridCol w:w="1166"/>
    </w:tblGrid>
    <w:tr w:rsidR="006F4895" w14:paraId="3D6EA3DB" w14:textId="77777777">
      <w:trPr>
        <w:trHeight w:val="288"/>
      </w:trPr>
      <w:tc>
        <w:tcPr>
          <w:tcW w:w="7765" w:type="dxa"/>
        </w:tcPr>
        <w:p w14:paraId="55814A47" w14:textId="77777777" w:rsidR="006F4895" w:rsidRPr="00874277" w:rsidRDefault="006F4895" w:rsidP="00FF773A">
          <w:pPr>
            <w:pStyle w:val="Header"/>
            <w:jc w:val="center"/>
            <w:rPr>
              <w:rFonts w:ascii="Cambria" w:hAnsi="Cambria"/>
              <w:b/>
              <w:color w:val="002060"/>
              <w:sz w:val="18"/>
              <w:szCs w:val="18"/>
            </w:rPr>
          </w:pPr>
          <w:r>
            <w:rPr>
              <w:rFonts w:ascii="Cambria" w:hAnsi="Cambria"/>
              <w:b/>
              <w:color w:val="002060"/>
              <w:sz w:val="18"/>
              <w:szCs w:val="18"/>
              <w:lang w:val="en-GB"/>
            </w:rPr>
            <w:t>SYSTEM DESIGN &amp; SOLUTION BLUEPRINT DOCUMENT FOR THE NAV SYSTEM</w:t>
          </w:r>
        </w:p>
      </w:tc>
      <w:tc>
        <w:tcPr>
          <w:tcW w:w="1105" w:type="dxa"/>
        </w:tcPr>
        <w:p w14:paraId="5C0B6D58" w14:textId="357C83A1" w:rsidR="006F4895" w:rsidRPr="00874277" w:rsidRDefault="006F4895" w:rsidP="00FF773A">
          <w:pPr>
            <w:pStyle w:val="Header"/>
            <w:jc w:val="center"/>
            <w:rPr>
              <w:rFonts w:ascii="Cambria" w:hAnsi="Cambria"/>
              <w:b/>
              <w:bCs/>
              <w:color w:val="002060"/>
              <w:sz w:val="18"/>
              <w:szCs w:val="18"/>
            </w:rPr>
          </w:pPr>
          <w:r w:rsidRPr="00874277">
            <w:rPr>
              <w:rFonts w:ascii="Cambria" w:hAnsi="Cambria"/>
              <w:b/>
              <w:bCs/>
              <w:color w:val="002060"/>
              <w:sz w:val="18"/>
              <w:szCs w:val="18"/>
            </w:rPr>
            <w:t>201</w:t>
          </w:r>
          <w:r>
            <w:rPr>
              <w:rFonts w:ascii="Cambria" w:hAnsi="Cambria"/>
              <w:b/>
              <w:bCs/>
              <w:color w:val="002060"/>
              <w:sz w:val="18"/>
              <w:szCs w:val="18"/>
            </w:rPr>
            <w:t>9</w:t>
          </w:r>
        </w:p>
      </w:tc>
    </w:tr>
  </w:tbl>
  <w:p w14:paraId="5890EF0F" w14:textId="77777777" w:rsidR="006F4895" w:rsidRDefault="006F4895">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Layout w:type="fixed"/>
      <w:tblCellMar>
        <w:top w:w="72" w:type="dxa"/>
        <w:left w:w="115" w:type="dxa"/>
        <w:bottom w:w="72" w:type="dxa"/>
        <w:right w:w="115" w:type="dxa"/>
      </w:tblCellMar>
      <w:tblLook w:val="04A0" w:firstRow="1" w:lastRow="0" w:firstColumn="1" w:lastColumn="0" w:noHBand="0" w:noVBand="1"/>
    </w:tblPr>
    <w:tblGrid>
      <w:gridCol w:w="8785"/>
      <w:gridCol w:w="805"/>
    </w:tblGrid>
    <w:tr w:rsidR="006F4895" w14:paraId="6A0961C6" w14:textId="77777777" w:rsidTr="00FF773A">
      <w:trPr>
        <w:trHeight w:val="288"/>
      </w:trPr>
      <w:tc>
        <w:tcPr>
          <w:tcW w:w="8125" w:type="dxa"/>
        </w:tcPr>
        <w:p w14:paraId="5496A09F" w14:textId="77777777" w:rsidR="006F4895" w:rsidRPr="00737533" w:rsidRDefault="006F4895" w:rsidP="00FF773A">
          <w:pPr>
            <w:pStyle w:val="Header"/>
            <w:jc w:val="center"/>
            <w:rPr>
              <w:rFonts w:asciiTheme="majorHAnsi" w:eastAsiaTheme="majorEastAsia" w:hAnsiTheme="majorHAnsi" w:cstheme="majorBidi"/>
              <w:b/>
              <w:sz w:val="18"/>
              <w:szCs w:val="18"/>
            </w:rPr>
          </w:pPr>
          <w:r>
            <w:rPr>
              <w:rFonts w:ascii="Cambria" w:hAnsi="Cambria"/>
              <w:b/>
              <w:color w:val="002060"/>
              <w:sz w:val="18"/>
              <w:szCs w:val="18"/>
            </w:rPr>
            <w:t>SYSTEM DESIGN &amp; SOLUTION BLUEPRINT DOCUMENT - ANCHOR GROUP OF COMPANIES LTD</w:t>
          </w:r>
        </w:p>
      </w:tc>
      <w:tc>
        <w:tcPr>
          <w:tcW w:w="745" w:type="dxa"/>
        </w:tcPr>
        <w:p w14:paraId="319CDE50" w14:textId="77777777" w:rsidR="006F4895" w:rsidRPr="00737533" w:rsidRDefault="006F4895" w:rsidP="00FF773A">
          <w:pPr>
            <w:pStyle w:val="Header"/>
            <w:rPr>
              <w:rFonts w:asciiTheme="majorHAnsi" w:eastAsiaTheme="majorEastAsia" w:hAnsiTheme="majorHAnsi" w:cstheme="majorBidi"/>
              <w:b/>
              <w:bCs/>
              <w:color w:val="5B9BD5" w:themeColor="accent1"/>
            </w:rPr>
          </w:pPr>
          <w:r w:rsidRPr="00737533">
            <w:rPr>
              <w:rFonts w:asciiTheme="majorHAnsi" w:eastAsiaTheme="majorEastAsia" w:hAnsiTheme="majorHAnsi" w:cstheme="majorBidi"/>
              <w:b/>
              <w:bCs/>
            </w:rPr>
            <w:t>201</w:t>
          </w:r>
          <w:r>
            <w:rPr>
              <w:rFonts w:asciiTheme="majorHAnsi" w:eastAsiaTheme="majorEastAsia" w:hAnsiTheme="majorHAnsi" w:cstheme="majorBidi"/>
              <w:b/>
              <w:bCs/>
            </w:rPr>
            <w:t>2</w:t>
          </w:r>
        </w:p>
      </w:tc>
    </w:tr>
  </w:tbl>
  <w:p w14:paraId="04F8EA69" w14:textId="77777777" w:rsidR="006F4895" w:rsidRDefault="006F489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E338"/>
      </v:shape>
    </w:pict>
  </w:numPicBullet>
  <w:abstractNum w:abstractNumId="0" w15:restartNumberingAfterBreak="0">
    <w:nsid w:val="00B54A66"/>
    <w:multiLevelType w:val="hybridMultilevel"/>
    <w:tmpl w:val="BE3E09DA"/>
    <w:lvl w:ilvl="0" w:tplc="0809000F">
      <w:start w:val="1"/>
      <w:numFmt w:val="decimal"/>
      <w:lvlText w:val="%1."/>
      <w:lvlJc w:val="left"/>
      <w:pPr>
        <w:ind w:left="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0FC7268"/>
    <w:multiLevelType w:val="hybridMultilevel"/>
    <w:tmpl w:val="B434E130"/>
    <w:lvl w:ilvl="0" w:tplc="F0A6C8AC">
      <w:start w:val="1"/>
      <w:numFmt w:val="decimal"/>
      <w:lvlText w:val="%1."/>
      <w:lvlJc w:val="left"/>
      <w:pPr>
        <w:ind w:left="144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19C6494"/>
    <w:multiLevelType w:val="hybridMultilevel"/>
    <w:tmpl w:val="299C9A44"/>
    <w:lvl w:ilvl="0" w:tplc="0809000F">
      <w:start w:val="1"/>
      <w:numFmt w:val="decimal"/>
      <w:lvlText w:val="%1."/>
      <w:lvlJc w:val="left"/>
      <w:pPr>
        <w:ind w:left="1069" w:hanging="360"/>
      </w:pPr>
      <w:rPr>
        <w:rFonts w:hint="default"/>
      </w:rPr>
    </w:lvl>
    <w:lvl w:ilvl="1" w:tplc="08090003">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3" w15:restartNumberingAfterBreak="0">
    <w:nsid w:val="029D7CF5"/>
    <w:multiLevelType w:val="hybridMultilevel"/>
    <w:tmpl w:val="3E269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1F7BF2"/>
    <w:multiLevelType w:val="hybridMultilevel"/>
    <w:tmpl w:val="B9881B86"/>
    <w:lvl w:ilvl="0" w:tplc="FB860F9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56F1202"/>
    <w:multiLevelType w:val="hybridMultilevel"/>
    <w:tmpl w:val="009CA1DE"/>
    <w:lvl w:ilvl="0" w:tplc="08090011">
      <w:start w:val="1"/>
      <w:numFmt w:val="decimal"/>
      <w:lvlText w:val="%1)"/>
      <w:lvlJc w:val="left"/>
      <w:pPr>
        <w:ind w:left="2520" w:hanging="360"/>
      </w:pPr>
      <w:rPr>
        <w:sz w:val="18"/>
        <w:szCs w:val="18"/>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6" w15:restartNumberingAfterBreak="0">
    <w:nsid w:val="06260630"/>
    <w:multiLevelType w:val="hybridMultilevel"/>
    <w:tmpl w:val="1868D6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7D1000D"/>
    <w:multiLevelType w:val="hybridMultilevel"/>
    <w:tmpl w:val="41606FD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09A65E62"/>
    <w:multiLevelType w:val="hybridMultilevel"/>
    <w:tmpl w:val="36968A1E"/>
    <w:lvl w:ilvl="0" w:tplc="0809000F">
      <w:start w:val="1"/>
      <w:numFmt w:val="decimal"/>
      <w:lvlText w:val="%1."/>
      <w:lvlJc w:val="left"/>
      <w:pPr>
        <w:ind w:left="502" w:hanging="360"/>
      </w:pPr>
      <w:rPr>
        <w:rFonts w:eastAsia="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9D562EE"/>
    <w:multiLevelType w:val="hybridMultilevel"/>
    <w:tmpl w:val="16447CC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A922617"/>
    <w:multiLevelType w:val="hybridMultilevel"/>
    <w:tmpl w:val="F3CC8464"/>
    <w:lvl w:ilvl="0" w:tplc="08090007">
      <w:start w:val="1"/>
      <w:numFmt w:val="bullet"/>
      <w:lvlText w:val=""/>
      <w:lvlPicBulletId w:val="0"/>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11" w15:restartNumberingAfterBreak="0">
    <w:nsid w:val="0AA93065"/>
    <w:multiLevelType w:val="hybridMultilevel"/>
    <w:tmpl w:val="8E3864AC"/>
    <w:lvl w:ilvl="0" w:tplc="F26A7AF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097E74"/>
    <w:multiLevelType w:val="hybridMultilevel"/>
    <w:tmpl w:val="05026B0C"/>
    <w:lvl w:ilvl="0" w:tplc="DEAE70CE">
      <w:start w:val="1"/>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BF730B1"/>
    <w:multiLevelType w:val="hybridMultilevel"/>
    <w:tmpl w:val="F3DE3E2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D7849C8A">
      <w:start w:val="1"/>
      <w:numFmt w:val="decimal"/>
      <w:lvlText w:val="%3."/>
      <w:lvlJc w:val="left"/>
      <w:pPr>
        <w:ind w:left="644"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C01278E"/>
    <w:multiLevelType w:val="hybridMultilevel"/>
    <w:tmpl w:val="685AAD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2A5B07"/>
    <w:multiLevelType w:val="hybridMultilevel"/>
    <w:tmpl w:val="C57837F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C554F0E"/>
    <w:multiLevelType w:val="hybridMultilevel"/>
    <w:tmpl w:val="18E8029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0CB82F9D"/>
    <w:multiLevelType w:val="hybridMultilevel"/>
    <w:tmpl w:val="CD92065C"/>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8" w15:restartNumberingAfterBreak="0">
    <w:nsid w:val="0D5C44E9"/>
    <w:multiLevelType w:val="hybridMultilevel"/>
    <w:tmpl w:val="BCAC9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6D376A"/>
    <w:multiLevelType w:val="hybridMultilevel"/>
    <w:tmpl w:val="51CA24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0DF22FB1"/>
    <w:multiLevelType w:val="hybridMultilevel"/>
    <w:tmpl w:val="570CE5CC"/>
    <w:lvl w:ilvl="0" w:tplc="86DAF590">
      <w:start w:val="1"/>
      <w:numFmt w:val="decimal"/>
      <w:lvlText w:val="%1."/>
      <w:lvlJc w:val="left"/>
      <w:pPr>
        <w:ind w:left="643" w:hanging="360"/>
      </w:pPr>
      <w:rPr>
        <w:rFonts w:hint="default"/>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21" w15:restartNumberingAfterBreak="0">
    <w:nsid w:val="0FC124C8"/>
    <w:multiLevelType w:val="hybridMultilevel"/>
    <w:tmpl w:val="7B82B7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1620636"/>
    <w:multiLevelType w:val="hybridMultilevel"/>
    <w:tmpl w:val="7576B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191127D"/>
    <w:multiLevelType w:val="hybridMultilevel"/>
    <w:tmpl w:val="4E8A68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11A066BD"/>
    <w:multiLevelType w:val="hybridMultilevel"/>
    <w:tmpl w:val="4D9824FA"/>
    <w:lvl w:ilvl="0" w:tplc="CECC0786">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2585B22"/>
    <w:multiLevelType w:val="hybridMultilevel"/>
    <w:tmpl w:val="329034B8"/>
    <w:lvl w:ilvl="0" w:tplc="0409000B">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6" w15:restartNumberingAfterBreak="0">
    <w:nsid w:val="12D930A1"/>
    <w:multiLevelType w:val="hybridMultilevel"/>
    <w:tmpl w:val="8B42DDBE"/>
    <w:lvl w:ilvl="0" w:tplc="08090007">
      <w:start w:val="1"/>
      <w:numFmt w:val="bullet"/>
      <w:lvlText w:val=""/>
      <w:lvlPicBulletId w:val="0"/>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130E4654"/>
    <w:multiLevelType w:val="hybridMultilevel"/>
    <w:tmpl w:val="80D870A0"/>
    <w:lvl w:ilvl="0" w:tplc="EBEAFAB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35028CC"/>
    <w:multiLevelType w:val="hybridMultilevel"/>
    <w:tmpl w:val="CDFCC142"/>
    <w:lvl w:ilvl="0" w:tplc="A41C713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361150F"/>
    <w:multiLevelType w:val="hybridMultilevel"/>
    <w:tmpl w:val="15D6F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41C304D"/>
    <w:multiLevelType w:val="hybridMultilevel"/>
    <w:tmpl w:val="7786C714"/>
    <w:lvl w:ilvl="0" w:tplc="191EFDE0">
      <w:start w:val="1"/>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143453FD"/>
    <w:multiLevelType w:val="hybridMultilevel"/>
    <w:tmpl w:val="B866B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DB3F95"/>
    <w:multiLevelType w:val="hybridMultilevel"/>
    <w:tmpl w:val="FD8446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15:restartNumberingAfterBreak="0">
    <w:nsid w:val="14E84F2F"/>
    <w:multiLevelType w:val="hybridMultilevel"/>
    <w:tmpl w:val="08201296"/>
    <w:lvl w:ilvl="0" w:tplc="F64209FA">
      <w:start w:val="1"/>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5B74951"/>
    <w:multiLevelType w:val="hybridMultilevel"/>
    <w:tmpl w:val="C76AD75E"/>
    <w:lvl w:ilvl="0" w:tplc="08090011">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5" w15:restartNumberingAfterBreak="0">
    <w:nsid w:val="15CD1660"/>
    <w:multiLevelType w:val="hybridMultilevel"/>
    <w:tmpl w:val="62D29CB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17815AE2"/>
    <w:multiLevelType w:val="multilevel"/>
    <w:tmpl w:val="BD48E8B2"/>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b/>
        <w:color w:val="auto"/>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17D442AC"/>
    <w:multiLevelType w:val="hybridMultilevel"/>
    <w:tmpl w:val="EC143E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8BA4E3F"/>
    <w:multiLevelType w:val="hybridMultilevel"/>
    <w:tmpl w:val="38C2D9B2"/>
    <w:lvl w:ilvl="0" w:tplc="08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19306C0D"/>
    <w:multiLevelType w:val="hybridMultilevel"/>
    <w:tmpl w:val="E10AF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99647E5"/>
    <w:multiLevelType w:val="hybridMultilevel"/>
    <w:tmpl w:val="C7A48F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9D93D93"/>
    <w:multiLevelType w:val="hybridMultilevel"/>
    <w:tmpl w:val="CD7CB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A043893"/>
    <w:multiLevelType w:val="hybridMultilevel"/>
    <w:tmpl w:val="366ADF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1A696C20"/>
    <w:multiLevelType w:val="hybridMultilevel"/>
    <w:tmpl w:val="6B4CDF7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1B33305B"/>
    <w:multiLevelType w:val="hybridMultilevel"/>
    <w:tmpl w:val="A0A67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BCB6FC1"/>
    <w:multiLevelType w:val="hybridMultilevel"/>
    <w:tmpl w:val="5816DEDC"/>
    <w:lvl w:ilvl="0" w:tplc="16FE851A">
      <w:start w:val="1"/>
      <w:numFmt w:val="decimal"/>
      <w:lvlText w:val="%1."/>
      <w:lvlJc w:val="left"/>
      <w:pPr>
        <w:ind w:left="643" w:hanging="360"/>
      </w:pPr>
      <w:rPr>
        <w:rFonts w:hint="default"/>
        <w:sz w:val="20"/>
        <w:szCs w:val="20"/>
      </w:rPr>
    </w:lvl>
    <w:lvl w:ilvl="1" w:tplc="08090019" w:tentative="1">
      <w:start w:val="1"/>
      <w:numFmt w:val="lowerLetter"/>
      <w:lvlText w:val="%2."/>
      <w:lvlJc w:val="left"/>
      <w:pPr>
        <w:ind w:left="1363" w:hanging="360"/>
      </w:pPr>
    </w:lvl>
    <w:lvl w:ilvl="2" w:tplc="0809001B" w:tentative="1">
      <w:start w:val="1"/>
      <w:numFmt w:val="lowerRoman"/>
      <w:lvlText w:val="%3."/>
      <w:lvlJc w:val="right"/>
      <w:pPr>
        <w:ind w:left="2083" w:hanging="180"/>
      </w:pPr>
    </w:lvl>
    <w:lvl w:ilvl="3" w:tplc="0809000F" w:tentative="1">
      <w:start w:val="1"/>
      <w:numFmt w:val="decimal"/>
      <w:lvlText w:val="%4."/>
      <w:lvlJc w:val="left"/>
      <w:pPr>
        <w:ind w:left="2803" w:hanging="360"/>
      </w:pPr>
    </w:lvl>
    <w:lvl w:ilvl="4" w:tplc="08090019" w:tentative="1">
      <w:start w:val="1"/>
      <w:numFmt w:val="lowerLetter"/>
      <w:lvlText w:val="%5."/>
      <w:lvlJc w:val="left"/>
      <w:pPr>
        <w:ind w:left="3523" w:hanging="360"/>
      </w:pPr>
    </w:lvl>
    <w:lvl w:ilvl="5" w:tplc="0809001B" w:tentative="1">
      <w:start w:val="1"/>
      <w:numFmt w:val="lowerRoman"/>
      <w:lvlText w:val="%6."/>
      <w:lvlJc w:val="right"/>
      <w:pPr>
        <w:ind w:left="4243" w:hanging="180"/>
      </w:pPr>
    </w:lvl>
    <w:lvl w:ilvl="6" w:tplc="0809000F" w:tentative="1">
      <w:start w:val="1"/>
      <w:numFmt w:val="decimal"/>
      <w:lvlText w:val="%7."/>
      <w:lvlJc w:val="left"/>
      <w:pPr>
        <w:ind w:left="4963" w:hanging="360"/>
      </w:pPr>
    </w:lvl>
    <w:lvl w:ilvl="7" w:tplc="08090019" w:tentative="1">
      <w:start w:val="1"/>
      <w:numFmt w:val="lowerLetter"/>
      <w:lvlText w:val="%8."/>
      <w:lvlJc w:val="left"/>
      <w:pPr>
        <w:ind w:left="5683" w:hanging="360"/>
      </w:pPr>
    </w:lvl>
    <w:lvl w:ilvl="8" w:tplc="0809001B" w:tentative="1">
      <w:start w:val="1"/>
      <w:numFmt w:val="lowerRoman"/>
      <w:lvlText w:val="%9."/>
      <w:lvlJc w:val="right"/>
      <w:pPr>
        <w:ind w:left="6403" w:hanging="180"/>
      </w:pPr>
    </w:lvl>
  </w:abstractNum>
  <w:abstractNum w:abstractNumId="46" w15:restartNumberingAfterBreak="0">
    <w:nsid w:val="1CAD5EB7"/>
    <w:multiLevelType w:val="hybridMultilevel"/>
    <w:tmpl w:val="C07618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1E35025A"/>
    <w:multiLevelType w:val="hybridMultilevel"/>
    <w:tmpl w:val="DC4877FE"/>
    <w:lvl w:ilvl="0" w:tplc="51F46092">
      <w:start w:val="1"/>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1E8205DF"/>
    <w:multiLevelType w:val="hybridMultilevel"/>
    <w:tmpl w:val="B31CA572"/>
    <w:lvl w:ilvl="0" w:tplc="436E5834">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F040BF0"/>
    <w:multiLevelType w:val="multilevel"/>
    <w:tmpl w:val="A060138C"/>
    <w:lvl w:ilvl="0">
      <w:start w:val="1"/>
      <w:numFmt w:val="decimal"/>
      <w:lvlText w:val="%1."/>
      <w:lvlJc w:val="left"/>
      <w:pPr>
        <w:ind w:left="720" w:hanging="360"/>
      </w:pPr>
    </w:lvl>
    <w:lvl w:ilvl="1">
      <w:start w:val="2"/>
      <w:numFmt w:val="decimal"/>
      <w:isLgl/>
      <w:lvlText w:val="%1.%2."/>
      <w:lvlJc w:val="left"/>
      <w:pPr>
        <w:ind w:left="1470" w:hanging="7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75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90" w:hanging="1800"/>
      </w:pPr>
      <w:rPr>
        <w:rFonts w:hint="default"/>
      </w:rPr>
    </w:lvl>
    <w:lvl w:ilvl="8">
      <w:start w:val="1"/>
      <w:numFmt w:val="decimal"/>
      <w:isLgl/>
      <w:lvlText w:val="%1.%2.%3.%4.%5.%6.%7.%8.%9."/>
      <w:lvlJc w:val="left"/>
      <w:pPr>
        <w:ind w:left="5640" w:hanging="2160"/>
      </w:pPr>
      <w:rPr>
        <w:rFonts w:hint="default"/>
      </w:rPr>
    </w:lvl>
  </w:abstractNum>
  <w:abstractNum w:abstractNumId="50" w15:restartNumberingAfterBreak="0">
    <w:nsid w:val="1F117F40"/>
    <w:multiLevelType w:val="hybridMultilevel"/>
    <w:tmpl w:val="3E0497E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15:restartNumberingAfterBreak="0">
    <w:nsid w:val="1F4437D6"/>
    <w:multiLevelType w:val="hybridMultilevel"/>
    <w:tmpl w:val="8288053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24614992"/>
    <w:multiLevelType w:val="hybridMultilevel"/>
    <w:tmpl w:val="2F6C8EB8"/>
    <w:lvl w:ilvl="0" w:tplc="A9D6FE24">
      <w:start w:val="1"/>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24AE68FC"/>
    <w:multiLevelType w:val="hybridMultilevel"/>
    <w:tmpl w:val="C676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4BD0D35"/>
    <w:multiLevelType w:val="hybridMultilevel"/>
    <w:tmpl w:val="33A8403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5" w15:restartNumberingAfterBreak="0">
    <w:nsid w:val="24D70DCE"/>
    <w:multiLevelType w:val="hybridMultilevel"/>
    <w:tmpl w:val="8F7068EA"/>
    <w:lvl w:ilvl="0" w:tplc="08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25A02DD4"/>
    <w:multiLevelType w:val="hybridMultilevel"/>
    <w:tmpl w:val="B00A12B0"/>
    <w:lvl w:ilvl="0" w:tplc="648A94E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25C24B2F"/>
    <w:multiLevelType w:val="hybridMultilevel"/>
    <w:tmpl w:val="247C35CC"/>
    <w:lvl w:ilvl="0" w:tplc="08090011">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58" w15:restartNumberingAfterBreak="0">
    <w:nsid w:val="268C77B3"/>
    <w:multiLevelType w:val="hybridMultilevel"/>
    <w:tmpl w:val="CF42CC22"/>
    <w:lvl w:ilvl="0" w:tplc="0409000D">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59" w15:restartNumberingAfterBreak="0">
    <w:nsid w:val="271C2954"/>
    <w:multiLevelType w:val="hybridMultilevel"/>
    <w:tmpl w:val="B762A33E"/>
    <w:lvl w:ilvl="0" w:tplc="0809000F">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0" w15:restartNumberingAfterBreak="0">
    <w:nsid w:val="276500AF"/>
    <w:multiLevelType w:val="hybridMultilevel"/>
    <w:tmpl w:val="6AA49D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27883D6E"/>
    <w:multiLevelType w:val="hybridMultilevel"/>
    <w:tmpl w:val="BF9A3026"/>
    <w:lvl w:ilvl="0" w:tplc="08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2883574B"/>
    <w:multiLevelType w:val="hybridMultilevel"/>
    <w:tmpl w:val="5400E24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28EF1B4A"/>
    <w:multiLevelType w:val="hybridMultilevel"/>
    <w:tmpl w:val="1B9A485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291C3F2D"/>
    <w:multiLevelType w:val="hybridMultilevel"/>
    <w:tmpl w:val="A78AFB76"/>
    <w:lvl w:ilvl="0" w:tplc="0809000F">
      <w:start w:val="1"/>
      <w:numFmt w:val="decimal"/>
      <w:lvlText w:val="%1."/>
      <w:lvlJc w:val="left"/>
      <w:pPr>
        <w:ind w:left="360" w:hanging="360"/>
      </w:pPr>
      <w:rPr>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5" w15:restartNumberingAfterBreak="0">
    <w:nsid w:val="29A01ED2"/>
    <w:multiLevelType w:val="hybridMultilevel"/>
    <w:tmpl w:val="2698DF1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6" w15:restartNumberingAfterBreak="0">
    <w:nsid w:val="2A6F1801"/>
    <w:multiLevelType w:val="hybridMultilevel"/>
    <w:tmpl w:val="DDC093E2"/>
    <w:lvl w:ilvl="0" w:tplc="EA36AB90">
      <w:start w:val="1"/>
      <w:numFmt w:val="decimal"/>
      <w:lvlText w:val="%1."/>
      <w:lvlJc w:val="left"/>
      <w:pPr>
        <w:ind w:left="360" w:hanging="360"/>
      </w:pPr>
      <w:rPr>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7" w15:restartNumberingAfterBreak="0">
    <w:nsid w:val="2AE66703"/>
    <w:multiLevelType w:val="hybridMultilevel"/>
    <w:tmpl w:val="2F08C8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2B5B7D3F"/>
    <w:multiLevelType w:val="hybridMultilevel"/>
    <w:tmpl w:val="3D601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C1D0902"/>
    <w:multiLevelType w:val="hybridMultilevel"/>
    <w:tmpl w:val="A0FEDE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CB316D5"/>
    <w:multiLevelType w:val="multilevel"/>
    <w:tmpl w:val="56627B3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1" w15:restartNumberingAfterBreak="0">
    <w:nsid w:val="2D7803B6"/>
    <w:multiLevelType w:val="hybridMultilevel"/>
    <w:tmpl w:val="3AA2C8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DB81CDA"/>
    <w:multiLevelType w:val="hybridMultilevel"/>
    <w:tmpl w:val="FCE09FC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3" w15:restartNumberingAfterBreak="0">
    <w:nsid w:val="2DE1514B"/>
    <w:multiLevelType w:val="hybridMultilevel"/>
    <w:tmpl w:val="E2E64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F620B5C"/>
    <w:multiLevelType w:val="hybridMultilevel"/>
    <w:tmpl w:val="0102F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03231A3"/>
    <w:multiLevelType w:val="hybridMultilevel"/>
    <w:tmpl w:val="F3605C9C"/>
    <w:lvl w:ilvl="0" w:tplc="08090011">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76" w15:restartNumberingAfterBreak="0">
    <w:nsid w:val="30806B23"/>
    <w:multiLevelType w:val="hybridMultilevel"/>
    <w:tmpl w:val="BBFC5B34"/>
    <w:lvl w:ilvl="0" w:tplc="C8E805EA">
      <w:start w:val="1"/>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30817D20"/>
    <w:multiLevelType w:val="hybridMultilevel"/>
    <w:tmpl w:val="13F893A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8" w15:restartNumberingAfterBreak="0">
    <w:nsid w:val="314F57DB"/>
    <w:multiLevelType w:val="hybridMultilevel"/>
    <w:tmpl w:val="8F842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318748FE"/>
    <w:multiLevelType w:val="hybridMultilevel"/>
    <w:tmpl w:val="083EA6D4"/>
    <w:lvl w:ilvl="0" w:tplc="08090011">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80" w15:restartNumberingAfterBreak="0">
    <w:nsid w:val="31E852FE"/>
    <w:multiLevelType w:val="multilevel"/>
    <w:tmpl w:val="D9C644A8"/>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81" w15:restartNumberingAfterBreak="0">
    <w:nsid w:val="32331D44"/>
    <w:multiLevelType w:val="hybridMultilevel"/>
    <w:tmpl w:val="793C729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82" w15:restartNumberingAfterBreak="0">
    <w:nsid w:val="34136B66"/>
    <w:multiLevelType w:val="hybridMultilevel"/>
    <w:tmpl w:val="952672FE"/>
    <w:lvl w:ilvl="0" w:tplc="F230CF4E">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83" w15:restartNumberingAfterBreak="0">
    <w:nsid w:val="34596C22"/>
    <w:multiLevelType w:val="multilevel"/>
    <w:tmpl w:val="4130440E"/>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4" w15:restartNumberingAfterBreak="0">
    <w:nsid w:val="34FA237B"/>
    <w:multiLevelType w:val="hybridMultilevel"/>
    <w:tmpl w:val="18BC675A"/>
    <w:lvl w:ilvl="0" w:tplc="A9C43BDE">
      <w:start w:val="1"/>
      <w:numFmt w:val="decimal"/>
      <w:lvlText w:val="%1."/>
      <w:lvlJc w:val="left"/>
      <w:pPr>
        <w:ind w:left="360" w:hanging="360"/>
      </w:pPr>
      <w:rPr>
        <w:rFonts w:asciiTheme="minorHAnsi" w:hAnsiTheme="minorHAnsi" w:cstheme="minorBidi"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5" w15:restartNumberingAfterBreak="0">
    <w:nsid w:val="351352E9"/>
    <w:multiLevelType w:val="hybridMultilevel"/>
    <w:tmpl w:val="DC4CEC16"/>
    <w:lvl w:ilvl="0" w:tplc="A00C52CA">
      <w:start w:val="1"/>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37075415"/>
    <w:multiLevelType w:val="hybridMultilevel"/>
    <w:tmpl w:val="E6FE34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370C184E"/>
    <w:multiLevelType w:val="multilevel"/>
    <w:tmpl w:val="E93E938A"/>
    <w:lvl w:ilvl="0">
      <w:start w:val="1"/>
      <w:numFmt w:val="decimal"/>
      <w:lvlText w:val="%1."/>
      <w:lvlJc w:val="left"/>
      <w:pPr>
        <w:ind w:left="785" w:hanging="360"/>
      </w:pPr>
    </w:lvl>
    <w:lvl w:ilvl="1">
      <w:start w:val="1"/>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88" w15:restartNumberingAfterBreak="0">
    <w:nsid w:val="37282C5B"/>
    <w:multiLevelType w:val="hybridMultilevel"/>
    <w:tmpl w:val="D28CF46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377A0859"/>
    <w:multiLevelType w:val="hybridMultilevel"/>
    <w:tmpl w:val="7700D3EC"/>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0" w15:restartNumberingAfterBreak="0">
    <w:nsid w:val="37DE0477"/>
    <w:multiLevelType w:val="hybridMultilevel"/>
    <w:tmpl w:val="12BAD77A"/>
    <w:lvl w:ilvl="0" w:tplc="79EE346C">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38BE019D"/>
    <w:multiLevelType w:val="hybridMultilevel"/>
    <w:tmpl w:val="2EE8E09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2" w15:restartNumberingAfterBreak="0">
    <w:nsid w:val="39B348B2"/>
    <w:multiLevelType w:val="hybridMultilevel"/>
    <w:tmpl w:val="5120BB84"/>
    <w:lvl w:ilvl="0" w:tplc="08090007">
      <w:start w:val="1"/>
      <w:numFmt w:val="bullet"/>
      <w:lvlText w:val=""/>
      <w:lvlPicBulletId w:val="0"/>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3" w15:restartNumberingAfterBreak="0">
    <w:nsid w:val="3A7B41B7"/>
    <w:multiLevelType w:val="hybridMultilevel"/>
    <w:tmpl w:val="B93CDAF8"/>
    <w:lvl w:ilvl="0" w:tplc="29E82F0E">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AF6310D"/>
    <w:multiLevelType w:val="hybridMultilevel"/>
    <w:tmpl w:val="D3F2A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3AF76471"/>
    <w:multiLevelType w:val="hybridMultilevel"/>
    <w:tmpl w:val="6AB2B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B630E4A"/>
    <w:multiLevelType w:val="hybridMultilevel"/>
    <w:tmpl w:val="DA3006E4"/>
    <w:lvl w:ilvl="0" w:tplc="08090007">
      <w:start w:val="1"/>
      <w:numFmt w:val="bullet"/>
      <w:lvlText w:val=""/>
      <w:lvlPicBulletId w:val="0"/>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97" w15:restartNumberingAfterBreak="0">
    <w:nsid w:val="3B777262"/>
    <w:multiLevelType w:val="hybridMultilevel"/>
    <w:tmpl w:val="C400B36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0F">
      <w:start w:val="1"/>
      <w:numFmt w:val="decimal"/>
      <w:lvlText w:val="%3."/>
      <w:lvlJc w:val="left"/>
      <w:pPr>
        <w:ind w:left="644"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3C4B49FB"/>
    <w:multiLevelType w:val="hybridMultilevel"/>
    <w:tmpl w:val="A70CE8AE"/>
    <w:lvl w:ilvl="0" w:tplc="0409000D">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99" w15:restartNumberingAfterBreak="0">
    <w:nsid w:val="3CB65E99"/>
    <w:multiLevelType w:val="hybridMultilevel"/>
    <w:tmpl w:val="E1C01024"/>
    <w:lvl w:ilvl="0" w:tplc="8AA083EC">
      <w:start w:val="1"/>
      <w:numFmt w:val="lowerLetter"/>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3DDD7E5C"/>
    <w:multiLevelType w:val="hybridMultilevel"/>
    <w:tmpl w:val="C6FE711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1" w15:restartNumberingAfterBreak="0">
    <w:nsid w:val="3F526B51"/>
    <w:multiLevelType w:val="hybridMultilevel"/>
    <w:tmpl w:val="8D64C32E"/>
    <w:lvl w:ilvl="0" w:tplc="9D00788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03B4ABB"/>
    <w:multiLevelType w:val="hybridMultilevel"/>
    <w:tmpl w:val="73F0550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438C260A"/>
    <w:multiLevelType w:val="hybridMultilevel"/>
    <w:tmpl w:val="1DC6A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43A56319"/>
    <w:multiLevelType w:val="hybridMultilevel"/>
    <w:tmpl w:val="EB18A938"/>
    <w:lvl w:ilvl="0" w:tplc="CD6A140C">
      <w:start w:val="1"/>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43B3740B"/>
    <w:multiLevelType w:val="hybridMultilevel"/>
    <w:tmpl w:val="17E03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43F85699"/>
    <w:multiLevelType w:val="hybridMultilevel"/>
    <w:tmpl w:val="5E96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3FA225D"/>
    <w:multiLevelType w:val="hybridMultilevel"/>
    <w:tmpl w:val="E9B6796C"/>
    <w:lvl w:ilvl="0" w:tplc="32B6DDF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45104344"/>
    <w:multiLevelType w:val="multilevel"/>
    <w:tmpl w:val="7E1EEC8E"/>
    <w:lvl w:ilvl="0">
      <w:start w:val="1"/>
      <w:numFmt w:val="bullet"/>
      <w:lvlText w:val=""/>
      <w:lvlJc w:val="left"/>
      <w:pPr>
        <w:ind w:left="360" w:hanging="360"/>
      </w:pPr>
      <w:rPr>
        <w:rFonts w:ascii="Symbol" w:hAnsi="Symbol" w:hint="default"/>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9" w15:restartNumberingAfterBreak="0">
    <w:nsid w:val="45790691"/>
    <w:multiLevelType w:val="hybridMultilevel"/>
    <w:tmpl w:val="EAAC4B2A"/>
    <w:lvl w:ilvl="0" w:tplc="F948C210">
      <w:start w:val="1"/>
      <w:numFmt w:val="decimal"/>
      <w:lvlText w:val="%1."/>
      <w:lvlJc w:val="left"/>
      <w:pPr>
        <w:ind w:left="360" w:hanging="360"/>
      </w:pPr>
      <w:rPr>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0" w15:restartNumberingAfterBreak="0">
    <w:nsid w:val="464F7CCC"/>
    <w:multiLevelType w:val="hybridMultilevel"/>
    <w:tmpl w:val="BD8E6D3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1" w15:restartNumberingAfterBreak="0">
    <w:nsid w:val="46850E27"/>
    <w:multiLevelType w:val="hybridMultilevel"/>
    <w:tmpl w:val="5E380798"/>
    <w:lvl w:ilvl="0" w:tplc="0409000D">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12" w15:restartNumberingAfterBreak="0">
    <w:nsid w:val="469C21F1"/>
    <w:multiLevelType w:val="hybridMultilevel"/>
    <w:tmpl w:val="B41AE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46A43769"/>
    <w:multiLevelType w:val="hybridMultilevel"/>
    <w:tmpl w:val="6E9A8760"/>
    <w:lvl w:ilvl="0" w:tplc="0809000F">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14" w15:restartNumberingAfterBreak="0">
    <w:nsid w:val="46AF5D10"/>
    <w:multiLevelType w:val="hybridMultilevel"/>
    <w:tmpl w:val="0B1EC862"/>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5" w15:restartNumberingAfterBreak="0">
    <w:nsid w:val="46BF5B1D"/>
    <w:multiLevelType w:val="hybridMultilevel"/>
    <w:tmpl w:val="5A443E1E"/>
    <w:lvl w:ilvl="0" w:tplc="08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6EE4AEE"/>
    <w:multiLevelType w:val="hybridMultilevel"/>
    <w:tmpl w:val="A2A4EED6"/>
    <w:lvl w:ilvl="0" w:tplc="E048E16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17" w15:restartNumberingAfterBreak="0">
    <w:nsid w:val="473B63D5"/>
    <w:multiLevelType w:val="hybridMultilevel"/>
    <w:tmpl w:val="7270903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8" w15:restartNumberingAfterBreak="0">
    <w:nsid w:val="4743082B"/>
    <w:multiLevelType w:val="hybridMultilevel"/>
    <w:tmpl w:val="2AFC9228"/>
    <w:lvl w:ilvl="0" w:tplc="41D62B0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84959F7"/>
    <w:multiLevelType w:val="hybridMultilevel"/>
    <w:tmpl w:val="37D0A95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0" w15:restartNumberingAfterBreak="0">
    <w:nsid w:val="497F4DE3"/>
    <w:multiLevelType w:val="hybridMultilevel"/>
    <w:tmpl w:val="8912FE4E"/>
    <w:lvl w:ilvl="0" w:tplc="1A50D7C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498B19F8"/>
    <w:multiLevelType w:val="hybridMultilevel"/>
    <w:tmpl w:val="FF5053FA"/>
    <w:lvl w:ilvl="0" w:tplc="C9F67504">
      <w:start w:val="1"/>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4A61201F"/>
    <w:multiLevelType w:val="multilevel"/>
    <w:tmpl w:val="42C044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3" w15:restartNumberingAfterBreak="0">
    <w:nsid w:val="4A9870C4"/>
    <w:multiLevelType w:val="hybridMultilevel"/>
    <w:tmpl w:val="A3A4601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4" w15:restartNumberingAfterBreak="0">
    <w:nsid w:val="4B960BEF"/>
    <w:multiLevelType w:val="hybridMultilevel"/>
    <w:tmpl w:val="EE0E4F1A"/>
    <w:lvl w:ilvl="0" w:tplc="7A50E3D4">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BA83536"/>
    <w:multiLevelType w:val="hybridMultilevel"/>
    <w:tmpl w:val="318877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4C272FD3"/>
    <w:multiLevelType w:val="hybridMultilevel"/>
    <w:tmpl w:val="F44495BA"/>
    <w:lvl w:ilvl="0" w:tplc="6FF217E2">
      <w:start w:val="1"/>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15:restartNumberingAfterBreak="0">
    <w:nsid w:val="4C5E6B79"/>
    <w:multiLevelType w:val="hybridMultilevel"/>
    <w:tmpl w:val="6CC2C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4D185CF1"/>
    <w:multiLevelType w:val="hybridMultilevel"/>
    <w:tmpl w:val="299C9A44"/>
    <w:lvl w:ilvl="0" w:tplc="0809000F">
      <w:start w:val="1"/>
      <w:numFmt w:val="decimal"/>
      <w:lvlText w:val="%1."/>
      <w:lvlJc w:val="left"/>
      <w:pPr>
        <w:ind w:left="643" w:hanging="360"/>
      </w:pPr>
      <w:rPr>
        <w:rFonts w:hint="default"/>
      </w:rPr>
    </w:lvl>
    <w:lvl w:ilvl="1" w:tplc="08090003">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29" w15:restartNumberingAfterBreak="0">
    <w:nsid w:val="4D644932"/>
    <w:multiLevelType w:val="hybridMultilevel"/>
    <w:tmpl w:val="6AC8D268"/>
    <w:lvl w:ilvl="0" w:tplc="7DFCB1FA">
      <w:start w:val="1"/>
      <w:numFmt w:val="decimal"/>
      <w:lvlText w:val="%1."/>
      <w:lvlJc w:val="left"/>
      <w:pPr>
        <w:ind w:left="720" w:hanging="360"/>
      </w:pPr>
      <w:rPr>
        <w:rFonts w:hint="default"/>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15:restartNumberingAfterBreak="0">
    <w:nsid w:val="4EDA3B85"/>
    <w:multiLevelType w:val="hybridMultilevel"/>
    <w:tmpl w:val="5256FE1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1" w15:restartNumberingAfterBreak="0">
    <w:nsid w:val="4F2635D4"/>
    <w:multiLevelType w:val="hybridMultilevel"/>
    <w:tmpl w:val="7C36C1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FC32D10"/>
    <w:multiLevelType w:val="hybridMultilevel"/>
    <w:tmpl w:val="E5C0A4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00A45C5"/>
    <w:multiLevelType w:val="hybridMultilevel"/>
    <w:tmpl w:val="B54EE7E0"/>
    <w:lvl w:ilvl="0" w:tplc="FB767706">
      <w:start w:val="1"/>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4" w15:restartNumberingAfterBreak="0">
    <w:nsid w:val="51697FE2"/>
    <w:multiLevelType w:val="hybridMultilevel"/>
    <w:tmpl w:val="C7F0DBE2"/>
    <w:lvl w:ilvl="0" w:tplc="04090001">
      <w:start w:val="1"/>
      <w:numFmt w:val="bullet"/>
      <w:lvlText w:val=""/>
      <w:lvlJc w:val="left"/>
      <w:pPr>
        <w:ind w:left="360" w:hanging="360"/>
      </w:pPr>
      <w:rPr>
        <w:rFonts w:ascii="Symbol" w:hAnsi="Symbol" w:hint="default"/>
      </w:rPr>
    </w:lvl>
    <w:lvl w:ilvl="1" w:tplc="08090001">
      <w:start w:val="1"/>
      <w:numFmt w:val="bullet"/>
      <w:lvlText w:val=""/>
      <w:lvlJc w:val="left"/>
      <w:pPr>
        <w:ind w:left="360" w:hanging="360"/>
      </w:pPr>
      <w:rPr>
        <w:rFonts w:ascii="Symbol" w:hAnsi="Symbol" w:hint="default"/>
      </w:rPr>
    </w:lvl>
    <w:lvl w:ilvl="2" w:tplc="0809000F">
      <w:start w:val="1"/>
      <w:numFmt w:val="decimal"/>
      <w:lvlText w:val="%3."/>
      <w:lvlJc w:val="left"/>
      <w:pPr>
        <w:ind w:left="3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54218FE"/>
    <w:multiLevelType w:val="hybridMultilevel"/>
    <w:tmpl w:val="ADA64A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15:restartNumberingAfterBreak="0">
    <w:nsid w:val="554920D6"/>
    <w:multiLevelType w:val="hybridMultilevel"/>
    <w:tmpl w:val="E2347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55C064D3"/>
    <w:multiLevelType w:val="hybridMultilevel"/>
    <w:tmpl w:val="751C58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643"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8" w15:restartNumberingAfterBreak="0">
    <w:nsid w:val="55D21E2F"/>
    <w:multiLevelType w:val="hybridMultilevel"/>
    <w:tmpl w:val="3918B4B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9" w15:restartNumberingAfterBreak="0">
    <w:nsid w:val="55D874F2"/>
    <w:multiLevelType w:val="hybridMultilevel"/>
    <w:tmpl w:val="83D64894"/>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56BA6625"/>
    <w:multiLevelType w:val="hybridMultilevel"/>
    <w:tmpl w:val="F03CE5FE"/>
    <w:lvl w:ilvl="0" w:tplc="5328A0B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1" w15:restartNumberingAfterBreak="0">
    <w:nsid w:val="56C456C7"/>
    <w:multiLevelType w:val="hybridMultilevel"/>
    <w:tmpl w:val="A6DCEF9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2" w15:restartNumberingAfterBreak="0">
    <w:nsid w:val="57760D53"/>
    <w:multiLevelType w:val="hybridMultilevel"/>
    <w:tmpl w:val="9DCAF2A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3" w15:restartNumberingAfterBreak="0">
    <w:nsid w:val="58F869E0"/>
    <w:multiLevelType w:val="hybridMultilevel"/>
    <w:tmpl w:val="EDA0AD9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4" w15:restartNumberingAfterBreak="0">
    <w:nsid w:val="59846DB6"/>
    <w:multiLevelType w:val="hybridMultilevel"/>
    <w:tmpl w:val="79E4A4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A2E5F5C"/>
    <w:multiLevelType w:val="hybridMultilevel"/>
    <w:tmpl w:val="D804A5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6" w15:restartNumberingAfterBreak="0">
    <w:nsid w:val="5ADC7050"/>
    <w:multiLevelType w:val="hybridMultilevel"/>
    <w:tmpl w:val="D47C1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5AF820D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8" w15:restartNumberingAfterBreak="0">
    <w:nsid w:val="5C277D81"/>
    <w:multiLevelType w:val="hybridMultilevel"/>
    <w:tmpl w:val="517446C6"/>
    <w:lvl w:ilvl="0" w:tplc="6EB820AA">
      <w:start w:val="1"/>
      <w:numFmt w:val="decimal"/>
      <w:lvlText w:val="%1."/>
      <w:lvlJc w:val="left"/>
      <w:pPr>
        <w:ind w:left="360" w:hanging="360"/>
      </w:pPr>
      <w:rPr>
        <w:sz w:val="18"/>
        <w:szCs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9" w15:restartNumberingAfterBreak="0">
    <w:nsid w:val="5C4350E3"/>
    <w:multiLevelType w:val="hybridMultilevel"/>
    <w:tmpl w:val="8976E322"/>
    <w:lvl w:ilvl="0" w:tplc="08090001">
      <w:start w:val="1"/>
      <w:numFmt w:val="bullet"/>
      <w:lvlText w:val=""/>
      <w:lvlJc w:val="left"/>
      <w:pPr>
        <w:ind w:left="360" w:hanging="360"/>
      </w:pPr>
      <w:rPr>
        <w:rFonts w:ascii="Symbol" w:hAnsi="Symbol"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0" w15:restartNumberingAfterBreak="0">
    <w:nsid w:val="5C770B90"/>
    <w:multiLevelType w:val="hybridMultilevel"/>
    <w:tmpl w:val="66E4D3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C8235E3"/>
    <w:multiLevelType w:val="hybridMultilevel"/>
    <w:tmpl w:val="5A1C7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5D460F4D"/>
    <w:multiLevelType w:val="hybridMultilevel"/>
    <w:tmpl w:val="44FCE4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3" w15:restartNumberingAfterBreak="0">
    <w:nsid w:val="5D4D1B34"/>
    <w:multiLevelType w:val="hybridMultilevel"/>
    <w:tmpl w:val="F266CF2C"/>
    <w:lvl w:ilvl="0" w:tplc="569AD614">
      <w:start w:val="1"/>
      <w:numFmt w:val="decimal"/>
      <w:lvlText w:val="%1."/>
      <w:lvlJc w:val="left"/>
      <w:pPr>
        <w:ind w:left="360" w:hanging="360"/>
      </w:pPr>
      <w:rPr>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4" w15:restartNumberingAfterBreak="0">
    <w:nsid w:val="5DD74532"/>
    <w:multiLevelType w:val="multilevel"/>
    <w:tmpl w:val="94DC46EC"/>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5" w15:restartNumberingAfterBreak="0">
    <w:nsid w:val="5E2E491D"/>
    <w:multiLevelType w:val="multilevel"/>
    <w:tmpl w:val="E3363444"/>
    <w:lvl w:ilvl="0">
      <w:start w:val="1"/>
      <w:numFmt w:val="decimal"/>
      <w:lvlText w:val="%1."/>
      <w:lvlJc w:val="left"/>
      <w:pPr>
        <w:ind w:left="643" w:hanging="360"/>
      </w:pPr>
    </w:lvl>
    <w:lvl w:ilvl="1">
      <w:start w:val="2"/>
      <w:numFmt w:val="decimal"/>
      <w:isLgl/>
      <w:lvlText w:val="%1.%2"/>
      <w:lvlJc w:val="left"/>
      <w:pPr>
        <w:ind w:left="688" w:hanging="405"/>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003" w:hanging="720"/>
      </w:pPr>
      <w:rPr>
        <w:rFonts w:hint="default"/>
      </w:rPr>
    </w:lvl>
    <w:lvl w:ilvl="5">
      <w:start w:val="1"/>
      <w:numFmt w:val="decimal"/>
      <w:isLgl/>
      <w:lvlText w:val="%1.%2.%3.%4.%5.%6"/>
      <w:lvlJc w:val="left"/>
      <w:pPr>
        <w:ind w:left="1363" w:hanging="1080"/>
      </w:pPr>
      <w:rPr>
        <w:rFonts w:hint="default"/>
      </w:rPr>
    </w:lvl>
    <w:lvl w:ilvl="6">
      <w:start w:val="1"/>
      <w:numFmt w:val="decimal"/>
      <w:isLgl/>
      <w:lvlText w:val="%1.%2.%3.%4.%5.%6.%7"/>
      <w:lvlJc w:val="left"/>
      <w:pPr>
        <w:ind w:left="1363" w:hanging="1080"/>
      </w:pPr>
      <w:rPr>
        <w:rFonts w:hint="default"/>
      </w:rPr>
    </w:lvl>
    <w:lvl w:ilvl="7">
      <w:start w:val="1"/>
      <w:numFmt w:val="decimal"/>
      <w:isLgl/>
      <w:lvlText w:val="%1.%2.%3.%4.%5.%6.%7.%8"/>
      <w:lvlJc w:val="left"/>
      <w:pPr>
        <w:ind w:left="1723" w:hanging="1440"/>
      </w:pPr>
      <w:rPr>
        <w:rFonts w:hint="default"/>
      </w:rPr>
    </w:lvl>
    <w:lvl w:ilvl="8">
      <w:start w:val="1"/>
      <w:numFmt w:val="decimal"/>
      <w:isLgl/>
      <w:lvlText w:val="%1.%2.%3.%4.%5.%6.%7.%8.%9"/>
      <w:lvlJc w:val="left"/>
      <w:pPr>
        <w:ind w:left="1723" w:hanging="1440"/>
      </w:pPr>
      <w:rPr>
        <w:rFonts w:hint="default"/>
      </w:rPr>
    </w:lvl>
  </w:abstractNum>
  <w:abstractNum w:abstractNumId="156" w15:restartNumberingAfterBreak="0">
    <w:nsid w:val="5E6A5B91"/>
    <w:multiLevelType w:val="hybridMultilevel"/>
    <w:tmpl w:val="096EFE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F767AA5"/>
    <w:multiLevelType w:val="hybridMultilevel"/>
    <w:tmpl w:val="A76C64B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8" w15:restartNumberingAfterBreak="0">
    <w:nsid w:val="5FB02113"/>
    <w:multiLevelType w:val="hybridMultilevel"/>
    <w:tmpl w:val="38A43688"/>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9" w15:restartNumberingAfterBreak="0">
    <w:nsid w:val="5FE21ADB"/>
    <w:multiLevelType w:val="hybridMultilevel"/>
    <w:tmpl w:val="048489E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0" w15:restartNumberingAfterBreak="0">
    <w:nsid w:val="603A5E01"/>
    <w:multiLevelType w:val="hybridMultilevel"/>
    <w:tmpl w:val="0744059A"/>
    <w:lvl w:ilvl="0" w:tplc="57829904">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603A6A7B"/>
    <w:multiLevelType w:val="hybridMultilevel"/>
    <w:tmpl w:val="6F5A50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0487AF7"/>
    <w:multiLevelType w:val="hybridMultilevel"/>
    <w:tmpl w:val="ACF6EFC6"/>
    <w:lvl w:ilvl="0" w:tplc="E5883C02">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63" w15:restartNumberingAfterBreak="0">
    <w:nsid w:val="62C56990"/>
    <w:multiLevelType w:val="hybridMultilevel"/>
    <w:tmpl w:val="2A6E02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4" w15:restartNumberingAfterBreak="0">
    <w:nsid w:val="631564B6"/>
    <w:multiLevelType w:val="hybridMultilevel"/>
    <w:tmpl w:val="BF6ACC26"/>
    <w:lvl w:ilvl="0" w:tplc="2132C7D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5" w15:restartNumberingAfterBreak="0">
    <w:nsid w:val="644C1113"/>
    <w:multiLevelType w:val="hybridMultilevel"/>
    <w:tmpl w:val="CC706C3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15:restartNumberingAfterBreak="0">
    <w:nsid w:val="66115D66"/>
    <w:multiLevelType w:val="hybridMultilevel"/>
    <w:tmpl w:val="9F8E8B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7" w15:restartNumberingAfterBreak="0">
    <w:nsid w:val="664111E5"/>
    <w:multiLevelType w:val="hybridMultilevel"/>
    <w:tmpl w:val="5A107E6C"/>
    <w:lvl w:ilvl="0" w:tplc="9C60B628">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8" w15:restartNumberingAfterBreak="0">
    <w:nsid w:val="67480519"/>
    <w:multiLevelType w:val="hybridMultilevel"/>
    <w:tmpl w:val="FD0680F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9" w15:restartNumberingAfterBreak="0">
    <w:nsid w:val="675864E1"/>
    <w:multiLevelType w:val="hybridMultilevel"/>
    <w:tmpl w:val="E91EB5D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0" w15:restartNumberingAfterBreak="0">
    <w:nsid w:val="678B0534"/>
    <w:multiLevelType w:val="hybridMultilevel"/>
    <w:tmpl w:val="B20273E4"/>
    <w:lvl w:ilvl="0" w:tplc="956605B2">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7D76F29"/>
    <w:multiLevelType w:val="hybridMultilevel"/>
    <w:tmpl w:val="76D403C2"/>
    <w:lvl w:ilvl="0" w:tplc="934A0B4C">
      <w:start w:val="1"/>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2" w15:restartNumberingAfterBreak="0">
    <w:nsid w:val="686D714A"/>
    <w:multiLevelType w:val="hybridMultilevel"/>
    <w:tmpl w:val="C39499C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3" w15:restartNumberingAfterBreak="0">
    <w:nsid w:val="68B3636B"/>
    <w:multiLevelType w:val="hybridMultilevel"/>
    <w:tmpl w:val="EC0620BE"/>
    <w:lvl w:ilvl="0" w:tplc="804418C2">
      <w:start w:val="1"/>
      <w:numFmt w:val="decimal"/>
      <w:lvlText w:val="%1."/>
      <w:lvlJc w:val="left"/>
      <w:pPr>
        <w:ind w:left="360" w:hanging="360"/>
      </w:pPr>
      <w:rPr>
        <w:rFonts w:hint="default"/>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4" w15:restartNumberingAfterBreak="0">
    <w:nsid w:val="68DE5638"/>
    <w:multiLevelType w:val="hybridMultilevel"/>
    <w:tmpl w:val="CB028D80"/>
    <w:lvl w:ilvl="0" w:tplc="112E7FBA">
      <w:start w:val="1"/>
      <w:numFmt w:val="bullet"/>
      <w:lvlText w:val=""/>
      <w:lvlPicBulletId w:val="0"/>
      <w:lvlJc w:val="left"/>
      <w:pPr>
        <w:ind w:left="720" w:hanging="360"/>
      </w:pPr>
      <w:rPr>
        <w:rFonts w:ascii="Symbol" w:hAnsi="Symbol" w:hint="default"/>
      </w:rPr>
    </w:lvl>
    <w:lvl w:ilvl="1" w:tplc="04090013">
      <w:start w:val="1"/>
      <w:numFmt w:val="upperRoman"/>
      <w:lvlText w:val="%2."/>
      <w:lvlJc w:val="righ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9595BCC"/>
    <w:multiLevelType w:val="hybridMultilevel"/>
    <w:tmpl w:val="B6BAB20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6A5C140F"/>
    <w:multiLevelType w:val="hybridMultilevel"/>
    <w:tmpl w:val="51CEAA8E"/>
    <w:lvl w:ilvl="0" w:tplc="4CACDEB8">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ABE43BF"/>
    <w:multiLevelType w:val="hybridMultilevel"/>
    <w:tmpl w:val="878CAFDE"/>
    <w:lvl w:ilvl="0" w:tplc="147E631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6AE468AD"/>
    <w:multiLevelType w:val="hybridMultilevel"/>
    <w:tmpl w:val="28B283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6BBE1650"/>
    <w:multiLevelType w:val="hybridMultilevel"/>
    <w:tmpl w:val="5A8C2580"/>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0" w15:restartNumberingAfterBreak="0">
    <w:nsid w:val="6BCC3015"/>
    <w:multiLevelType w:val="multilevel"/>
    <w:tmpl w:val="8F228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1" w15:restartNumberingAfterBreak="0">
    <w:nsid w:val="6C0B1E8E"/>
    <w:multiLevelType w:val="hybridMultilevel"/>
    <w:tmpl w:val="BD0E3E64"/>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2" w15:restartNumberingAfterBreak="0">
    <w:nsid w:val="6C6F256A"/>
    <w:multiLevelType w:val="hybridMultilevel"/>
    <w:tmpl w:val="FBCA218A"/>
    <w:lvl w:ilvl="0" w:tplc="0409000D">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83" w15:restartNumberingAfterBreak="0">
    <w:nsid w:val="6C7D4F58"/>
    <w:multiLevelType w:val="hybridMultilevel"/>
    <w:tmpl w:val="2E4EE8B0"/>
    <w:lvl w:ilvl="0" w:tplc="2C0C1848">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6D0C2E40"/>
    <w:multiLevelType w:val="hybridMultilevel"/>
    <w:tmpl w:val="02F6E4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6D6C1D17"/>
    <w:multiLevelType w:val="hybridMultilevel"/>
    <w:tmpl w:val="4656AE7C"/>
    <w:lvl w:ilvl="0" w:tplc="9F063DD8">
      <w:start w:val="1"/>
      <w:numFmt w:val="lowerLetter"/>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6" w15:restartNumberingAfterBreak="0">
    <w:nsid w:val="6D7157F4"/>
    <w:multiLevelType w:val="hybridMultilevel"/>
    <w:tmpl w:val="DD86DE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6DF93ADC"/>
    <w:multiLevelType w:val="hybridMultilevel"/>
    <w:tmpl w:val="B49E9B10"/>
    <w:lvl w:ilvl="0" w:tplc="F81858E0">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6F9736B0"/>
    <w:multiLevelType w:val="hybridMultilevel"/>
    <w:tmpl w:val="659EBD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F9A48B2"/>
    <w:multiLevelType w:val="hybridMultilevel"/>
    <w:tmpl w:val="420C5500"/>
    <w:lvl w:ilvl="0" w:tplc="53181EA4">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70826819"/>
    <w:multiLevelType w:val="hybridMultilevel"/>
    <w:tmpl w:val="A0E4C916"/>
    <w:lvl w:ilvl="0" w:tplc="0809000F">
      <w:start w:val="1"/>
      <w:numFmt w:val="decimal"/>
      <w:lvlText w:val="%1."/>
      <w:lvlJc w:val="left"/>
      <w:pPr>
        <w:ind w:left="360" w:hanging="360"/>
      </w:pPr>
    </w:lvl>
    <w:lvl w:ilvl="1" w:tplc="08090019">
      <w:start w:val="1"/>
      <w:numFmt w:val="lowerLetter"/>
      <w:lvlText w:val="%2."/>
      <w:lvlJc w:val="left"/>
      <w:pPr>
        <w:ind w:left="1440" w:hanging="360"/>
      </w:pPr>
    </w:lvl>
    <w:lvl w:ilvl="2" w:tplc="FA0E70AA">
      <w:start w:val="1"/>
      <w:numFmt w:val="decimal"/>
      <w:lvlText w:val="%3."/>
      <w:lvlJc w:val="left"/>
      <w:pPr>
        <w:ind w:left="360" w:hanging="360"/>
      </w:pPr>
      <w:rPr>
        <w:rFonts w:hint="default"/>
        <w:sz w:val="20"/>
        <w:szCs w:val="20"/>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1" w15:restartNumberingAfterBreak="0">
    <w:nsid w:val="70E72DB1"/>
    <w:multiLevelType w:val="hybridMultilevel"/>
    <w:tmpl w:val="323454BA"/>
    <w:lvl w:ilvl="0" w:tplc="1F3C8FAA">
      <w:start w:val="1"/>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2" w15:restartNumberingAfterBreak="0">
    <w:nsid w:val="71226842"/>
    <w:multiLevelType w:val="hybridMultilevel"/>
    <w:tmpl w:val="9272A620"/>
    <w:lvl w:ilvl="0" w:tplc="88B891B0">
      <w:start w:val="1"/>
      <w:numFmt w:val="decimal"/>
      <w:lvlText w:val="%1."/>
      <w:lvlJc w:val="left"/>
      <w:pPr>
        <w:ind w:left="360" w:hanging="360"/>
      </w:pPr>
      <w:rPr>
        <w:rFonts w:hint="default"/>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3" w15:restartNumberingAfterBreak="0">
    <w:nsid w:val="715D4DC7"/>
    <w:multiLevelType w:val="hybridMultilevel"/>
    <w:tmpl w:val="475AB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1B57DCD"/>
    <w:multiLevelType w:val="hybridMultilevel"/>
    <w:tmpl w:val="0E344310"/>
    <w:lvl w:ilvl="0" w:tplc="08090011">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95" w15:restartNumberingAfterBreak="0">
    <w:nsid w:val="72C40C52"/>
    <w:multiLevelType w:val="hybridMultilevel"/>
    <w:tmpl w:val="A6B4B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6" w15:restartNumberingAfterBreak="0">
    <w:nsid w:val="731A0935"/>
    <w:multiLevelType w:val="hybridMultilevel"/>
    <w:tmpl w:val="B4C216EE"/>
    <w:lvl w:ilvl="0" w:tplc="29E82F0E">
      <w:start w:val="1"/>
      <w:numFmt w:val="lowerLetter"/>
      <w:lvlText w:val="%1)"/>
      <w:lvlJc w:val="left"/>
      <w:pPr>
        <w:ind w:left="1440" w:hanging="360"/>
      </w:pPr>
      <w:rPr>
        <w:rFonts w:hint="default"/>
      </w:rPr>
    </w:lvl>
    <w:lvl w:ilvl="1" w:tplc="04410003" w:tentative="1">
      <w:start w:val="1"/>
      <w:numFmt w:val="bullet"/>
      <w:lvlText w:val="o"/>
      <w:lvlJc w:val="left"/>
      <w:pPr>
        <w:ind w:left="2160" w:hanging="360"/>
      </w:pPr>
      <w:rPr>
        <w:rFonts w:ascii="Courier New" w:hAnsi="Courier New" w:cs="Courier New" w:hint="default"/>
      </w:rPr>
    </w:lvl>
    <w:lvl w:ilvl="2" w:tplc="04410005" w:tentative="1">
      <w:start w:val="1"/>
      <w:numFmt w:val="bullet"/>
      <w:lvlText w:val=""/>
      <w:lvlJc w:val="left"/>
      <w:pPr>
        <w:ind w:left="2880" w:hanging="360"/>
      </w:pPr>
      <w:rPr>
        <w:rFonts w:ascii="Wingdings" w:hAnsi="Wingdings" w:hint="default"/>
      </w:rPr>
    </w:lvl>
    <w:lvl w:ilvl="3" w:tplc="04410001" w:tentative="1">
      <w:start w:val="1"/>
      <w:numFmt w:val="bullet"/>
      <w:lvlText w:val=""/>
      <w:lvlJc w:val="left"/>
      <w:pPr>
        <w:ind w:left="3600" w:hanging="360"/>
      </w:pPr>
      <w:rPr>
        <w:rFonts w:ascii="Symbol" w:hAnsi="Symbol" w:hint="default"/>
      </w:rPr>
    </w:lvl>
    <w:lvl w:ilvl="4" w:tplc="04410003" w:tentative="1">
      <w:start w:val="1"/>
      <w:numFmt w:val="bullet"/>
      <w:lvlText w:val="o"/>
      <w:lvlJc w:val="left"/>
      <w:pPr>
        <w:ind w:left="4320" w:hanging="360"/>
      </w:pPr>
      <w:rPr>
        <w:rFonts w:ascii="Courier New" w:hAnsi="Courier New" w:cs="Courier New" w:hint="default"/>
      </w:rPr>
    </w:lvl>
    <w:lvl w:ilvl="5" w:tplc="04410005" w:tentative="1">
      <w:start w:val="1"/>
      <w:numFmt w:val="bullet"/>
      <w:lvlText w:val=""/>
      <w:lvlJc w:val="left"/>
      <w:pPr>
        <w:ind w:left="5040" w:hanging="360"/>
      </w:pPr>
      <w:rPr>
        <w:rFonts w:ascii="Wingdings" w:hAnsi="Wingdings" w:hint="default"/>
      </w:rPr>
    </w:lvl>
    <w:lvl w:ilvl="6" w:tplc="04410001" w:tentative="1">
      <w:start w:val="1"/>
      <w:numFmt w:val="bullet"/>
      <w:lvlText w:val=""/>
      <w:lvlJc w:val="left"/>
      <w:pPr>
        <w:ind w:left="5760" w:hanging="360"/>
      </w:pPr>
      <w:rPr>
        <w:rFonts w:ascii="Symbol" w:hAnsi="Symbol" w:hint="default"/>
      </w:rPr>
    </w:lvl>
    <w:lvl w:ilvl="7" w:tplc="04410003" w:tentative="1">
      <w:start w:val="1"/>
      <w:numFmt w:val="bullet"/>
      <w:lvlText w:val="o"/>
      <w:lvlJc w:val="left"/>
      <w:pPr>
        <w:ind w:left="6480" w:hanging="360"/>
      </w:pPr>
      <w:rPr>
        <w:rFonts w:ascii="Courier New" w:hAnsi="Courier New" w:cs="Courier New" w:hint="default"/>
      </w:rPr>
    </w:lvl>
    <w:lvl w:ilvl="8" w:tplc="04410005" w:tentative="1">
      <w:start w:val="1"/>
      <w:numFmt w:val="bullet"/>
      <w:lvlText w:val=""/>
      <w:lvlJc w:val="left"/>
      <w:pPr>
        <w:ind w:left="7200" w:hanging="360"/>
      </w:pPr>
      <w:rPr>
        <w:rFonts w:ascii="Wingdings" w:hAnsi="Wingdings" w:hint="default"/>
      </w:rPr>
    </w:lvl>
  </w:abstractNum>
  <w:abstractNum w:abstractNumId="197" w15:restartNumberingAfterBreak="0">
    <w:nsid w:val="741A5C5B"/>
    <w:multiLevelType w:val="hybridMultilevel"/>
    <w:tmpl w:val="522A8DAC"/>
    <w:lvl w:ilvl="0" w:tplc="73F88B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44D0186"/>
    <w:multiLevelType w:val="hybridMultilevel"/>
    <w:tmpl w:val="3856C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4CE5E8E"/>
    <w:multiLevelType w:val="hybridMultilevel"/>
    <w:tmpl w:val="3CA4B3C8"/>
    <w:lvl w:ilvl="0" w:tplc="04090001">
      <w:start w:val="1"/>
      <w:numFmt w:val="bullet"/>
      <w:lvlText w:val=""/>
      <w:lvlJc w:val="left"/>
      <w:pPr>
        <w:ind w:left="360" w:hanging="360"/>
      </w:pPr>
      <w:rPr>
        <w:rFonts w:ascii="Symbol" w:hAnsi="Symbol" w:hint="default"/>
      </w:rPr>
    </w:lvl>
    <w:lvl w:ilvl="1" w:tplc="08090001">
      <w:start w:val="1"/>
      <w:numFmt w:val="bullet"/>
      <w:lvlText w:val=""/>
      <w:lvlJc w:val="left"/>
      <w:pPr>
        <w:ind w:left="360" w:hanging="360"/>
      </w:pPr>
      <w:rPr>
        <w:rFonts w:ascii="Symbol" w:hAnsi="Symbol" w:hint="default"/>
      </w:rPr>
    </w:lvl>
    <w:lvl w:ilvl="2" w:tplc="08090001">
      <w:start w:val="1"/>
      <w:numFmt w:val="bullet"/>
      <w:lvlText w:val=""/>
      <w:lvlJc w:val="left"/>
      <w:pPr>
        <w:ind w:left="3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75520E2C"/>
    <w:multiLevelType w:val="hybridMultilevel"/>
    <w:tmpl w:val="C292E71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1" w15:restartNumberingAfterBreak="0">
    <w:nsid w:val="758C4CE0"/>
    <w:multiLevelType w:val="hybridMultilevel"/>
    <w:tmpl w:val="BFE2F8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75C73319"/>
    <w:multiLevelType w:val="hybridMultilevel"/>
    <w:tmpl w:val="E22433F2"/>
    <w:lvl w:ilvl="0" w:tplc="32B6DDF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3" w15:restartNumberingAfterBreak="0">
    <w:nsid w:val="772B7615"/>
    <w:multiLevelType w:val="hybridMultilevel"/>
    <w:tmpl w:val="AF7A5D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4" w15:restartNumberingAfterBreak="0">
    <w:nsid w:val="77402080"/>
    <w:multiLevelType w:val="multilevel"/>
    <w:tmpl w:val="5E764F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5" w15:restartNumberingAfterBreak="0">
    <w:nsid w:val="79EF21DA"/>
    <w:multiLevelType w:val="hybridMultilevel"/>
    <w:tmpl w:val="AC6C4EEC"/>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6" w15:restartNumberingAfterBreak="0">
    <w:nsid w:val="79EF27CF"/>
    <w:multiLevelType w:val="hybridMultilevel"/>
    <w:tmpl w:val="D3A4C80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7" w15:restartNumberingAfterBreak="0">
    <w:nsid w:val="7AF00FFE"/>
    <w:multiLevelType w:val="hybridMultilevel"/>
    <w:tmpl w:val="7A22E226"/>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8" w15:restartNumberingAfterBreak="0">
    <w:nsid w:val="7B1B043B"/>
    <w:multiLevelType w:val="hybridMultilevel"/>
    <w:tmpl w:val="ED7AEB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7B497BFD"/>
    <w:multiLevelType w:val="multilevel"/>
    <w:tmpl w:val="3250A30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0" w15:restartNumberingAfterBreak="0">
    <w:nsid w:val="7B8A36CD"/>
    <w:multiLevelType w:val="hybridMultilevel"/>
    <w:tmpl w:val="ACF6EFC6"/>
    <w:lvl w:ilvl="0" w:tplc="E5883C02">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211" w15:restartNumberingAfterBreak="0">
    <w:nsid w:val="7D1D0DEC"/>
    <w:multiLevelType w:val="hybridMultilevel"/>
    <w:tmpl w:val="3ADC9E24"/>
    <w:lvl w:ilvl="0" w:tplc="47BE9D68">
      <w:start w:val="1"/>
      <w:numFmt w:val="decimal"/>
      <w:lvlText w:val="%1."/>
      <w:lvlJc w:val="left"/>
      <w:pPr>
        <w:ind w:left="360" w:hanging="360"/>
      </w:pPr>
      <w:rPr>
        <w:sz w:val="20"/>
        <w:szCs w:val="2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2" w15:restartNumberingAfterBreak="0">
    <w:nsid w:val="7D3D5F0A"/>
    <w:multiLevelType w:val="hybridMultilevel"/>
    <w:tmpl w:val="8A58DF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7D4100E7"/>
    <w:multiLevelType w:val="hybridMultilevel"/>
    <w:tmpl w:val="977863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4" w15:restartNumberingAfterBreak="0">
    <w:nsid w:val="7E69551D"/>
    <w:multiLevelType w:val="hybridMultilevel"/>
    <w:tmpl w:val="7BE2313C"/>
    <w:lvl w:ilvl="0" w:tplc="325E8D7E">
      <w:start w:val="1"/>
      <w:numFmt w:val="decimal"/>
      <w:lvlText w:val="%1."/>
      <w:lvlJc w:val="left"/>
      <w:pPr>
        <w:ind w:left="360" w:hanging="360"/>
      </w:pPr>
      <w:rPr>
        <w:rFonts w:hint="default"/>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215" w15:restartNumberingAfterBreak="0">
    <w:nsid w:val="7F8B53B2"/>
    <w:multiLevelType w:val="multilevel"/>
    <w:tmpl w:val="B61489F6"/>
    <w:lvl w:ilvl="0">
      <w:start w:val="1"/>
      <w:numFmt w:val="decimal"/>
      <w:lvlText w:val="%1."/>
      <w:lvlJc w:val="left"/>
      <w:pPr>
        <w:ind w:left="360" w:hanging="360"/>
      </w:pPr>
      <w:rPr>
        <w:rFonts w:hint="default"/>
      </w:rPr>
    </w:lvl>
    <w:lvl w:ilvl="1">
      <w:start w:val="4"/>
      <w:numFmt w:val="decimal"/>
      <w:isLgl/>
      <w:lvlText w:val="%1.%2."/>
      <w:lvlJc w:val="left"/>
      <w:pPr>
        <w:ind w:left="720" w:hanging="720"/>
      </w:pPr>
      <w:rPr>
        <w:rFonts w:eastAsia="Times New Roman" w:hint="default"/>
        <w:b/>
        <w:color w:val="auto"/>
      </w:rPr>
    </w:lvl>
    <w:lvl w:ilvl="2">
      <w:start w:val="1"/>
      <w:numFmt w:val="decimal"/>
      <w:isLgl/>
      <w:lvlText w:val="%1.%2.%3."/>
      <w:lvlJc w:val="left"/>
      <w:pPr>
        <w:ind w:left="720" w:hanging="720"/>
      </w:pPr>
      <w:rPr>
        <w:rFonts w:eastAsia="Times New Roman" w:hint="default"/>
        <w:b/>
        <w:color w:val="auto"/>
      </w:rPr>
    </w:lvl>
    <w:lvl w:ilvl="3">
      <w:start w:val="1"/>
      <w:numFmt w:val="decimal"/>
      <w:isLgl/>
      <w:lvlText w:val="%1.%2.%3.%4."/>
      <w:lvlJc w:val="left"/>
      <w:pPr>
        <w:ind w:left="1080" w:hanging="1080"/>
      </w:pPr>
      <w:rPr>
        <w:rFonts w:eastAsia="Times New Roman" w:hint="default"/>
        <w:b/>
        <w:color w:val="auto"/>
      </w:rPr>
    </w:lvl>
    <w:lvl w:ilvl="4">
      <w:start w:val="1"/>
      <w:numFmt w:val="decimal"/>
      <w:isLgl/>
      <w:lvlText w:val="%1.%2.%3.%4.%5."/>
      <w:lvlJc w:val="left"/>
      <w:pPr>
        <w:ind w:left="1440" w:hanging="1440"/>
      </w:pPr>
      <w:rPr>
        <w:rFonts w:eastAsia="Times New Roman" w:hint="default"/>
        <w:b/>
        <w:color w:val="auto"/>
      </w:rPr>
    </w:lvl>
    <w:lvl w:ilvl="5">
      <w:start w:val="1"/>
      <w:numFmt w:val="decimal"/>
      <w:isLgl/>
      <w:lvlText w:val="%1.%2.%3.%4.%5.%6."/>
      <w:lvlJc w:val="left"/>
      <w:pPr>
        <w:ind w:left="1440" w:hanging="1440"/>
      </w:pPr>
      <w:rPr>
        <w:rFonts w:eastAsia="Times New Roman" w:hint="default"/>
        <w:b/>
        <w:color w:val="auto"/>
      </w:rPr>
    </w:lvl>
    <w:lvl w:ilvl="6">
      <w:start w:val="1"/>
      <w:numFmt w:val="decimal"/>
      <w:isLgl/>
      <w:lvlText w:val="%1.%2.%3.%4.%5.%6.%7."/>
      <w:lvlJc w:val="left"/>
      <w:pPr>
        <w:ind w:left="1800" w:hanging="1800"/>
      </w:pPr>
      <w:rPr>
        <w:rFonts w:eastAsia="Times New Roman" w:hint="default"/>
        <w:b/>
        <w:color w:val="auto"/>
      </w:rPr>
    </w:lvl>
    <w:lvl w:ilvl="7">
      <w:start w:val="1"/>
      <w:numFmt w:val="decimal"/>
      <w:isLgl/>
      <w:lvlText w:val="%1.%2.%3.%4.%5.%6.%7.%8."/>
      <w:lvlJc w:val="left"/>
      <w:pPr>
        <w:ind w:left="2160" w:hanging="2160"/>
      </w:pPr>
      <w:rPr>
        <w:rFonts w:eastAsia="Times New Roman" w:hint="default"/>
        <w:b/>
        <w:color w:val="auto"/>
      </w:rPr>
    </w:lvl>
    <w:lvl w:ilvl="8">
      <w:start w:val="1"/>
      <w:numFmt w:val="decimal"/>
      <w:isLgl/>
      <w:lvlText w:val="%1.%2.%3.%4.%5.%6.%7.%8.%9."/>
      <w:lvlJc w:val="left"/>
      <w:pPr>
        <w:ind w:left="2160" w:hanging="2160"/>
      </w:pPr>
      <w:rPr>
        <w:rFonts w:eastAsia="Times New Roman" w:hint="default"/>
        <w:b/>
        <w:color w:val="auto"/>
      </w:rPr>
    </w:lvl>
  </w:abstractNum>
  <w:abstractNum w:abstractNumId="216" w15:restartNumberingAfterBreak="0">
    <w:nsid w:val="7FB51DD0"/>
    <w:multiLevelType w:val="hybridMultilevel"/>
    <w:tmpl w:val="FCB0A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9"/>
  </w:num>
  <w:num w:numId="2">
    <w:abstractNumId w:val="197"/>
  </w:num>
  <w:num w:numId="3">
    <w:abstractNumId w:val="165"/>
  </w:num>
  <w:num w:numId="4">
    <w:abstractNumId w:val="50"/>
  </w:num>
  <w:num w:numId="5">
    <w:abstractNumId w:val="114"/>
  </w:num>
  <w:num w:numId="6">
    <w:abstractNumId w:val="88"/>
  </w:num>
  <w:num w:numId="7">
    <w:abstractNumId w:val="207"/>
  </w:num>
  <w:num w:numId="8">
    <w:abstractNumId w:val="48"/>
  </w:num>
  <w:num w:numId="9">
    <w:abstractNumId w:val="7"/>
  </w:num>
  <w:num w:numId="10">
    <w:abstractNumId w:val="189"/>
  </w:num>
  <w:num w:numId="11">
    <w:abstractNumId w:val="158"/>
  </w:num>
  <w:num w:numId="12">
    <w:abstractNumId w:val="91"/>
  </w:num>
  <w:num w:numId="13">
    <w:abstractNumId w:val="63"/>
  </w:num>
  <w:num w:numId="14">
    <w:abstractNumId w:val="72"/>
  </w:num>
  <w:num w:numId="15">
    <w:abstractNumId w:val="205"/>
  </w:num>
  <w:num w:numId="16">
    <w:abstractNumId w:val="170"/>
  </w:num>
  <w:num w:numId="17">
    <w:abstractNumId w:val="183"/>
  </w:num>
  <w:num w:numId="18">
    <w:abstractNumId w:val="176"/>
  </w:num>
  <w:num w:numId="19">
    <w:abstractNumId w:val="120"/>
  </w:num>
  <w:num w:numId="20">
    <w:abstractNumId w:val="24"/>
  </w:num>
  <w:num w:numId="21">
    <w:abstractNumId w:val="28"/>
  </w:num>
  <w:num w:numId="22">
    <w:abstractNumId w:val="101"/>
  </w:num>
  <w:num w:numId="23">
    <w:abstractNumId w:val="141"/>
  </w:num>
  <w:num w:numId="24">
    <w:abstractNumId w:val="77"/>
  </w:num>
  <w:num w:numId="25">
    <w:abstractNumId w:val="110"/>
  </w:num>
  <w:num w:numId="26">
    <w:abstractNumId w:val="130"/>
  </w:num>
  <w:num w:numId="27">
    <w:abstractNumId w:val="11"/>
  </w:num>
  <w:num w:numId="28">
    <w:abstractNumId w:val="9"/>
  </w:num>
  <w:num w:numId="29">
    <w:abstractNumId w:val="142"/>
  </w:num>
  <w:num w:numId="30">
    <w:abstractNumId w:val="172"/>
  </w:num>
  <w:num w:numId="31">
    <w:abstractNumId w:val="118"/>
  </w:num>
  <w:num w:numId="32">
    <w:abstractNumId w:val="160"/>
  </w:num>
  <w:num w:numId="33">
    <w:abstractNumId w:val="177"/>
  </w:num>
  <w:num w:numId="34">
    <w:abstractNumId w:val="187"/>
  </w:num>
  <w:num w:numId="35">
    <w:abstractNumId w:val="93"/>
  </w:num>
  <w:num w:numId="36">
    <w:abstractNumId w:val="196"/>
  </w:num>
  <w:num w:numId="37">
    <w:abstractNumId w:val="49"/>
  </w:num>
  <w:num w:numId="38">
    <w:abstractNumId w:val="65"/>
  </w:num>
  <w:num w:numId="39">
    <w:abstractNumId w:val="81"/>
  </w:num>
  <w:num w:numId="40">
    <w:abstractNumId w:val="181"/>
  </w:num>
  <w:num w:numId="41">
    <w:abstractNumId w:val="33"/>
  </w:num>
  <w:num w:numId="42">
    <w:abstractNumId w:val="52"/>
  </w:num>
  <w:num w:numId="43">
    <w:abstractNumId w:val="124"/>
  </w:num>
  <w:num w:numId="44">
    <w:abstractNumId w:val="164"/>
  </w:num>
  <w:num w:numId="45">
    <w:abstractNumId w:val="185"/>
  </w:num>
  <w:num w:numId="46">
    <w:abstractNumId w:val="121"/>
  </w:num>
  <w:num w:numId="47">
    <w:abstractNumId w:val="85"/>
  </w:num>
  <w:num w:numId="48">
    <w:abstractNumId w:val="1"/>
  </w:num>
  <w:num w:numId="49">
    <w:abstractNumId w:val="133"/>
  </w:num>
  <w:num w:numId="50">
    <w:abstractNumId w:val="171"/>
  </w:num>
  <w:num w:numId="51">
    <w:abstractNumId w:val="76"/>
  </w:num>
  <w:num w:numId="52">
    <w:abstractNumId w:val="126"/>
  </w:num>
  <w:num w:numId="53">
    <w:abstractNumId w:val="12"/>
  </w:num>
  <w:num w:numId="54">
    <w:abstractNumId w:val="47"/>
  </w:num>
  <w:num w:numId="55">
    <w:abstractNumId w:val="104"/>
  </w:num>
  <w:num w:numId="56">
    <w:abstractNumId w:val="99"/>
  </w:num>
  <w:num w:numId="57">
    <w:abstractNumId w:val="89"/>
  </w:num>
  <w:num w:numId="58">
    <w:abstractNumId w:val="30"/>
  </w:num>
  <w:num w:numId="59">
    <w:abstractNumId w:val="5"/>
  </w:num>
  <w:num w:numId="60">
    <w:abstractNumId w:val="57"/>
  </w:num>
  <w:num w:numId="61">
    <w:abstractNumId w:val="79"/>
  </w:num>
  <w:num w:numId="62">
    <w:abstractNumId w:val="191"/>
  </w:num>
  <w:num w:numId="63">
    <w:abstractNumId w:val="75"/>
  </w:num>
  <w:num w:numId="64">
    <w:abstractNumId w:val="34"/>
  </w:num>
  <w:num w:numId="65">
    <w:abstractNumId w:val="194"/>
  </w:num>
  <w:num w:numId="66">
    <w:abstractNumId w:val="21"/>
  </w:num>
  <w:num w:numId="67">
    <w:abstractNumId w:val="147"/>
  </w:num>
  <w:num w:numId="68">
    <w:abstractNumId w:val="154"/>
  </w:num>
  <w:num w:numId="69">
    <w:abstractNumId w:val="137"/>
  </w:num>
  <w:num w:numId="70">
    <w:abstractNumId w:val="202"/>
  </w:num>
  <w:num w:numId="71">
    <w:abstractNumId w:val="107"/>
  </w:num>
  <w:num w:numId="72">
    <w:abstractNumId w:val="140"/>
  </w:num>
  <w:num w:numId="73">
    <w:abstractNumId w:val="180"/>
  </w:num>
  <w:num w:numId="74">
    <w:abstractNumId w:val="156"/>
  </w:num>
  <w:num w:numId="75">
    <w:abstractNumId w:val="199"/>
  </w:num>
  <w:num w:numId="76">
    <w:abstractNumId w:val="136"/>
  </w:num>
  <w:num w:numId="77">
    <w:abstractNumId w:val="41"/>
  </w:num>
  <w:num w:numId="78">
    <w:abstractNumId w:val="53"/>
  </w:num>
  <w:num w:numId="79">
    <w:abstractNumId w:val="69"/>
  </w:num>
  <w:num w:numId="80">
    <w:abstractNumId w:val="184"/>
  </w:num>
  <w:num w:numId="81">
    <w:abstractNumId w:val="43"/>
  </w:num>
  <w:num w:numId="82">
    <w:abstractNumId w:val="151"/>
  </w:num>
  <w:num w:numId="83">
    <w:abstractNumId w:val="22"/>
  </w:num>
  <w:num w:numId="84">
    <w:abstractNumId w:val="127"/>
  </w:num>
  <w:num w:numId="85">
    <w:abstractNumId w:val="112"/>
  </w:num>
  <w:num w:numId="86">
    <w:abstractNumId w:val="39"/>
  </w:num>
  <w:num w:numId="87">
    <w:abstractNumId w:val="67"/>
  </w:num>
  <w:num w:numId="88">
    <w:abstractNumId w:val="94"/>
  </w:num>
  <w:num w:numId="89">
    <w:abstractNumId w:val="105"/>
  </w:num>
  <w:num w:numId="90">
    <w:abstractNumId w:val="62"/>
  </w:num>
  <w:num w:numId="91">
    <w:abstractNumId w:val="51"/>
  </w:num>
  <w:num w:numId="92">
    <w:abstractNumId w:val="102"/>
  </w:num>
  <w:num w:numId="93">
    <w:abstractNumId w:val="103"/>
  </w:num>
  <w:num w:numId="94">
    <w:abstractNumId w:val="29"/>
  </w:num>
  <w:num w:numId="95">
    <w:abstractNumId w:val="4"/>
  </w:num>
  <w:num w:numId="96">
    <w:abstractNumId w:val="70"/>
  </w:num>
  <w:num w:numId="97">
    <w:abstractNumId w:val="83"/>
  </w:num>
  <w:num w:numId="98">
    <w:abstractNumId w:val="122"/>
  </w:num>
  <w:num w:numId="99">
    <w:abstractNumId w:val="155"/>
  </w:num>
  <w:num w:numId="100">
    <w:abstractNumId w:val="20"/>
  </w:num>
  <w:num w:numId="101">
    <w:abstractNumId w:val="204"/>
  </w:num>
  <w:num w:numId="102">
    <w:abstractNumId w:val="86"/>
  </w:num>
  <w:num w:numId="103">
    <w:abstractNumId w:val="216"/>
  </w:num>
  <w:num w:numId="104">
    <w:abstractNumId w:val="195"/>
  </w:num>
  <w:num w:numId="105">
    <w:abstractNumId w:val="78"/>
  </w:num>
  <w:num w:numId="106">
    <w:abstractNumId w:val="2"/>
  </w:num>
  <w:num w:numId="107">
    <w:abstractNumId w:val="6"/>
  </w:num>
  <w:num w:numId="108">
    <w:abstractNumId w:val="163"/>
  </w:num>
  <w:num w:numId="109">
    <w:abstractNumId w:val="46"/>
  </w:num>
  <w:num w:numId="110">
    <w:abstractNumId w:val="152"/>
  </w:num>
  <w:num w:numId="111">
    <w:abstractNumId w:val="87"/>
  </w:num>
  <w:num w:numId="112">
    <w:abstractNumId w:val="210"/>
  </w:num>
  <w:num w:numId="113">
    <w:abstractNumId w:val="190"/>
  </w:num>
  <w:num w:numId="114">
    <w:abstractNumId w:val="128"/>
  </w:num>
  <w:num w:numId="115">
    <w:abstractNumId w:val="203"/>
  </w:num>
  <w:num w:numId="116">
    <w:abstractNumId w:val="13"/>
  </w:num>
  <w:num w:numId="117">
    <w:abstractNumId w:val="97"/>
  </w:num>
  <w:num w:numId="118">
    <w:abstractNumId w:val="116"/>
  </w:num>
  <w:num w:numId="119">
    <w:abstractNumId w:val="214"/>
  </w:num>
  <w:num w:numId="120">
    <w:abstractNumId w:val="139"/>
  </w:num>
  <w:num w:numId="121">
    <w:abstractNumId w:val="84"/>
  </w:num>
  <w:num w:numId="122">
    <w:abstractNumId w:val="0"/>
  </w:num>
  <w:num w:numId="123">
    <w:abstractNumId w:val="117"/>
  </w:num>
  <w:num w:numId="124">
    <w:abstractNumId w:val="80"/>
  </w:num>
  <w:num w:numId="125">
    <w:abstractNumId w:val="100"/>
  </w:num>
  <w:num w:numId="126">
    <w:abstractNumId w:val="169"/>
  </w:num>
  <w:num w:numId="127">
    <w:abstractNumId w:val="123"/>
  </w:num>
  <w:num w:numId="128">
    <w:abstractNumId w:val="23"/>
  </w:num>
  <w:num w:numId="129">
    <w:abstractNumId w:val="16"/>
  </w:num>
  <w:num w:numId="130">
    <w:abstractNumId w:val="35"/>
  </w:num>
  <w:num w:numId="131">
    <w:abstractNumId w:val="157"/>
  </w:num>
  <w:num w:numId="132">
    <w:abstractNumId w:val="109"/>
  </w:num>
  <w:num w:numId="133">
    <w:abstractNumId w:val="17"/>
  </w:num>
  <w:num w:numId="134">
    <w:abstractNumId w:val="32"/>
  </w:num>
  <w:num w:numId="135">
    <w:abstractNumId w:val="153"/>
  </w:num>
  <w:num w:numId="136">
    <w:abstractNumId w:val="211"/>
  </w:num>
  <w:num w:numId="137">
    <w:abstractNumId w:val="66"/>
  </w:num>
  <w:num w:numId="138">
    <w:abstractNumId w:val="59"/>
  </w:num>
  <w:num w:numId="139">
    <w:abstractNumId w:val="192"/>
  </w:num>
  <w:num w:numId="140">
    <w:abstractNumId w:val="134"/>
  </w:num>
  <w:num w:numId="141">
    <w:abstractNumId w:val="54"/>
  </w:num>
  <w:num w:numId="142">
    <w:abstractNumId w:val="138"/>
  </w:num>
  <w:num w:numId="143">
    <w:abstractNumId w:val="173"/>
  </w:num>
  <w:num w:numId="144">
    <w:abstractNumId w:val="64"/>
  </w:num>
  <w:num w:numId="145">
    <w:abstractNumId w:val="206"/>
  </w:num>
  <w:num w:numId="146">
    <w:abstractNumId w:val="149"/>
  </w:num>
  <w:num w:numId="147">
    <w:abstractNumId w:val="108"/>
  </w:num>
  <w:num w:numId="148">
    <w:abstractNumId w:val="168"/>
  </w:num>
  <w:num w:numId="149">
    <w:abstractNumId w:val="167"/>
  </w:num>
  <w:num w:numId="150">
    <w:abstractNumId w:val="36"/>
  </w:num>
  <w:num w:numId="151">
    <w:abstractNumId w:val="215"/>
  </w:num>
  <w:num w:numId="152">
    <w:abstractNumId w:val="90"/>
  </w:num>
  <w:num w:numId="153">
    <w:abstractNumId w:val="148"/>
  </w:num>
  <w:num w:numId="154">
    <w:abstractNumId w:val="60"/>
  </w:num>
  <w:num w:numId="155">
    <w:abstractNumId w:val="26"/>
  </w:num>
  <w:num w:numId="156">
    <w:abstractNumId w:val="213"/>
  </w:num>
  <w:num w:numId="157">
    <w:abstractNumId w:val="201"/>
  </w:num>
  <w:num w:numId="158">
    <w:abstractNumId w:val="37"/>
  </w:num>
  <w:num w:numId="159">
    <w:abstractNumId w:val="42"/>
  </w:num>
  <w:num w:numId="160">
    <w:abstractNumId w:val="146"/>
  </w:num>
  <w:num w:numId="161">
    <w:abstractNumId w:val="200"/>
  </w:num>
  <w:num w:numId="162">
    <w:abstractNumId w:val="119"/>
  </w:num>
  <w:num w:numId="163">
    <w:abstractNumId w:val="179"/>
  </w:num>
  <w:num w:numId="164">
    <w:abstractNumId w:val="125"/>
  </w:num>
  <w:num w:numId="165">
    <w:abstractNumId w:val="8"/>
  </w:num>
  <w:num w:numId="166">
    <w:abstractNumId w:val="82"/>
  </w:num>
  <w:num w:numId="167">
    <w:abstractNumId w:val="129"/>
  </w:num>
  <w:num w:numId="168">
    <w:abstractNumId w:val="113"/>
  </w:num>
  <w:num w:numId="169">
    <w:abstractNumId w:val="162"/>
  </w:num>
  <w:num w:numId="170">
    <w:abstractNumId w:val="45"/>
  </w:num>
  <w:num w:numId="171">
    <w:abstractNumId w:val="14"/>
  </w:num>
  <w:num w:numId="172">
    <w:abstractNumId w:val="92"/>
  </w:num>
  <w:num w:numId="173">
    <w:abstractNumId w:val="56"/>
  </w:num>
  <w:num w:numId="174">
    <w:abstractNumId w:val="95"/>
  </w:num>
  <w:num w:numId="175">
    <w:abstractNumId w:val="44"/>
  </w:num>
  <w:num w:numId="176">
    <w:abstractNumId w:val="18"/>
  </w:num>
  <w:num w:numId="177">
    <w:abstractNumId w:val="19"/>
  </w:num>
  <w:num w:numId="178">
    <w:abstractNumId w:val="193"/>
  </w:num>
  <w:num w:numId="179">
    <w:abstractNumId w:val="198"/>
  </w:num>
  <w:num w:numId="180">
    <w:abstractNumId w:val="166"/>
  </w:num>
  <w:num w:numId="181">
    <w:abstractNumId w:val="135"/>
  </w:num>
  <w:num w:numId="182">
    <w:abstractNumId w:val="58"/>
  </w:num>
  <w:num w:numId="183">
    <w:abstractNumId w:val="10"/>
  </w:num>
  <w:num w:numId="184">
    <w:abstractNumId w:val="73"/>
  </w:num>
  <w:num w:numId="185">
    <w:abstractNumId w:val="27"/>
  </w:num>
  <w:num w:numId="186">
    <w:abstractNumId w:val="96"/>
  </w:num>
  <w:num w:numId="187">
    <w:abstractNumId w:val="74"/>
  </w:num>
  <w:num w:numId="188">
    <w:abstractNumId w:val="31"/>
  </w:num>
  <w:num w:numId="189">
    <w:abstractNumId w:val="98"/>
  </w:num>
  <w:num w:numId="190">
    <w:abstractNumId w:val="38"/>
  </w:num>
  <w:num w:numId="191">
    <w:abstractNumId w:val="159"/>
  </w:num>
  <w:num w:numId="192">
    <w:abstractNumId w:val="145"/>
  </w:num>
  <w:num w:numId="193">
    <w:abstractNumId w:val="111"/>
  </w:num>
  <w:num w:numId="194">
    <w:abstractNumId w:val="15"/>
  </w:num>
  <w:num w:numId="195">
    <w:abstractNumId w:val="182"/>
  </w:num>
  <w:num w:numId="196">
    <w:abstractNumId w:val="143"/>
  </w:num>
  <w:num w:numId="197">
    <w:abstractNumId w:val="55"/>
  </w:num>
  <w:num w:numId="198">
    <w:abstractNumId w:val="61"/>
  </w:num>
  <w:num w:numId="199">
    <w:abstractNumId w:val="161"/>
  </w:num>
  <w:num w:numId="200">
    <w:abstractNumId w:val="131"/>
  </w:num>
  <w:num w:numId="201">
    <w:abstractNumId w:val="40"/>
  </w:num>
  <w:num w:numId="202">
    <w:abstractNumId w:val="71"/>
  </w:num>
  <w:num w:numId="203">
    <w:abstractNumId w:val="178"/>
  </w:num>
  <w:num w:numId="204">
    <w:abstractNumId w:val="150"/>
  </w:num>
  <w:num w:numId="205">
    <w:abstractNumId w:val="174"/>
  </w:num>
  <w:num w:numId="206">
    <w:abstractNumId w:val="186"/>
  </w:num>
  <w:num w:numId="207">
    <w:abstractNumId w:val="188"/>
  </w:num>
  <w:num w:numId="208">
    <w:abstractNumId w:val="115"/>
  </w:num>
  <w:num w:numId="209">
    <w:abstractNumId w:val="3"/>
  </w:num>
  <w:num w:numId="210">
    <w:abstractNumId w:val="68"/>
  </w:num>
  <w:num w:numId="211">
    <w:abstractNumId w:val="144"/>
  </w:num>
  <w:num w:numId="212">
    <w:abstractNumId w:val="106"/>
  </w:num>
  <w:num w:numId="213">
    <w:abstractNumId w:val="212"/>
  </w:num>
  <w:num w:numId="214">
    <w:abstractNumId w:val="132"/>
  </w:num>
  <w:num w:numId="215">
    <w:abstractNumId w:val="208"/>
  </w:num>
  <w:num w:numId="216">
    <w:abstractNumId w:val="175"/>
  </w:num>
  <w:num w:numId="217">
    <w:abstractNumId w:val="25"/>
  </w:num>
  <w:numIdMacAtCleanup w:val="20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uth Machira">
    <w15:presenceInfo w15:providerId="Windows Live" w15:userId="80c8a73e7ce9c140"/>
  </w15:person>
  <w15:person w15:author="Stephen Ushindi">
    <w15:presenceInfo w15:providerId="Windows Live" w15:userId="d5634f4638b1adf6"/>
  </w15:person>
  <w15:person w15:author="Mercy Kemei">
    <w15:presenceInfo w15:providerId="Windows Live" w15:userId="995eb8111cbcbc06"/>
  </w15:person>
  <w15:person w15:author="Ushindi Stephen">
    <w15:presenceInfo w15:providerId="None" w15:userId="Ushindi Step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73A"/>
    <w:rsid w:val="00020F33"/>
    <w:rsid w:val="000308FA"/>
    <w:rsid w:val="00030C88"/>
    <w:rsid w:val="000422F9"/>
    <w:rsid w:val="00054513"/>
    <w:rsid w:val="00070670"/>
    <w:rsid w:val="00071439"/>
    <w:rsid w:val="00073FA2"/>
    <w:rsid w:val="00076012"/>
    <w:rsid w:val="00092248"/>
    <w:rsid w:val="00097E24"/>
    <w:rsid w:val="000A2F40"/>
    <w:rsid w:val="000B60F2"/>
    <w:rsid w:val="00106D2E"/>
    <w:rsid w:val="001164EC"/>
    <w:rsid w:val="0012407E"/>
    <w:rsid w:val="00125DE4"/>
    <w:rsid w:val="001305A0"/>
    <w:rsid w:val="00147921"/>
    <w:rsid w:val="00172195"/>
    <w:rsid w:val="001752A0"/>
    <w:rsid w:val="0018078A"/>
    <w:rsid w:val="001939A6"/>
    <w:rsid w:val="00193F88"/>
    <w:rsid w:val="001A5D49"/>
    <w:rsid w:val="001C604B"/>
    <w:rsid w:val="001C6E73"/>
    <w:rsid w:val="001D005A"/>
    <w:rsid w:val="001D1D78"/>
    <w:rsid w:val="001D2FEE"/>
    <w:rsid w:val="001F2DF8"/>
    <w:rsid w:val="001F3191"/>
    <w:rsid w:val="001F3649"/>
    <w:rsid w:val="00202746"/>
    <w:rsid w:val="00204081"/>
    <w:rsid w:val="00206C6A"/>
    <w:rsid w:val="002212AD"/>
    <w:rsid w:val="00222D82"/>
    <w:rsid w:val="002240B2"/>
    <w:rsid w:val="002307E2"/>
    <w:rsid w:val="00232086"/>
    <w:rsid w:val="00250442"/>
    <w:rsid w:val="00251C9C"/>
    <w:rsid w:val="00260132"/>
    <w:rsid w:val="00282868"/>
    <w:rsid w:val="00284199"/>
    <w:rsid w:val="00284D41"/>
    <w:rsid w:val="00291AF3"/>
    <w:rsid w:val="002A0BDC"/>
    <w:rsid w:val="002A3773"/>
    <w:rsid w:val="002A5CE1"/>
    <w:rsid w:val="002A5E16"/>
    <w:rsid w:val="002A7387"/>
    <w:rsid w:val="002C4127"/>
    <w:rsid w:val="002D3032"/>
    <w:rsid w:val="002D7A37"/>
    <w:rsid w:val="002E3F7E"/>
    <w:rsid w:val="002F33BA"/>
    <w:rsid w:val="002F72A4"/>
    <w:rsid w:val="002F72E4"/>
    <w:rsid w:val="00300F53"/>
    <w:rsid w:val="00304950"/>
    <w:rsid w:val="00325A71"/>
    <w:rsid w:val="0032710B"/>
    <w:rsid w:val="00334659"/>
    <w:rsid w:val="0033559D"/>
    <w:rsid w:val="003356AB"/>
    <w:rsid w:val="0034083B"/>
    <w:rsid w:val="00344503"/>
    <w:rsid w:val="003533F0"/>
    <w:rsid w:val="00355586"/>
    <w:rsid w:val="00355B43"/>
    <w:rsid w:val="0036147B"/>
    <w:rsid w:val="00363C74"/>
    <w:rsid w:val="00364877"/>
    <w:rsid w:val="00373060"/>
    <w:rsid w:val="0037658C"/>
    <w:rsid w:val="00394826"/>
    <w:rsid w:val="00395E20"/>
    <w:rsid w:val="00397D2F"/>
    <w:rsid w:val="003A7EEC"/>
    <w:rsid w:val="003B634E"/>
    <w:rsid w:val="003D244F"/>
    <w:rsid w:val="003D4652"/>
    <w:rsid w:val="003D7252"/>
    <w:rsid w:val="003E3E30"/>
    <w:rsid w:val="00400FF8"/>
    <w:rsid w:val="00402941"/>
    <w:rsid w:val="0040362A"/>
    <w:rsid w:val="00413670"/>
    <w:rsid w:val="0044263B"/>
    <w:rsid w:val="004550D4"/>
    <w:rsid w:val="0045614C"/>
    <w:rsid w:val="0046711D"/>
    <w:rsid w:val="0048438A"/>
    <w:rsid w:val="004A5461"/>
    <w:rsid w:val="004A73F8"/>
    <w:rsid w:val="004B0D6E"/>
    <w:rsid w:val="004B35F4"/>
    <w:rsid w:val="004B4573"/>
    <w:rsid w:val="004C0631"/>
    <w:rsid w:val="004D1574"/>
    <w:rsid w:val="004D498B"/>
    <w:rsid w:val="004D4A16"/>
    <w:rsid w:val="004D5560"/>
    <w:rsid w:val="004E23FF"/>
    <w:rsid w:val="004E5FD0"/>
    <w:rsid w:val="005074F7"/>
    <w:rsid w:val="00513EC6"/>
    <w:rsid w:val="0051516B"/>
    <w:rsid w:val="005165EB"/>
    <w:rsid w:val="0052011C"/>
    <w:rsid w:val="005234F4"/>
    <w:rsid w:val="00536E3A"/>
    <w:rsid w:val="005419DD"/>
    <w:rsid w:val="00546660"/>
    <w:rsid w:val="00564DE2"/>
    <w:rsid w:val="0057666D"/>
    <w:rsid w:val="00585B3D"/>
    <w:rsid w:val="00587FC9"/>
    <w:rsid w:val="00597099"/>
    <w:rsid w:val="005B67C6"/>
    <w:rsid w:val="005C091F"/>
    <w:rsid w:val="005F27BA"/>
    <w:rsid w:val="006044C9"/>
    <w:rsid w:val="00613F3C"/>
    <w:rsid w:val="00622FD7"/>
    <w:rsid w:val="006270EF"/>
    <w:rsid w:val="00627CBB"/>
    <w:rsid w:val="00630F7E"/>
    <w:rsid w:val="006313A5"/>
    <w:rsid w:val="00632C2A"/>
    <w:rsid w:val="00634286"/>
    <w:rsid w:val="00636DCB"/>
    <w:rsid w:val="006442C6"/>
    <w:rsid w:val="006546F7"/>
    <w:rsid w:val="006570A2"/>
    <w:rsid w:val="00657CBE"/>
    <w:rsid w:val="00664E72"/>
    <w:rsid w:val="006710AC"/>
    <w:rsid w:val="00676432"/>
    <w:rsid w:val="0067689F"/>
    <w:rsid w:val="00680E0A"/>
    <w:rsid w:val="00682F79"/>
    <w:rsid w:val="00683F2F"/>
    <w:rsid w:val="00693B5C"/>
    <w:rsid w:val="006962AF"/>
    <w:rsid w:val="00696E6D"/>
    <w:rsid w:val="006B00A9"/>
    <w:rsid w:val="006C1916"/>
    <w:rsid w:val="006C1D9F"/>
    <w:rsid w:val="006D4F7B"/>
    <w:rsid w:val="006D5AF9"/>
    <w:rsid w:val="006E1057"/>
    <w:rsid w:val="006E5776"/>
    <w:rsid w:val="006E62E2"/>
    <w:rsid w:val="006F4895"/>
    <w:rsid w:val="007107A4"/>
    <w:rsid w:val="00712FF2"/>
    <w:rsid w:val="00720011"/>
    <w:rsid w:val="00720BAA"/>
    <w:rsid w:val="00720F0A"/>
    <w:rsid w:val="007247A8"/>
    <w:rsid w:val="00726339"/>
    <w:rsid w:val="0073739B"/>
    <w:rsid w:val="00740468"/>
    <w:rsid w:val="007426B6"/>
    <w:rsid w:val="00752F0D"/>
    <w:rsid w:val="007636AF"/>
    <w:rsid w:val="007719AC"/>
    <w:rsid w:val="00772DEE"/>
    <w:rsid w:val="00775008"/>
    <w:rsid w:val="00781BD0"/>
    <w:rsid w:val="00783EF4"/>
    <w:rsid w:val="0078494D"/>
    <w:rsid w:val="00785CDF"/>
    <w:rsid w:val="0078704E"/>
    <w:rsid w:val="0079222E"/>
    <w:rsid w:val="007A558F"/>
    <w:rsid w:val="007A6473"/>
    <w:rsid w:val="007B31BC"/>
    <w:rsid w:val="007C39CB"/>
    <w:rsid w:val="007C4ACF"/>
    <w:rsid w:val="007C615A"/>
    <w:rsid w:val="007C75D3"/>
    <w:rsid w:val="007D6846"/>
    <w:rsid w:val="007D6FD5"/>
    <w:rsid w:val="007E0AF6"/>
    <w:rsid w:val="007E223E"/>
    <w:rsid w:val="007F0D0A"/>
    <w:rsid w:val="007F4D70"/>
    <w:rsid w:val="007F6A98"/>
    <w:rsid w:val="0082698C"/>
    <w:rsid w:val="00830B56"/>
    <w:rsid w:val="0083126D"/>
    <w:rsid w:val="008320C0"/>
    <w:rsid w:val="00846115"/>
    <w:rsid w:val="00867687"/>
    <w:rsid w:val="00870E80"/>
    <w:rsid w:val="008854F6"/>
    <w:rsid w:val="008930B1"/>
    <w:rsid w:val="008C12DA"/>
    <w:rsid w:val="008C781D"/>
    <w:rsid w:val="008C7961"/>
    <w:rsid w:val="008D02D4"/>
    <w:rsid w:val="008D5215"/>
    <w:rsid w:val="008F075E"/>
    <w:rsid w:val="008F51DF"/>
    <w:rsid w:val="008F570B"/>
    <w:rsid w:val="00900EB4"/>
    <w:rsid w:val="00902206"/>
    <w:rsid w:val="0090295E"/>
    <w:rsid w:val="00904B55"/>
    <w:rsid w:val="0090636B"/>
    <w:rsid w:val="0090646B"/>
    <w:rsid w:val="009221F4"/>
    <w:rsid w:val="00944A4B"/>
    <w:rsid w:val="00966E57"/>
    <w:rsid w:val="00967C90"/>
    <w:rsid w:val="00967DD7"/>
    <w:rsid w:val="00973321"/>
    <w:rsid w:val="0097501C"/>
    <w:rsid w:val="0098082B"/>
    <w:rsid w:val="00982891"/>
    <w:rsid w:val="00990E21"/>
    <w:rsid w:val="0099142E"/>
    <w:rsid w:val="0099403C"/>
    <w:rsid w:val="00994D5F"/>
    <w:rsid w:val="009957E0"/>
    <w:rsid w:val="009960AC"/>
    <w:rsid w:val="009A1A9A"/>
    <w:rsid w:val="009B7F4A"/>
    <w:rsid w:val="009F1ABB"/>
    <w:rsid w:val="009F1E66"/>
    <w:rsid w:val="00A0141E"/>
    <w:rsid w:val="00A01C13"/>
    <w:rsid w:val="00A02B65"/>
    <w:rsid w:val="00A03D5B"/>
    <w:rsid w:val="00A052E3"/>
    <w:rsid w:val="00A13C15"/>
    <w:rsid w:val="00A325F4"/>
    <w:rsid w:val="00A45C2B"/>
    <w:rsid w:val="00A634CA"/>
    <w:rsid w:val="00A72E12"/>
    <w:rsid w:val="00A76194"/>
    <w:rsid w:val="00A84A2D"/>
    <w:rsid w:val="00A90D45"/>
    <w:rsid w:val="00A91310"/>
    <w:rsid w:val="00AB5B46"/>
    <w:rsid w:val="00AB7EC7"/>
    <w:rsid w:val="00AC3CAD"/>
    <w:rsid w:val="00AC412A"/>
    <w:rsid w:val="00AD0274"/>
    <w:rsid w:val="00AE11B6"/>
    <w:rsid w:val="00AE6BE0"/>
    <w:rsid w:val="00AE75BF"/>
    <w:rsid w:val="00B037E5"/>
    <w:rsid w:val="00B03ECB"/>
    <w:rsid w:val="00B204DD"/>
    <w:rsid w:val="00B4099F"/>
    <w:rsid w:val="00B5032E"/>
    <w:rsid w:val="00B52FB9"/>
    <w:rsid w:val="00B61481"/>
    <w:rsid w:val="00B615F9"/>
    <w:rsid w:val="00B63562"/>
    <w:rsid w:val="00B751D0"/>
    <w:rsid w:val="00B77482"/>
    <w:rsid w:val="00B814AD"/>
    <w:rsid w:val="00B8329E"/>
    <w:rsid w:val="00B91262"/>
    <w:rsid w:val="00BB1967"/>
    <w:rsid w:val="00BD1FAC"/>
    <w:rsid w:val="00BD26BE"/>
    <w:rsid w:val="00BD45FE"/>
    <w:rsid w:val="00BE3C51"/>
    <w:rsid w:val="00BE7835"/>
    <w:rsid w:val="00BF726A"/>
    <w:rsid w:val="00C04EE3"/>
    <w:rsid w:val="00C34605"/>
    <w:rsid w:val="00C34FDB"/>
    <w:rsid w:val="00C35BDF"/>
    <w:rsid w:val="00C56755"/>
    <w:rsid w:val="00C64E69"/>
    <w:rsid w:val="00C831EA"/>
    <w:rsid w:val="00C9006B"/>
    <w:rsid w:val="00C919A1"/>
    <w:rsid w:val="00C93312"/>
    <w:rsid w:val="00C96FA4"/>
    <w:rsid w:val="00CA5731"/>
    <w:rsid w:val="00CC0015"/>
    <w:rsid w:val="00CC2A50"/>
    <w:rsid w:val="00CC5EE0"/>
    <w:rsid w:val="00CD4CFA"/>
    <w:rsid w:val="00CE4A41"/>
    <w:rsid w:val="00CE669A"/>
    <w:rsid w:val="00CE6A94"/>
    <w:rsid w:val="00D066EA"/>
    <w:rsid w:val="00D06E06"/>
    <w:rsid w:val="00D24F68"/>
    <w:rsid w:val="00D30B03"/>
    <w:rsid w:val="00D316D1"/>
    <w:rsid w:val="00D31CFD"/>
    <w:rsid w:val="00D43593"/>
    <w:rsid w:val="00D57ACD"/>
    <w:rsid w:val="00D6127F"/>
    <w:rsid w:val="00D67F18"/>
    <w:rsid w:val="00D8612F"/>
    <w:rsid w:val="00D939D3"/>
    <w:rsid w:val="00D9521F"/>
    <w:rsid w:val="00D95D7B"/>
    <w:rsid w:val="00DC3A14"/>
    <w:rsid w:val="00DD20F3"/>
    <w:rsid w:val="00DD6EEE"/>
    <w:rsid w:val="00DF5A06"/>
    <w:rsid w:val="00E02C94"/>
    <w:rsid w:val="00E05ACC"/>
    <w:rsid w:val="00E163F3"/>
    <w:rsid w:val="00E2304D"/>
    <w:rsid w:val="00E3285F"/>
    <w:rsid w:val="00E45297"/>
    <w:rsid w:val="00E504FC"/>
    <w:rsid w:val="00E53532"/>
    <w:rsid w:val="00E61E7C"/>
    <w:rsid w:val="00E674B9"/>
    <w:rsid w:val="00E77177"/>
    <w:rsid w:val="00E860DF"/>
    <w:rsid w:val="00EB194E"/>
    <w:rsid w:val="00EB4C6F"/>
    <w:rsid w:val="00ED1562"/>
    <w:rsid w:val="00ED4C16"/>
    <w:rsid w:val="00ED5734"/>
    <w:rsid w:val="00EE1347"/>
    <w:rsid w:val="00EE7108"/>
    <w:rsid w:val="00EF296F"/>
    <w:rsid w:val="00F00B09"/>
    <w:rsid w:val="00F04D1B"/>
    <w:rsid w:val="00F05AEC"/>
    <w:rsid w:val="00F06CFF"/>
    <w:rsid w:val="00F076E7"/>
    <w:rsid w:val="00F44393"/>
    <w:rsid w:val="00F54020"/>
    <w:rsid w:val="00F75488"/>
    <w:rsid w:val="00F77868"/>
    <w:rsid w:val="00F77F4B"/>
    <w:rsid w:val="00F81CEA"/>
    <w:rsid w:val="00FA1410"/>
    <w:rsid w:val="00FA6AC7"/>
    <w:rsid w:val="00FB67BF"/>
    <w:rsid w:val="00FC0090"/>
    <w:rsid w:val="00FC4900"/>
    <w:rsid w:val="00FC4ED9"/>
    <w:rsid w:val="00FD0756"/>
    <w:rsid w:val="00FD6A5E"/>
    <w:rsid w:val="00FD6B61"/>
    <w:rsid w:val="00FE4DA2"/>
    <w:rsid w:val="00FE53CF"/>
    <w:rsid w:val="00FF770F"/>
    <w:rsid w:val="00FF77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7FE17"/>
  <w15:chartTrackingRefBased/>
  <w15:docId w15:val="{2047C75F-885C-40E4-A7C3-3AD875FEB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73A"/>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FF773A"/>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F7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FF773A"/>
    <w:pPr>
      <w:numPr>
        <w:ilvl w:val="12"/>
      </w:numPr>
      <w:tabs>
        <w:tab w:val="left" w:leader="dot" w:pos="9720"/>
      </w:tabs>
      <w:spacing w:line="360" w:lineRule="auto"/>
      <w:outlineLvl w:val="2"/>
    </w:pPr>
    <w:rPr>
      <w:rFonts w:asciiTheme="majorHAnsi" w:hAnsiTheme="majorHAnsi"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73A"/>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rsid w:val="00FF773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rsid w:val="00FF773A"/>
    <w:rPr>
      <w:rFonts w:asciiTheme="majorHAnsi" w:eastAsia="Times New Roman" w:hAnsiTheme="majorHAnsi" w:cs="Arial"/>
      <w:sz w:val="24"/>
      <w:szCs w:val="24"/>
      <w:lang w:val="en-US"/>
    </w:rPr>
  </w:style>
  <w:style w:type="paragraph" w:styleId="Header">
    <w:name w:val="header"/>
    <w:basedOn w:val="Normal"/>
    <w:link w:val="HeaderChar"/>
    <w:uiPriority w:val="99"/>
    <w:rsid w:val="00FF773A"/>
    <w:pPr>
      <w:tabs>
        <w:tab w:val="center" w:pos="4320"/>
        <w:tab w:val="right" w:pos="8640"/>
      </w:tabs>
    </w:pPr>
  </w:style>
  <w:style w:type="character" w:customStyle="1" w:styleId="HeaderChar">
    <w:name w:val="Header Char"/>
    <w:basedOn w:val="DefaultParagraphFont"/>
    <w:link w:val="Header"/>
    <w:uiPriority w:val="99"/>
    <w:rsid w:val="00FF773A"/>
    <w:rPr>
      <w:rFonts w:ascii="Times New Roman" w:eastAsia="Times New Roman" w:hAnsi="Times New Roman" w:cs="Times New Roman"/>
      <w:sz w:val="20"/>
      <w:szCs w:val="20"/>
      <w:lang w:val="en-US"/>
    </w:rPr>
  </w:style>
  <w:style w:type="paragraph" w:styleId="Footer">
    <w:name w:val="footer"/>
    <w:basedOn w:val="Normal"/>
    <w:link w:val="FooterChar"/>
    <w:uiPriority w:val="99"/>
    <w:rsid w:val="00FF773A"/>
    <w:pPr>
      <w:pBdr>
        <w:top w:val="thinThickSmallGap" w:sz="24" w:space="1" w:color="823B0B" w:themeColor="accent2" w:themeShade="7F"/>
      </w:pBdr>
      <w:tabs>
        <w:tab w:val="center" w:pos="4320"/>
        <w:tab w:val="right" w:pos="8640"/>
      </w:tabs>
    </w:pPr>
    <w:rPr>
      <w:rFonts w:asciiTheme="majorHAnsi" w:hAnsiTheme="majorHAnsi"/>
      <w:b/>
      <w:color w:val="385623" w:themeColor="accent6" w:themeShade="80"/>
      <w:sz w:val="18"/>
      <w:szCs w:val="18"/>
    </w:rPr>
  </w:style>
  <w:style w:type="character" w:customStyle="1" w:styleId="FooterChar">
    <w:name w:val="Footer Char"/>
    <w:basedOn w:val="DefaultParagraphFont"/>
    <w:link w:val="Footer"/>
    <w:uiPriority w:val="99"/>
    <w:rsid w:val="00FF773A"/>
    <w:rPr>
      <w:rFonts w:asciiTheme="majorHAnsi" w:eastAsia="Times New Roman" w:hAnsiTheme="majorHAnsi" w:cs="Times New Roman"/>
      <w:b/>
      <w:color w:val="385623" w:themeColor="accent6" w:themeShade="80"/>
      <w:sz w:val="18"/>
      <w:szCs w:val="18"/>
      <w:lang w:val="en-US"/>
    </w:rPr>
  </w:style>
  <w:style w:type="paragraph" w:styleId="NormalWeb">
    <w:name w:val="Normal (Web)"/>
    <w:basedOn w:val="Normal"/>
    <w:uiPriority w:val="99"/>
    <w:rsid w:val="00FF773A"/>
    <w:pPr>
      <w:spacing w:before="100" w:after="100"/>
    </w:pPr>
    <w:rPr>
      <w:sz w:val="24"/>
      <w:szCs w:val="24"/>
    </w:rPr>
  </w:style>
  <w:style w:type="paragraph" w:styleId="ListParagraph">
    <w:name w:val="List Paragraph"/>
    <w:aliases w:val="Bullet List,FooterText,numbered,List Paragraph1"/>
    <w:basedOn w:val="Normal"/>
    <w:link w:val="ListParagraphChar"/>
    <w:uiPriority w:val="34"/>
    <w:qFormat/>
    <w:rsid w:val="00FF773A"/>
    <w:pPr>
      <w:overflowPunct/>
      <w:autoSpaceDE/>
      <w:autoSpaceDN/>
      <w:adjustRightInd/>
      <w:ind w:left="708"/>
      <w:textAlignment w:val="auto"/>
    </w:pPr>
    <w:rPr>
      <w:sz w:val="24"/>
      <w:szCs w:val="24"/>
    </w:rPr>
  </w:style>
  <w:style w:type="character" w:customStyle="1" w:styleId="ListParagraphChar">
    <w:name w:val="List Paragraph Char"/>
    <w:aliases w:val="Bullet List Char,FooterText Char,numbered Char,List Paragraph1 Char"/>
    <w:basedOn w:val="DefaultParagraphFont"/>
    <w:link w:val="ListParagraph"/>
    <w:uiPriority w:val="34"/>
    <w:locked/>
    <w:rsid w:val="00FF773A"/>
    <w:rPr>
      <w:rFonts w:ascii="Times New Roman" w:eastAsia="Times New Roman" w:hAnsi="Times New Roman" w:cs="Times New Roman"/>
      <w:sz w:val="24"/>
      <w:szCs w:val="24"/>
      <w:lang w:val="en-US"/>
    </w:rPr>
  </w:style>
  <w:style w:type="character" w:customStyle="1" w:styleId="BalloonTextChar">
    <w:name w:val="Balloon Text Char"/>
    <w:basedOn w:val="DefaultParagraphFont"/>
    <w:link w:val="BalloonText"/>
    <w:uiPriority w:val="99"/>
    <w:semiHidden/>
    <w:rsid w:val="00FF773A"/>
    <w:rPr>
      <w:rFonts w:ascii="Tahoma" w:eastAsia="Times New Roman" w:hAnsi="Tahoma" w:cs="Tahoma"/>
      <w:sz w:val="16"/>
      <w:szCs w:val="16"/>
      <w:lang w:val="en-US"/>
    </w:rPr>
  </w:style>
  <w:style w:type="paragraph" w:styleId="BalloonText">
    <w:name w:val="Balloon Text"/>
    <w:basedOn w:val="Normal"/>
    <w:link w:val="BalloonTextChar"/>
    <w:uiPriority w:val="99"/>
    <w:semiHidden/>
    <w:unhideWhenUsed/>
    <w:rsid w:val="00FF773A"/>
    <w:rPr>
      <w:rFonts w:ascii="Tahoma" w:hAnsi="Tahoma" w:cs="Tahoma"/>
      <w:sz w:val="16"/>
      <w:szCs w:val="16"/>
    </w:rPr>
  </w:style>
  <w:style w:type="paragraph" w:customStyle="1" w:styleId="StyleHeading">
    <w:name w:val="Style Heading"/>
    <w:basedOn w:val="Normal"/>
    <w:rsid w:val="00FF773A"/>
    <w:pPr>
      <w:pBdr>
        <w:bottom w:val="single" w:sz="30" w:space="1" w:color="000080"/>
      </w:pBdr>
      <w:tabs>
        <w:tab w:val="left" w:pos="720"/>
        <w:tab w:val="left" w:pos="1080"/>
      </w:tabs>
    </w:pPr>
    <w:rPr>
      <w:b/>
      <w:bCs/>
      <w:color w:val="000080"/>
      <w:sz w:val="28"/>
      <w:szCs w:val="28"/>
    </w:rPr>
  </w:style>
  <w:style w:type="paragraph" w:customStyle="1" w:styleId="StandardText">
    <w:name w:val="Standard Text"/>
    <w:basedOn w:val="Normal"/>
    <w:rsid w:val="00FF773A"/>
    <w:pPr>
      <w:widowControl w:val="0"/>
      <w:tabs>
        <w:tab w:val="left" w:pos="864"/>
      </w:tabs>
      <w:overflowPunct/>
      <w:autoSpaceDE/>
      <w:autoSpaceDN/>
      <w:spacing w:before="120" w:after="120" w:line="360" w:lineRule="atLeast"/>
      <w:ind w:left="720"/>
      <w:jc w:val="both"/>
    </w:pPr>
    <w:rPr>
      <w:rFonts w:ascii="Arial" w:hAnsi="Arial"/>
      <w:sz w:val="22"/>
      <w:lang w:val="en-GB"/>
    </w:rPr>
  </w:style>
  <w:style w:type="paragraph" w:styleId="PlainText">
    <w:name w:val="Plain Text"/>
    <w:basedOn w:val="Normal"/>
    <w:link w:val="PlainTextChar"/>
    <w:unhideWhenUsed/>
    <w:rsid w:val="00FF773A"/>
    <w:pPr>
      <w:overflowPunct/>
      <w:autoSpaceDE/>
      <w:autoSpaceDN/>
      <w:adjustRightInd/>
      <w:textAlignment w:val="auto"/>
    </w:pPr>
    <w:rPr>
      <w:rFonts w:ascii="Courier New" w:hAnsi="Courier New" w:cs="Courier New"/>
      <w:lang w:val="en-GB"/>
    </w:rPr>
  </w:style>
  <w:style w:type="character" w:customStyle="1" w:styleId="PlainTextChar">
    <w:name w:val="Plain Text Char"/>
    <w:basedOn w:val="DefaultParagraphFont"/>
    <w:link w:val="PlainText"/>
    <w:rsid w:val="00FF773A"/>
    <w:rPr>
      <w:rFonts w:ascii="Courier New" w:eastAsia="Times New Roman" w:hAnsi="Courier New" w:cs="Courier New"/>
      <w:sz w:val="20"/>
      <w:szCs w:val="20"/>
    </w:rPr>
  </w:style>
  <w:style w:type="table" w:styleId="TableGrid">
    <w:name w:val="Table Grid"/>
    <w:basedOn w:val="TableNormal"/>
    <w:uiPriority w:val="39"/>
    <w:rsid w:val="00FF773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List"/>
    <w:autoRedefine/>
    <w:rsid w:val="00FF773A"/>
    <w:pPr>
      <w:numPr>
        <w:ilvl w:val="12"/>
      </w:numPr>
      <w:spacing w:after="240" w:line="360" w:lineRule="auto"/>
      <w:ind w:left="283" w:hanging="283"/>
      <w:contextualSpacing w:val="0"/>
    </w:pPr>
    <w:rPr>
      <w:rFonts w:asciiTheme="majorHAnsi" w:hAnsiTheme="majorHAnsi" w:cs="Arial"/>
      <w:spacing w:val="-5"/>
      <w:sz w:val="24"/>
      <w:szCs w:val="24"/>
    </w:rPr>
  </w:style>
  <w:style w:type="paragraph" w:styleId="List">
    <w:name w:val="List"/>
    <w:basedOn w:val="Normal"/>
    <w:uiPriority w:val="99"/>
    <w:semiHidden/>
    <w:unhideWhenUsed/>
    <w:rsid w:val="00FF773A"/>
    <w:pPr>
      <w:ind w:left="283" w:hanging="283"/>
      <w:contextualSpacing/>
    </w:pPr>
  </w:style>
  <w:style w:type="character" w:customStyle="1" w:styleId="BodyText1">
    <w:name w:val="Body Text1"/>
    <w:rsid w:val="00FF773A"/>
    <w:rPr>
      <w:rFonts w:ascii="Arial" w:hAnsi="Arial" w:cs="Arial"/>
      <w:sz w:val="20"/>
      <w:szCs w:val="20"/>
    </w:rPr>
  </w:style>
  <w:style w:type="paragraph" w:styleId="BodyText">
    <w:name w:val="Body Text"/>
    <w:basedOn w:val="Normal"/>
    <w:link w:val="BodyTextChar"/>
    <w:rsid w:val="00FF773A"/>
    <w:rPr>
      <w:color w:val="000000"/>
      <w:sz w:val="24"/>
      <w:szCs w:val="24"/>
    </w:rPr>
  </w:style>
  <w:style w:type="character" w:customStyle="1" w:styleId="BodyTextChar">
    <w:name w:val="Body Text Char"/>
    <w:basedOn w:val="DefaultParagraphFont"/>
    <w:link w:val="BodyText"/>
    <w:rsid w:val="00FF773A"/>
    <w:rPr>
      <w:rFonts w:ascii="Times New Roman" w:eastAsia="Times New Roman" w:hAnsi="Times New Roman" w:cs="Times New Roman"/>
      <w:color w:val="000000"/>
      <w:sz w:val="24"/>
      <w:szCs w:val="24"/>
      <w:lang w:val="en-US"/>
    </w:rPr>
  </w:style>
  <w:style w:type="character" w:customStyle="1" w:styleId="gi">
    <w:name w:val="gi"/>
    <w:basedOn w:val="DefaultParagraphFont"/>
    <w:rsid w:val="00FF773A"/>
  </w:style>
  <w:style w:type="paragraph" w:styleId="TOCHeading">
    <w:name w:val="TOC Heading"/>
    <w:basedOn w:val="Heading1"/>
    <w:next w:val="Normal"/>
    <w:uiPriority w:val="39"/>
    <w:semiHidden/>
    <w:unhideWhenUsed/>
    <w:qFormat/>
    <w:rsid w:val="00FF773A"/>
    <w:pPr>
      <w:overflowPunct/>
      <w:autoSpaceDE/>
      <w:autoSpaceDN/>
      <w:adjustRightInd/>
      <w:spacing w:line="276" w:lineRule="auto"/>
      <w:textAlignment w:val="auto"/>
      <w:outlineLvl w:val="9"/>
    </w:pPr>
  </w:style>
  <w:style w:type="paragraph" w:styleId="TOC1">
    <w:name w:val="toc 1"/>
    <w:basedOn w:val="Normal"/>
    <w:next w:val="Normal"/>
    <w:autoRedefine/>
    <w:uiPriority w:val="39"/>
    <w:unhideWhenUsed/>
    <w:rsid w:val="00FF773A"/>
    <w:pPr>
      <w:spacing w:after="100"/>
    </w:pPr>
  </w:style>
  <w:style w:type="paragraph" w:styleId="TOC2">
    <w:name w:val="toc 2"/>
    <w:basedOn w:val="Normal"/>
    <w:next w:val="Normal"/>
    <w:autoRedefine/>
    <w:uiPriority w:val="39"/>
    <w:unhideWhenUsed/>
    <w:rsid w:val="00FF773A"/>
    <w:pPr>
      <w:spacing w:after="100"/>
      <w:ind w:left="200"/>
    </w:pPr>
  </w:style>
  <w:style w:type="paragraph" w:styleId="TOC3">
    <w:name w:val="toc 3"/>
    <w:basedOn w:val="Normal"/>
    <w:next w:val="Normal"/>
    <w:autoRedefine/>
    <w:uiPriority w:val="39"/>
    <w:unhideWhenUsed/>
    <w:rsid w:val="00FF773A"/>
    <w:pPr>
      <w:spacing w:after="100"/>
      <w:ind w:left="400"/>
    </w:pPr>
  </w:style>
  <w:style w:type="character" w:styleId="Hyperlink">
    <w:name w:val="Hyperlink"/>
    <w:basedOn w:val="DefaultParagraphFont"/>
    <w:uiPriority w:val="99"/>
    <w:unhideWhenUsed/>
    <w:rsid w:val="00FF773A"/>
    <w:rPr>
      <w:color w:val="0563C1" w:themeColor="hyperlink"/>
      <w:u w:val="single"/>
    </w:rPr>
  </w:style>
  <w:style w:type="table" w:styleId="LightShading-Accent3">
    <w:name w:val="Light Shading Accent 3"/>
    <w:basedOn w:val="TableNormal"/>
    <w:uiPriority w:val="60"/>
    <w:rsid w:val="00FF773A"/>
    <w:pPr>
      <w:spacing w:after="0" w:line="240" w:lineRule="auto"/>
    </w:pPr>
    <w:rPr>
      <w:color w:val="7B7B7B" w:themeColor="accent3" w:themeShade="BF"/>
      <w:lang w:val="en-US"/>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LightShading-Accent11">
    <w:name w:val="Light Shading - Accent 11"/>
    <w:basedOn w:val="TableNormal"/>
    <w:uiPriority w:val="60"/>
    <w:rsid w:val="00FF773A"/>
    <w:pPr>
      <w:spacing w:after="0" w:line="240" w:lineRule="auto"/>
    </w:pPr>
    <w:rPr>
      <w:color w:val="2E74B5" w:themeColor="accent1" w:themeShade="BF"/>
      <w:lang w:val="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Default">
    <w:name w:val="Default"/>
    <w:rsid w:val="00FF773A"/>
    <w:pPr>
      <w:autoSpaceDE w:val="0"/>
      <w:autoSpaceDN w:val="0"/>
      <w:adjustRightInd w:val="0"/>
      <w:spacing w:after="0" w:line="240" w:lineRule="auto"/>
    </w:pPr>
    <w:rPr>
      <w:rFonts w:ascii="Century Gothic" w:eastAsia="Calibri" w:hAnsi="Century Gothic" w:cs="Century Gothic"/>
      <w:color w:val="000000"/>
      <w:sz w:val="24"/>
      <w:szCs w:val="24"/>
      <w:lang w:val="en-US"/>
    </w:rPr>
  </w:style>
  <w:style w:type="paragraph" w:customStyle="1" w:styleId="DataSummarySheet2">
    <w:name w:val="DataSummarySheet2"/>
    <w:basedOn w:val="Normal"/>
    <w:rsid w:val="00FF773A"/>
    <w:pPr>
      <w:tabs>
        <w:tab w:val="left" w:pos="142"/>
      </w:tabs>
      <w:overflowPunct/>
      <w:autoSpaceDE/>
      <w:autoSpaceDN/>
      <w:adjustRightInd/>
      <w:textAlignment w:val="auto"/>
    </w:pPr>
    <w:rPr>
      <w:rFonts w:ascii="Franklin Gothic Book" w:eastAsia="Times" w:hAnsi="Franklin Gothic Book"/>
      <w:sz w:val="18"/>
      <w:szCs w:val="18"/>
    </w:rPr>
  </w:style>
  <w:style w:type="paragraph" w:styleId="NoSpacing">
    <w:name w:val="No Spacing"/>
    <w:link w:val="NoSpacingChar"/>
    <w:uiPriority w:val="1"/>
    <w:qFormat/>
    <w:rsid w:val="00FF773A"/>
    <w:pPr>
      <w:spacing w:after="0" w:line="240" w:lineRule="auto"/>
    </w:pPr>
    <w:rPr>
      <w:rFonts w:ascii="Calibri" w:eastAsia="Times New Roman" w:hAnsi="Calibri" w:cs="Times New Roman"/>
      <w:lang w:val="en-US"/>
    </w:rPr>
  </w:style>
  <w:style w:type="character" w:customStyle="1" w:styleId="NoSpacingChar">
    <w:name w:val="No Spacing Char"/>
    <w:basedOn w:val="DefaultParagraphFont"/>
    <w:link w:val="NoSpacing"/>
    <w:uiPriority w:val="1"/>
    <w:rsid w:val="00FF773A"/>
    <w:rPr>
      <w:rFonts w:ascii="Calibri" w:eastAsia="Times New Roman" w:hAnsi="Calibri" w:cs="Times New Roman"/>
      <w:lang w:val="en-US"/>
    </w:rPr>
  </w:style>
  <w:style w:type="table" w:styleId="MediumShading2-Accent2">
    <w:name w:val="Medium Shading 2 Accent 2"/>
    <w:basedOn w:val="TableNormal"/>
    <w:uiPriority w:val="64"/>
    <w:rsid w:val="00FF773A"/>
    <w:pPr>
      <w:spacing w:after="0" w:line="240" w:lineRule="auto"/>
    </w:pPr>
    <w:rPr>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FF773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dTable1Light-Accent1">
    <w:name w:val="Grid Table 1 Light Accent 1"/>
    <w:basedOn w:val="TableNormal"/>
    <w:uiPriority w:val="46"/>
    <w:rsid w:val="00FF773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FF773A"/>
  </w:style>
  <w:style w:type="character" w:styleId="Emphasis">
    <w:name w:val="Emphasis"/>
    <w:basedOn w:val="DefaultParagraphFont"/>
    <w:uiPriority w:val="20"/>
    <w:qFormat/>
    <w:rsid w:val="00FF773A"/>
    <w:rPr>
      <w:i/>
      <w:iCs/>
    </w:rPr>
  </w:style>
  <w:style w:type="table" w:styleId="GridTable5Dark-Accent1">
    <w:name w:val="Grid Table 5 Dark Accent 1"/>
    <w:basedOn w:val="TableNormal"/>
    <w:uiPriority w:val="50"/>
    <w:rsid w:val="00FF77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1">
    <w:name w:val="Grid Table 1 Light - Accent 11"/>
    <w:basedOn w:val="TableNormal"/>
    <w:next w:val="GridTable1Light-Accent1"/>
    <w:uiPriority w:val="46"/>
    <w:rsid w:val="00FF773A"/>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CommentTextChar">
    <w:name w:val="Comment Text Char"/>
    <w:basedOn w:val="DefaultParagraphFont"/>
    <w:link w:val="CommentText"/>
    <w:uiPriority w:val="99"/>
    <w:semiHidden/>
    <w:rsid w:val="00FF773A"/>
    <w:rPr>
      <w:rFonts w:ascii="Times New Roman" w:eastAsia="Times New Roman" w:hAnsi="Times New Roman" w:cs="Times New Roman"/>
      <w:sz w:val="20"/>
      <w:szCs w:val="20"/>
      <w:lang w:val="en-US"/>
    </w:rPr>
  </w:style>
  <w:style w:type="paragraph" w:styleId="CommentText">
    <w:name w:val="annotation text"/>
    <w:basedOn w:val="Normal"/>
    <w:link w:val="CommentTextChar"/>
    <w:uiPriority w:val="99"/>
    <w:semiHidden/>
    <w:unhideWhenUsed/>
    <w:rsid w:val="00FF773A"/>
  </w:style>
  <w:style w:type="character" w:customStyle="1" w:styleId="CommentSubjectChar">
    <w:name w:val="Comment Subject Char"/>
    <w:basedOn w:val="CommentTextChar"/>
    <w:link w:val="CommentSubject"/>
    <w:uiPriority w:val="99"/>
    <w:semiHidden/>
    <w:rsid w:val="00FF773A"/>
    <w:rPr>
      <w:rFonts w:ascii="Times New Roman" w:eastAsia="Times New Roman" w:hAnsi="Times New Roman" w:cs="Times New Roman"/>
      <w:b/>
      <w:bCs/>
      <w:sz w:val="20"/>
      <w:szCs w:val="20"/>
      <w:lang w:val="en-US"/>
    </w:rPr>
  </w:style>
  <w:style w:type="paragraph" w:styleId="CommentSubject">
    <w:name w:val="annotation subject"/>
    <w:basedOn w:val="CommentText"/>
    <w:next w:val="CommentText"/>
    <w:link w:val="CommentSubjectChar"/>
    <w:uiPriority w:val="99"/>
    <w:semiHidden/>
    <w:unhideWhenUsed/>
    <w:rsid w:val="00FF773A"/>
    <w:rPr>
      <w:b/>
      <w:bCs/>
    </w:rPr>
  </w:style>
  <w:style w:type="character" w:styleId="CommentReference">
    <w:name w:val="annotation reference"/>
    <w:basedOn w:val="DefaultParagraphFont"/>
    <w:uiPriority w:val="99"/>
    <w:semiHidden/>
    <w:unhideWhenUsed/>
    <w:rsid w:val="00622FD7"/>
    <w:rPr>
      <w:sz w:val="16"/>
      <w:szCs w:val="16"/>
    </w:rPr>
  </w:style>
  <w:style w:type="paragraph" w:styleId="Revision">
    <w:name w:val="Revision"/>
    <w:hidden/>
    <w:uiPriority w:val="99"/>
    <w:semiHidden/>
    <w:rsid w:val="00AE11B6"/>
    <w:pPr>
      <w:spacing w:after="0" w:line="240" w:lineRule="auto"/>
    </w:pPr>
    <w:rPr>
      <w:rFonts w:ascii="Times New Roman" w:eastAsia="Times New Roman" w:hAnsi="Times New Roman" w:cs="Times New Roman"/>
      <w:sz w:val="20"/>
      <w:szCs w:val="20"/>
      <w:lang w:val="en-US"/>
    </w:rPr>
  </w:style>
  <w:style w:type="paragraph" w:styleId="BodyTextIndent">
    <w:name w:val="Body Text Indent"/>
    <w:basedOn w:val="Normal"/>
    <w:link w:val="BodyTextIndentChar"/>
    <w:uiPriority w:val="99"/>
    <w:semiHidden/>
    <w:unhideWhenUsed/>
    <w:rsid w:val="0034083B"/>
    <w:pPr>
      <w:spacing w:after="120"/>
      <w:ind w:left="360"/>
    </w:pPr>
  </w:style>
  <w:style w:type="character" w:customStyle="1" w:styleId="BodyTextIndentChar">
    <w:name w:val="Body Text Indent Char"/>
    <w:basedOn w:val="DefaultParagraphFont"/>
    <w:link w:val="BodyTextIndent"/>
    <w:uiPriority w:val="99"/>
    <w:semiHidden/>
    <w:rsid w:val="0034083B"/>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712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g"/><Relationship Id="rId34" Type="http://schemas.openxmlformats.org/officeDocument/2006/relationships/diagramLayout" Target="diagrams/layout2.xml"/><Relationship Id="rId42" Type="http://schemas.openxmlformats.org/officeDocument/2006/relationships/oleObject" Target="embeddings/oleObject2.bin"/><Relationship Id="rId47" Type="http://schemas.openxmlformats.org/officeDocument/2006/relationships/diagramColors" Target="diagrams/colors3.xml"/><Relationship Id="rId50" Type="http://schemas.openxmlformats.org/officeDocument/2006/relationships/footer" Target="footer1.xml"/><Relationship Id="rId55" Type="http://schemas.openxmlformats.org/officeDocument/2006/relationships/footer" Target="footer3.xml"/><Relationship Id="rId63" Type="http://schemas.openxmlformats.org/officeDocument/2006/relationships/header" Target="header8.xml"/><Relationship Id="rId68" Type="http://schemas.microsoft.com/office/2016/09/relationships/commentsIds" Target="commentsId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14.jpeg"/><Relationship Id="rId11" Type="http://schemas.openxmlformats.org/officeDocument/2006/relationships/image" Target="media/image4.png"/><Relationship Id="rId24" Type="http://schemas.openxmlformats.org/officeDocument/2006/relationships/image" Target="media/image9.jpeg"/><Relationship Id="rId32" Type="http://schemas.openxmlformats.org/officeDocument/2006/relationships/image" Target="media/image17.png"/><Relationship Id="rId37" Type="http://schemas.microsoft.com/office/2007/relationships/diagramDrawing" Target="diagrams/drawing2.xml"/><Relationship Id="rId40" Type="http://schemas.openxmlformats.org/officeDocument/2006/relationships/image" Target="media/image19.jpg"/><Relationship Id="rId45" Type="http://schemas.openxmlformats.org/officeDocument/2006/relationships/diagramLayout" Target="diagrams/layout3.xml"/><Relationship Id="rId53" Type="http://schemas.openxmlformats.org/officeDocument/2006/relationships/header" Target="header3.xml"/><Relationship Id="rId58" Type="http://schemas.openxmlformats.org/officeDocument/2006/relationships/image" Target="media/image22.jp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header" Target="header7.xml"/><Relationship Id="rId19" Type="http://schemas.microsoft.com/office/2007/relationships/diagramDrawing" Target="diagrams/drawing1.xml"/><Relationship Id="rId14" Type="http://schemas.microsoft.com/office/2011/relationships/commentsExtended" Target="commentsExtended.xml"/><Relationship Id="rId22" Type="http://schemas.openxmlformats.org/officeDocument/2006/relationships/image" Target="media/image7.jp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diagramQuickStyle" Target="diagrams/quickStyle2.xml"/><Relationship Id="rId43" Type="http://schemas.openxmlformats.org/officeDocument/2006/relationships/image" Target="media/image21.jpeg"/><Relationship Id="rId48" Type="http://schemas.microsoft.com/office/2007/relationships/diagramDrawing" Target="diagrams/drawing3.xml"/><Relationship Id="rId56" Type="http://schemas.openxmlformats.org/officeDocument/2006/relationships/header" Target="header5.xml"/><Relationship Id="rId64" Type="http://schemas.openxmlformats.org/officeDocument/2006/relationships/footer" Target="footer6.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mailto:admin@dynasoft.co.ke" TargetMode="External"/><Relationship Id="rId17" Type="http://schemas.openxmlformats.org/officeDocument/2006/relationships/diagramQuickStyle" Target="diagrams/quickStyle1.xml"/><Relationship Id="rId25" Type="http://schemas.openxmlformats.org/officeDocument/2006/relationships/image" Target="media/image10.jpeg"/><Relationship Id="rId33" Type="http://schemas.openxmlformats.org/officeDocument/2006/relationships/diagramData" Target="diagrams/data2.xml"/><Relationship Id="rId38" Type="http://schemas.openxmlformats.org/officeDocument/2006/relationships/image" Target="media/image18.emf"/><Relationship Id="rId46" Type="http://schemas.openxmlformats.org/officeDocument/2006/relationships/diagramQuickStyle" Target="diagrams/quickStyle3.xml"/><Relationship Id="rId59" Type="http://schemas.openxmlformats.org/officeDocument/2006/relationships/image" Target="media/image23.png"/><Relationship Id="rId67" Type="http://schemas.openxmlformats.org/officeDocument/2006/relationships/theme" Target="theme/theme1.xml"/><Relationship Id="rId20" Type="http://schemas.openxmlformats.org/officeDocument/2006/relationships/image" Target="media/image5.jpg"/><Relationship Id="rId41" Type="http://schemas.openxmlformats.org/officeDocument/2006/relationships/image" Target="media/image20.emf"/><Relationship Id="rId54" Type="http://schemas.openxmlformats.org/officeDocument/2006/relationships/header" Target="header4.xml"/><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diagramColors" Target="diagrams/colors2.xml"/><Relationship Id="rId49" Type="http://schemas.openxmlformats.org/officeDocument/2006/relationships/header" Target="header1.xml"/><Relationship Id="rId57" Type="http://schemas.openxmlformats.org/officeDocument/2006/relationships/footer" Target="footer4.xml"/><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diagramData" Target="diagrams/data3.xml"/><Relationship Id="rId52" Type="http://schemas.openxmlformats.org/officeDocument/2006/relationships/footer" Target="footer2.xml"/><Relationship Id="rId60" Type="http://schemas.openxmlformats.org/officeDocument/2006/relationships/header" Target="header6.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diagramColors" Target="diagrams/colors1.xml"/><Relationship Id="rId39" Type="http://schemas.openxmlformats.org/officeDocument/2006/relationships/oleObject" Target="embeddings/oleObject1.bin"/></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4">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4E050D-122E-4374-85B5-8C5FADEA0E26}" type="doc">
      <dgm:prSet loTypeId="urn:microsoft.com/office/officeart/2005/8/layout/hierarchy2" loCatId="hierarchy" qsTypeId="urn:microsoft.com/office/officeart/2005/8/quickstyle/3d3" qsCatId="3D" csTypeId="urn:microsoft.com/office/officeart/2005/8/colors/accent6_2" csCatId="accent6" phldr="1"/>
      <dgm:spPr/>
      <dgm:t>
        <a:bodyPr/>
        <a:lstStyle/>
        <a:p>
          <a:endParaRPr lang="en-US"/>
        </a:p>
      </dgm:t>
    </dgm:pt>
    <dgm:pt modelId="{6C393302-3E28-44A5-9A76-B012D9823B6C}">
      <dgm:prSet phldrT="[Text]" custT="1">
        <dgm:style>
          <a:lnRef idx="2">
            <a:schemeClr val="accent2"/>
          </a:lnRef>
          <a:fillRef idx="1">
            <a:schemeClr val="lt1"/>
          </a:fillRef>
          <a:effectRef idx="0">
            <a:schemeClr val="accent2"/>
          </a:effectRef>
          <a:fontRef idx="minor">
            <a:schemeClr val="dk1"/>
          </a:fontRef>
        </dgm:style>
      </dgm:prSet>
      <dgm:spPr/>
      <dgm:t>
        <a:bodyPr/>
        <a:lstStyle/>
        <a:p>
          <a:pPr algn="ctr"/>
          <a:r>
            <a:rPr lang="en-US" sz="1100" baseline="0">
              <a:latin typeface="Calibri" pitchFamily="34" charset="0"/>
            </a:rPr>
            <a:t>NAV System Design</a:t>
          </a:r>
        </a:p>
      </dgm:t>
    </dgm:pt>
    <dgm:pt modelId="{B8352BE3-0440-4533-85F4-30B0736233E3}" type="parTrans" cxnId="{44198192-4222-40AB-92AE-3C9F1218DD98}">
      <dgm:prSet/>
      <dgm:spPr/>
      <dgm:t>
        <a:bodyPr/>
        <a:lstStyle/>
        <a:p>
          <a:pPr algn="ctr"/>
          <a:endParaRPr lang="en-US"/>
        </a:p>
      </dgm:t>
    </dgm:pt>
    <dgm:pt modelId="{A3EC738A-CC36-439F-AEDE-A971A0124328}" type="sibTrans" cxnId="{44198192-4222-40AB-92AE-3C9F1218DD98}">
      <dgm:prSet/>
      <dgm:spPr/>
      <dgm:t>
        <a:bodyPr/>
        <a:lstStyle/>
        <a:p>
          <a:pPr algn="ctr"/>
          <a:endParaRPr lang="en-US"/>
        </a:p>
      </dgm:t>
    </dgm:pt>
    <dgm:pt modelId="{DDE37365-9050-4DCB-BFCB-7BB43D7F7FB7}">
      <dgm:prSet phldrT="[Text]" custT="1">
        <dgm:style>
          <a:lnRef idx="1">
            <a:schemeClr val="accent1"/>
          </a:lnRef>
          <a:fillRef idx="2">
            <a:schemeClr val="accent1"/>
          </a:fillRef>
          <a:effectRef idx="1">
            <a:schemeClr val="accent1"/>
          </a:effectRef>
          <a:fontRef idx="minor">
            <a:schemeClr val="dk1"/>
          </a:fontRef>
        </dgm:style>
      </dgm:prSet>
      <dgm:spPr/>
      <dgm:t>
        <a:bodyPr/>
        <a:lstStyle/>
        <a:p>
          <a:pPr algn="ctr"/>
          <a:r>
            <a:rPr lang="en-US" sz="1100" baseline="0">
              <a:latin typeface="Calibri" pitchFamily="34" charset="0"/>
            </a:rPr>
            <a:t>Standard Functionality</a:t>
          </a:r>
        </a:p>
      </dgm:t>
    </dgm:pt>
    <dgm:pt modelId="{A0B10620-1419-49EE-B021-C897CA54160D}" type="parTrans" cxnId="{A07011B7-47B2-49EE-BEA3-DA7656B29D2C}">
      <dgm:prSet/>
      <dgm:spPr/>
      <dgm:t>
        <a:bodyPr/>
        <a:lstStyle/>
        <a:p>
          <a:pPr algn="ctr"/>
          <a:endParaRPr lang="en-US"/>
        </a:p>
      </dgm:t>
    </dgm:pt>
    <dgm:pt modelId="{D0A51C2E-D1D5-4B1B-A2CB-91592C2C13A9}" type="sibTrans" cxnId="{A07011B7-47B2-49EE-BEA3-DA7656B29D2C}">
      <dgm:prSet/>
      <dgm:spPr/>
      <dgm:t>
        <a:bodyPr/>
        <a:lstStyle/>
        <a:p>
          <a:pPr algn="ctr"/>
          <a:endParaRPr lang="en-US"/>
        </a:p>
      </dgm:t>
    </dgm:pt>
    <dgm:pt modelId="{EFD078E7-FB74-4EA8-B5AD-3A8FE712A311}">
      <dgm:prSet phldrT="[Text]" custT="1">
        <dgm:style>
          <a:lnRef idx="1">
            <a:schemeClr val="accent2"/>
          </a:lnRef>
          <a:fillRef idx="2">
            <a:schemeClr val="accent2"/>
          </a:fillRef>
          <a:effectRef idx="1">
            <a:schemeClr val="accent2"/>
          </a:effectRef>
          <a:fontRef idx="minor">
            <a:schemeClr val="dk1"/>
          </a:fontRef>
        </dgm:style>
      </dgm:prSet>
      <dgm:spPr/>
      <dgm:t>
        <a:bodyPr/>
        <a:lstStyle/>
        <a:p>
          <a:pPr algn="ctr"/>
          <a:r>
            <a:rPr lang="en-US" sz="1100" baseline="0">
              <a:latin typeface="Calibri" pitchFamily="34" charset="0"/>
            </a:rPr>
            <a:t>Customized/Integrated  Functionality</a:t>
          </a:r>
        </a:p>
      </dgm:t>
    </dgm:pt>
    <dgm:pt modelId="{E37AD68C-1398-4A36-A1BA-84A02CCBFE5B}" type="parTrans" cxnId="{11C43D62-BC3F-4E77-92D8-2FCD3F083CED}">
      <dgm:prSet/>
      <dgm:spPr/>
      <dgm:t>
        <a:bodyPr/>
        <a:lstStyle/>
        <a:p>
          <a:pPr algn="ctr"/>
          <a:endParaRPr lang="en-US"/>
        </a:p>
      </dgm:t>
    </dgm:pt>
    <dgm:pt modelId="{396D336D-1C76-452B-959D-926815E0F737}" type="sibTrans" cxnId="{11C43D62-BC3F-4E77-92D8-2FCD3F083CED}">
      <dgm:prSet/>
      <dgm:spPr/>
      <dgm:t>
        <a:bodyPr/>
        <a:lstStyle/>
        <a:p>
          <a:pPr algn="ctr"/>
          <a:endParaRPr lang="en-US"/>
        </a:p>
      </dgm:t>
    </dgm:pt>
    <dgm:pt modelId="{9144683D-4407-4770-A848-D1574241C5D8}">
      <dgm:prSet custT="1"/>
      <dgm:spPr/>
      <dgm:t>
        <a:bodyPr/>
        <a:lstStyle/>
        <a:p>
          <a:r>
            <a:rPr lang="en-US" sz="1100"/>
            <a:t>Data Collection</a:t>
          </a:r>
        </a:p>
        <a:p>
          <a:r>
            <a:rPr lang="en-US" sz="1100"/>
            <a:t>on Portal</a:t>
          </a:r>
        </a:p>
      </dgm:t>
    </dgm:pt>
    <dgm:pt modelId="{E80B16C5-EDE4-434B-9C91-B351D28A9D55}" type="parTrans" cxnId="{B19A3912-F2F2-4DA9-89BD-06FADEE0475C}">
      <dgm:prSet/>
      <dgm:spPr/>
      <dgm:t>
        <a:bodyPr/>
        <a:lstStyle/>
        <a:p>
          <a:endParaRPr lang="en-US"/>
        </a:p>
      </dgm:t>
    </dgm:pt>
    <dgm:pt modelId="{59254362-E924-4029-AA14-F6C7FEB4CCFD}" type="sibTrans" cxnId="{B19A3912-F2F2-4DA9-89BD-06FADEE0475C}">
      <dgm:prSet/>
      <dgm:spPr/>
      <dgm:t>
        <a:bodyPr/>
        <a:lstStyle/>
        <a:p>
          <a:endParaRPr lang="en-US"/>
        </a:p>
      </dgm:t>
    </dgm:pt>
    <dgm:pt modelId="{55EA3462-56F1-4304-857B-6C701F53B5AF}">
      <dgm:prSet custT="1"/>
      <dgm:spPr/>
      <dgm:t>
        <a:bodyPr/>
        <a:lstStyle/>
        <a:p>
          <a:r>
            <a:rPr lang="en-US" sz="1100" baseline="0">
              <a:latin typeface="Calibri" pitchFamily="34" charset="0"/>
            </a:rPr>
            <a:t>Accreditation on Portal, NAV &amp; Sharepoint</a:t>
          </a:r>
        </a:p>
      </dgm:t>
    </dgm:pt>
    <dgm:pt modelId="{5220FD1B-C48A-4DF0-9C33-6AD6190D6198}" type="parTrans" cxnId="{85169FA2-D5CE-432B-B5B9-0C93F3FAA9CC}">
      <dgm:prSet/>
      <dgm:spPr/>
      <dgm:t>
        <a:bodyPr/>
        <a:lstStyle/>
        <a:p>
          <a:endParaRPr lang="en-US"/>
        </a:p>
      </dgm:t>
    </dgm:pt>
    <dgm:pt modelId="{966C34F7-CF81-4B10-9DEE-9530C957F3DE}" type="sibTrans" cxnId="{85169FA2-D5CE-432B-B5B9-0C93F3FAA9CC}">
      <dgm:prSet/>
      <dgm:spPr/>
      <dgm:t>
        <a:bodyPr/>
        <a:lstStyle/>
        <a:p>
          <a:endParaRPr lang="en-US"/>
        </a:p>
      </dgm:t>
    </dgm:pt>
    <dgm:pt modelId="{5DCAB1F8-5D19-47C5-BE83-381F9F8520DD}">
      <dgm:prSet custT="1"/>
      <dgm:spPr/>
      <dgm:t>
        <a:bodyPr/>
        <a:lstStyle/>
        <a:p>
          <a:r>
            <a:rPr lang="en-US" sz="1100" baseline="0">
              <a:latin typeface="Calibri" pitchFamily="34" charset="0"/>
            </a:rPr>
            <a:t>Quality Audit</a:t>
          </a:r>
        </a:p>
      </dgm:t>
    </dgm:pt>
    <dgm:pt modelId="{86DB7CB3-9881-4DD7-ABF9-C74FBB883B5B}" type="parTrans" cxnId="{8688AF55-E95D-415E-AD3E-687C1CCCC5A5}">
      <dgm:prSet/>
      <dgm:spPr/>
      <dgm:t>
        <a:bodyPr/>
        <a:lstStyle/>
        <a:p>
          <a:endParaRPr lang="en-US"/>
        </a:p>
      </dgm:t>
    </dgm:pt>
    <dgm:pt modelId="{C6AFB850-933C-47E8-8113-6D1ADDD7E8FE}" type="sibTrans" cxnId="{8688AF55-E95D-415E-AD3E-687C1CCCC5A5}">
      <dgm:prSet/>
      <dgm:spPr/>
      <dgm:t>
        <a:bodyPr/>
        <a:lstStyle/>
        <a:p>
          <a:endParaRPr lang="en-US"/>
        </a:p>
      </dgm:t>
    </dgm:pt>
    <dgm:pt modelId="{0A1CEECB-0F61-44E2-8146-F79D892770E3}">
      <dgm:prSet phldrT="[Text]" custT="1">
        <dgm:style>
          <a:lnRef idx="1">
            <a:schemeClr val="accent1"/>
          </a:lnRef>
          <a:fillRef idx="2">
            <a:schemeClr val="accent1"/>
          </a:fillRef>
          <a:effectRef idx="1">
            <a:schemeClr val="accent1"/>
          </a:effectRef>
          <a:fontRef idx="minor">
            <a:schemeClr val="dk1"/>
          </a:fontRef>
        </dgm:style>
      </dgm:prSet>
      <dgm:spPr/>
      <dgm:t>
        <a:bodyPr/>
        <a:lstStyle/>
        <a:p>
          <a:pPr algn="ctr"/>
          <a:r>
            <a:rPr lang="en-US" sz="1100" baseline="0">
              <a:latin typeface="Calibri" pitchFamily="34" charset="0"/>
            </a:rPr>
            <a:t>Financial Management</a:t>
          </a:r>
        </a:p>
      </dgm:t>
    </dgm:pt>
    <dgm:pt modelId="{B072E985-C6EE-4DF7-B7F4-A9805CAA02CA}" type="sibTrans" cxnId="{B6B3253E-A465-4915-8BF0-D5351C76D2CB}">
      <dgm:prSet/>
      <dgm:spPr/>
      <dgm:t>
        <a:bodyPr/>
        <a:lstStyle/>
        <a:p>
          <a:pPr algn="ctr"/>
          <a:endParaRPr lang="en-US"/>
        </a:p>
      </dgm:t>
    </dgm:pt>
    <dgm:pt modelId="{495684BC-6255-4B2C-8E52-20BDA6EBE7A2}" type="parTrans" cxnId="{B6B3253E-A465-4915-8BF0-D5351C76D2CB}">
      <dgm:prSet/>
      <dgm:spPr/>
      <dgm:t>
        <a:bodyPr/>
        <a:lstStyle/>
        <a:p>
          <a:pPr algn="ctr"/>
          <a:endParaRPr lang="en-US"/>
        </a:p>
      </dgm:t>
    </dgm:pt>
    <dgm:pt modelId="{37E18D32-44B5-4950-B081-4B28B308D4A2}" type="pres">
      <dgm:prSet presAssocID="{9F4E050D-122E-4374-85B5-8C5FADEA0E26}" presName="diagram" presStyleCnt="0">
        <dgm:presLayoutVars>
          <dgm:chPref val="1"/>
          <dgm:dir/>
          <dgm:animOne val="branch"/>
          <dgm:animLvl val="lvl"/>
          <dgm:resizeHandles val="exact"/>
        </dgm:presLayoutVars>
      </dgm:prSet>
      <dgm:spPr/>
      <dgm:t>
        <a:bodyPr/>
        <a:lstStyle/>
        <a:p>
          <a:endParaRPr lang="en-US"/>
        </a:p>
      </dgm:t>
    </dgm:pt>
    <dgm:pt modelId="{249055D1-8017-4C08-A149-D2184A151820}" type="pres">
      <dgm:prSet presAssocID="{6C393302-3E28-44A5-9A76-B012D9823B6C}" presName="root1" presStyleCnt="0"/>
      <dgm:spPr/>
    </dgm:pt>
    <dgm:pt modelId="{C9DD1332-D775-4A35-A05D-0E4EC06FA7E9}" type="pres">
      <dgm:prSet presAssocID="{6C393302-3E28-44A5-9A76-B012D9823B6C}" presName="LevelOneTextNode" presStyleLbl="node0" presStyleIdx="0" presStyleCnt="1">
        <dgm:presLayoutVars>
          <dgm:chPref val="3"/>
        </dgm:presLayoutVars>
      </dgm:prSet>
      <dgm:spPr/>
      <dgm:t>
        <a:bodyPr/>
        <a:lstStyle/>
        <a:p>
          <a:endParaRPr lang="en-US"/>
        </a:p>
      </dgm:t>
    </dgm:pt>
    <dgm:pt modelId="{179E3F9E-FD75-4E34-B562-64E7A484BAF9}" type="pres">
      <dgm:prSet presAssocID="{6C393302-3E28-44A5-9A76-B012D9823B6C}" presName="level2hierChild" presStyleCnt="0"/>
      <dgm:spPr/>
    </dgm:pt>
    <dgm:pt modelId="{81A40E69-EFAD-473C-8832-353505A9A191}" type="pres">
      <dgm:prSet presAssocID="{A0B10620-1419-49EE-B021-C897CA54160D}" presName="conn2-1" presStyleLbl="parChTrans1D2" presStyleIdx="0" presStyleCnt="2"/>
      <dgm:spPr/>
      <dgm:t>
        <a:bodyPr/>
        <a:lstStyle/>
        <a:p>
          <a:endParaRPr lang="en-US"/>
        </a:p>
      </dgm:t>
    </dgm:pt>
    <dgm:pt modelId="{06419468-B2E3-4FF9-BF70-302D165FB0D1}" type="pres">
      <dgm:prSet presAssocID="{A0B10620-1419-49EE-B021-C897CA54160D}" presName="connTx" presStyleLbl="parChTrans1D2" presStyleIdx="0" presStyleCnt="2"/>
      <dgm:spPr/>
      <dgm:t>
        <a:bodyPr/>
        <a:lstStyle/>
        <a:p>
          <a:endParaRPr lang="en-US"/>
        </a:p>
      </dgm:t>
    </dgm:pt>
    <dgm:pt modelId="{AF238F3F-02C4-4CA9-9775-B779FFAF0B78}" type="pres">
      <dgm:prSet presAssocID="{DDE37365-9050-4DCB-BFCB-7BB43D7F7FB7}" presName="root2" presStyleCnt="0"/>
      <dgm:spPr/>
    </dgm:pt>
    <dgm:pt modelId="{24762FB7-7ED1-4E58-B828-D51CD5168817}" type="pres">
      <dgm:prSet presAssocID="{DDE37365-9050-4DCB-BFCB-7BB43D7F7FB7}" presName="LevelTwoTextNode" presStyleLbl="node2" presStyleIdx="0" presStyleCnt="2">
        <dgm:presLayoutVars>
          <dgm:chPref val="3"/>
        </dgm:presLayoutVars>
      </dgm:prSet>
      <dgm:spPr/>
      <dgm:t>
        <a:bodyPr/>
        <a:lstStyle/>
        <a:p>
          <a:endParaRPr lang="en-US"/>
        </a:p>
      </dgm:t>
    </dgm:pt>
    <dgm:pt modelId="{B7418588-27AA-4A45-BAED-174FB5341A71}" type="pres">
      <dgm:prSet presAssocID="{DDE37365-9050-4DCB-BFCB-7BB43D7F7FB7}" presName="level3hierChild" presStyleCnt="0"/>
      <dgm:spPr/>
    </dgm:pt>
    <dgm:pt modelId="{F0C30EC0-8093-4939-A987-2AE3B671B98B}" type="pres">
      <dgm:prSet presAssocID="{495684BC-6255-4B2C-8E52-20BDA6EBE7A2}" presName="conn2-1" presStyleLbl="parChTrans1D3" presStyleIdx="0" presStyleCnt="4"/>
      <dgm:spPr/>
      <dgm:t>
        <a:bodyPr/>
        <a:lstStyle/>
        <a:p>
          <a:endParaRPr lang="en-US"/>
        </a:p>
      </dgm:t>
    </dgm:pt>
    <dgm:pt modelId="{CCD92C9A-62B8-48FC-9B1B-00ADD6EF36A6}" type="pres">
      <dgm:prSet presAssocID="{495684BC-6255-4B2C-8E52-20BDA6EBE7A2}" presName="connTx" presStyleLbl="parChTrans1D3" presStyleIdx="0" presStyleCnt="4"/>
      <dgm:spPr/>
      <dgm:t>
        <a:bodyPr/>
        <a:lstStyle/>
        <a:p>
          <a:endParaRPr lang="en-US"/>
        </a:p>
      </dgm:t>
    </dgm:pt>
    <dgm:pt modelId="{AD6651B5-D02B-4140-8986-E77498C28A22}" type="pres">
      <dgm:prSet presAssocID="{0A1CEECB-0F61-44E2-8146-F79D892770E3}" presName="root2" presStyleCnt="0"/>
      <dgm:spPr/>
    </dgm:pt>
    <dgm:pt modelId="{9956B6E9-B8F4-4647-BF7B-0CADCAFD5C34}" type="pres">
      <dgm:prSet presAssocID="{0A1CEECB-0F61-44E2-8146-F79D892770E3}" presName="LevelTwoTextNode" presStyleLbl="node3" presStyleIdx="0" presStyleCnt="4">
        <dgm:presLayoutVars>
          <dgm:chPref val="3"/>
        </dgm:presLayoutVars>
      </dgm:prSet>
      <dgm:spPr/>
      <dgm:t>
        <a:bodyPr/>
        <a:lstStyle/>
        <a:p>
          <a:endParaRPr lang="en-US"/>
        </a:p>
      </dgm:t>
    </dgm:pt>
    <dgm:pt modelId="{AD1CD514-AD99-48F5-B3E1-3754434A9A67}" type="pres">
      <dgm:prSet presAssocID="{0A1CEECB-0F61-44E2-8146-F79D892770E3}" presName="level3hierChild" presStyleCnt="0"/>
      <dgm:spPr/>
    </dgm:pt>
    <dgm:pt modelId="{9838861E-54B7-41E5-AA1E-97EE2912B2A2}" type="pres">
      <dgm:prSet presAssocID="{E37AD68C-1398-4A36-A1BA-84A02CCBFE5B}" presName="conn2-1" presStyleLbl="parChTrans1D2" presStyleIdx="1" presStyleCnt="2"/>
      <dgm:spPr/>
      <dgm:t>
        <a:bodyPr/>
        <a:lstStyle/>
        <a:p>
          <a:endParaRPr lang="en-US"/>
        </a:p>
      </dgm:t>
    </dgm:pt>
    <dgm:pt modelId="{7CD3D346-8FEE-4061-866C-75D58682829C}" type="pres">
      <dgm:prSet presAssocID="{E37AD68C-1398-4A36-A1BA-84A02CCBFE5B}" presName="connTx" presStyleLbl="parChTrans1D2" presStyleIdx="1" presStyleCnt="2"/>
      <dgm:spPr/>
      <dgm:t>
        <a:bodyPr/>
        <a:lstStyle/>
        <a:p>
          <a:endParaRPr lang="en-US"/>
        </a:p>
      </dgm:t>
    </dgm:pt>
    <dgm:pt modelId="{55A7DFF0-88F5-477F-AC4A-A76E6418D860}" type="pres">
      <dgm:prSet presAssocID="{EFD078E7-FB74-4EA8-B5AD-3A8FE712A311}" presName="root2" presStyleCnt="0"/>
      <dgm:spPr/>
    </dgm:pt>
    <dgm:pt modelId="{960B8980-DF80-46E4-9B29-D798AE516493}" type="pres">
      <dgm:prSet presAssocID="{EFD078E7-FB74-4EA8-B5AD-3A8FE712A311}" presName="LevelTwoTextNode" presStyleLbl="node2" presStyleIdx="1" presStyleCnt="2">
        <dgm:presLayoutVars>
          <dgm:chPref val="3"/>
        </dgm:presLayoutVars>
      </dgm:prSet>
      <dgm:spPr/>
      <dgm:t>
        <a:bodyPr/>
        <a:lstStyle/>
        <a:p>
          <a:endParaRPr lang="en-US"/>
        </a:p>
      </dgm:t>
    </dgm:pt>
    <dgm:pt modelId="{D38337CE-79E3-4328-98CA-4AF2A08D1CB7}" type="pres">
      <dgm:prSet presAssocID="{EFD078E7-FB74-4EA8-B5AD-3A8FE712A311}" presName="level3hierChild" presStyleCnt="0"/>
      <dgm:spPr/>
    </dgm:pt>
    <dgm:pt modelId="{3B2C6955-C6DB-40B2-9515-7EC11620763C}" type="pres">
      <dgm:prSet presAssocID="{E80B16C5-EDE4-434B-9C91-B351D28A9D55}" presName="conn2-1" presStyleLbl="parChTrans1D3" presStyleIdx="1" presStyleCnt="4"/>
      <dgm:spPr/>
      <dgm:t>
        <a:bodyPr/>
        <a:lstStyle/>
        <a:p>
          <a:endParaRPr lang="en-US"/>
        </a:p>
      </dgm:t>
    </dgm:pt>
    <dgm:pt modelId="{565EDA30-0AB1-48D4-8C35-CAAB6EF5F6C1}" type="pres">
      <dgm:prSet presAssocID="{E80B16C5-EDE4-434B-9C91-B351D28A9D55}" presName="connTx" presStyleLbl="parChTrans1D3" presStyleIdx="1" presStyleCnt="4"/>
      <dgm:spPr/>
      <dgm:t>
        <a:bodyPr/>
        <a:lstStyle/>
        <a:p>
          <a:endParaRPr lang="en-US"/>
        </a:p>
      </dgm:t>
    </dgm:pt>
    <dgm:pt modelId="{05654394-3BCB-4DE7-A1CE-1231270173D7}" type="pres">
      <dgm:prSet presAssocID="{9144683D-4407-4770-A848-D1574241C5D8}" presName="root2" presStyleCnt="0"/>
      <dgm:spPr/>
    </dgm:pt>
    <dgm:pt modelId="{219987DE-7C4D-47E0-8757-AEC1ED77106A}" type="pres">
      <dgm:prSet presAssocID="{9144683D-4407-4770-A848-D1574241C5D8}" presName="LevelTwoTextNode" presStyleLbl="node3" presStyleIdx="1" presStyleCnt="4">
        <dgm:presLayoutVars>
          <dgm:chPref val="3"/>
        </dgm:presLayoutVars>
      </dgm:prSet>
      <dgm:spPr/>
      <dgm:t>
        <a:bodyPr/>
        <a:lstStyle/>
        <a:p>
          <a:endParaRPr lang="en-US"/>
        </a:p>
      </dgm:t>
    </dgm:pt>
    <dgm:pt modelId="{3A6A42E0-0DAC-4C92-A66F-AB3C39ABC8B6}" type="pres">
      <dgm:prSet presAssocID="{9144683D-4407-4770-A848-D1574241C5D8}" presName="level3hierChild" presStyleCnt="0"/>
      <dgm:spPr/>
    </dgm:pt>
    <dgm:pt modelId="{063CAF00-F399-4F45-A7FB-8D7046A3C509}" type="pres">
      <dgm:prSet presAssocID="{86DB7CB3-9881-4DD7-ABF9-C74FBB883B5B}" presName="conn2-1" presStyleLbl="parChTrans1D3" presStyleIdx="2" presStyleCnt="4"/>
      <dgm:spPr/>
      <dgm:t>
        <a:bodyPr/>
        <a:lstStyle/>
        <a:p>
          <a:endParaRPr lang="en-US"/>
        </a:p>
      </dgm:t>
    </dgm:pt>
    <dgm:pt modelId="{B25915EA-CB21-40CE-9701-793175E984D0}" type="pres">
      <dgm:prSet presAssocID="{86DB7CB3-9881-4DD7-ABF9-C74FBB883B5B}" presName="connTx" presStyleLbl="parChTrans1D3" presStyleIdx="2" presStyleCnt="4"/>
      <dgm:spPr/>
      <dgm:t>
        <a:bodyPr/>
        <a:lstStyle/>
        <a:p>
          <a:endParaRPr lang="en-US"/>
        </a:p>
      </dgm:t>
    </dgm:pt>
    <dgm:pt modelId="{93C249FF-79E4-402A-92BF-7F47CEA29CB0}" type="pres">
      <dgm:prSet presAssocID="{5DCAB1F8-5D19-47C5-BE83-381F9F8520DD}" presName="root2" presStyleCnt="0"/>
      <dgm:spPr/>
    </dgm:pt>
    <dgm:pt modelId="{A9C3EAB3-E2B3-4A77-8A21-A0DD6F2922EB}" type="pres">
      <dgm:prSet presAssocID="{5DCAB1F8-5D19-47C5-BE83-381F9F8520DD}" presName="LevelTwoTextNode" presStyleLbl="node3" presStyleIdx="2" presStyleCnt="4">
        <dgm:presLayoutVars>
          <dgm:chPref val="3"/>
        </dgm:presLayoutVars>
      </dgm:prSet>
      <dgm:spPr/>
      <dgm:t>
        <a:bodyPr/>
        <a:lstStyle/>
        <a:p>
          <a:endParaRPr lang="en-US"/>
        </a:p>
      </dgm:t>
    </dgm:pt>
    <dgm:pt modelId="{0DA1F11A-EC15-4B50-953E-A10D7B33495B}" type="pres">
      <dgm:prSet presAssocID="{5DCAB1F8-5D19-47C5-BE83-381F9F8520DD}" presName="level3hierChild" presStyleCnt="0"/>
      <dgm:spPr/>
    </dgm:pt>
    <dgm:pt modelId="{18E2AF6D-F362-4C04-B713-5ED2181213ED}" type="pres">
      <dgm:prSet presAssocID="{5220FD1B-C48A-4DF0-9C33-6AD6190D6198}" presName="conn2-1" presStyleLbl="parChTrans1D3" presStyleIdx="3" presStyleCnt="4"/>
      <dgm:spPr/>
      <dgm:t>
        <a:bodyPr/>
        <a:lstStyle/>
        <a:p>
          <a:endParaRPr lang="en-US"/>
        </a:p>
      </dgm:t>
    </dgm:pt>
    <dgm:pt modelId="{51B07292-5B11-4B30-8197-82D9714B285B}" type="pres">
      <dgm:prSet presAssocID="{5220FD1B-C48A-4DF0-9C33-6AD6190D6198}" presName="connTx" presStyleLbl="parChTrans1D3" presStyleIdx="3" presStyleCnt="4"/>
      <dgm:spPr/>
      <dgm:t>
        <a:bodyPr/>
        <a:lstStyle/>
        <a:p>
          <a:endParaRPr lang="en-US"/>
        </a:p>
      </dgm:t>
    </dgm:pt>
    <dgm:pt modelId="{2192623E-D476-45FD-A2D5-7979AB1A82D8}" type="pres">
      <dgm:prSet presAssocID="{55EA3462-56F1-4304-857B-6C701F53B5AF}" presName="root2" presStyleCnt="0"/>
      <dgm:spPr/>
    </dgm:pt>
    <dgm:pt modelId="{D475B799-E4BD-4B48-BC61-DDEF78B86FD4}" type="pres">
      <dgm:prSet presAssocID="{55EA3462-56F1-4304-857B-6C701F53B5AF}" presName="LevelTwoTextNode" presStyleLbl="node3" presStyleIdx="3" presStyleCnt="4">
        <dgm:presLayoutVars>
          <dgm:chPref val="3"/>
        </dgm:presLayoutVars>
      </dgm:prSet>
      <dgm:spPr/>
      <dgm:t>
        <a:bodyPr/>
        <a:lstStyle/>
        <a:p>
          <a:endParaRPr lang="en-US"/>
        </a:p>
      </dgm:t>
    </dgm:pt>
    <dgm:pt modelId="{AE321B24-53D7-4D80-A2F6-42707A04CE52}" type="pres">
      <dgm:prSet presAssocID="{55EA3462-56F1-4304-857B-6C701F53B5AF}" presName="level3hierChild" presStyleCnt="0"/>
      <dgm:spPr/>
    </dgm:pt>
  </dgm:ptLst>
  <dgm:cxnLst>
    <dgm:cxn modelId="{24F2305C-EC22-4D93-A5A2-FBAB847A19DD}" type="presOf" srcId="{495684BC-6255-4B2C-8E52-20BDA6EBE7A2}" destId="{CCD92C9A-62B8-48FC-9B1B-00ADD6EF36A6}" srcOrd="1" destOrd="0" presId="urn:microsoft.com/office/officeart/2005/8/layout/hierarchy2"/>
    <dgm:cxn modelId="{B044605D-F48A-4172-A0CA-6A94CA45FF78}" type="presOf" srcId="{5DCAB1F8-5D19-47C5-BE83-381F9F8520DD}" destId="{A9C3EAB3-E2B3-4A77-8A21-A0DD6F2922EB}" srcOrd="0" destOrd="0" presId="urn:microsoft.com/office/officeart/2005/8/layout/hierarchy2"/>
    <dgm:cxn modelId="{85169FA2-D5CE-432B-B5B9-0C93F3FAA9CC}" srcId="{EFD078E7-FB74-4EA8-B5AD-3A8FE712A311}" destId="{55EA3462-56F1-4304-857B-6C701F53B5AF}" srcOrd="2" destOrd="0" parTransId="{5220FD1B-C48A-4DF0-9C33-6AD6190D6198}" sibTransId="{966C34F7-CF81-4B10-9DEE-9530C957F3DE}"/>
    <dgm:cxn modelId="{E79DA1AA-0029-4676-B760-97C20A1D6B8C}" type="presOf" srcId="{E37AD68C-1398-4A36-A1BA-84A02CCBFE5B}" destId="{7CD3D346-8FEE-4061-866C-75D58682829C}" srcOrd="1" destOrd="0" presId="urn:microsoft.com/office/officeart/2005/8/layout/hierarchy2"/>
    <dgm:cxn modelId="{A07011B7-47B2-49EE-BEA3-DA7656B29D2C}" srcId="{6C393302-3E28-44A5-9A76-B012D9823B6C}" destId="{DDE37365-9050-4DCB-BFCB-7BB43D7F7FB7}" srcOrd="0" destOrd="0" parTransId="{A0B10620-1419-49EE-B021-C897CA54160D}" sibTransId="{D0A51C2E-D1D5-4B1B-A2CB-91592C2C13A9}"/>
    <dgm:cxn modelId="{01A76C4E-5DFE-4414-8A51-0A29820A8538}" type="presOf" srcId="{E80B16C5-EDE4-434B-9C91-B351D28A9D55}" destId="{565EDA30-0AB1-48D4-8C35-CAAB6EF5F6C1}" srcOrd="1" destOrd="0" presId="urn:microsoft.com/office/officeart/2005/8/layout/hierarchy2"/>
    <dgm:cxn modelId="{8688AF55-E95D-415E-AD3E-687C1CCCC5A5}" srcId="{EFD078E7-FB74-4EA8-B5AD-3A8FE712A311}" destId="{5DCAB1F8-5D19-47C5-BE83-381F9F8520DD}" srcOrd="1" destOrd="0" parTransId="{86DB7CB3-9881-4DD7-ABF9-C74FBB883B5B}" sibTransId="{C6AFB850-933C-47E8-8113-6D1ADDD7E8FE}"/>
    <dgm:cxn modelId="{18138FAB-6AFC-48FD-9DBD-0F9D85059D1A}" type="presOf" srcId="{A0B10620-1419-49EE-B021-C897CA54160D}" destId="{81A40E69-EFAD-473C-8832-353505A9A191}" srcOrd="0" destOrd="0" presId="urn:microsoft.com/office/officeart/2005/8/layout/hierarchy2"/>
    <dgm:cxn modelId="{45C424D6-FB5D-4683-920C-717236D1D958}" type="presOf" srcId="{9144683D-4407-4770-A848-D1574241C5D8}" destId="{219987DE-7C4D-47E0-8757-AEC1ED77106A}" srcOrd="0" destOrd="0" presId="urn:microsoft.com/office/officeart/2005/8/layout/hierarchy2"/>
    <dgm:cxn modelId="{11C43D62-BC3F-4E77-92D8-2FCD3F083CED}" srcId="{6C393302-3E28-44A5-9A76-B012D9823B6C}" destId="{EFD078E7-FB74-4EA8-B5AD-3A8FE712A311}" srcOrd="1" destOrd="0" parTransId="{E37AD68C-1398-4A36-A1BA-84A02CCBFE5B}" sibTransId="{396D336D-1C76-452B-959D-926815E0F737}"/>
    <dgm:cxn modelId="{33758254-FD48-45CB-BF27-A477B63124DD}" type="presOf" srcId="{55EA3462-56F1-4304-857B-6C701F53B5AF}" destId="{D475B799-E4BD-4B48-BC61-DDEF78B86FD4}" srcOrd="0" destOrd="0" presId="urn:microsoft.com/office/officeart/2005/8/layout/hierarchy2"/>
    <dgm:cxn modelId="{B6B3253E-A465-4915-8BF0-D5351C76D2CB}" srcId="{DDE37365-9050-4DCB-BFCB-7BB43D7F7FB7}" destId="{0A1CEECB-0F61-44E2-8146-F79D892770E3}" srcOrd="0" destOrd="0" parTransId="{495684BC-6255-4B2C-8E52-20BDA6EBE7A2}" sibTransId="{B072E985-C6EE-4DF7-B7F4-A9805CAA02CA}"/>
    <dgm:cxn modelId="{3AE9E2F4-53F9-4A38-8C94-3E73D1D066E7}" type="presOf" srcId="{5220FD1B-C48A-4DF0-9C33-6AD6190D6198}" destId="{18E2AF6D-F362-4C04-B713-5ED2181213ED}" srcOrd="0" destOrd="0" presId="urn:microsoft.com/office/officeart/2005/8/layout/hierarchy2"/>
    <dgm:cxn modelId="{2953970C-C623-4499-86FB-F9A5F682C138}" type="presOf" srcId="{DDE37365-9050-4DCB-BFCB-7BB43D7F7FB7}" destId="{24762FB7-7ED1-4E58-B828-D51CD5168817}" srcOrd="0" destOrd="0" presId="urn:microsoft.com/office/officeart/2005/8/layout/hierarchy2"/>
    <dgm:cxn modelId="{E459B2CA-2BDB-4724-933D-E68D7302467B}" type="presOf" srcId="{A0B10620-1419-49EE-B021-C897CA54160D}" destId="{06419468-B2E3-4FF9-BF70-302D165FB0D1}" srcOrd="1" destOrd="0" presId="urn:microsoft.com/office/officeart/2005/8/layout/hierarchy2"/>
    <dgm:cxn modelId="{76644820-0FB7-4311-9893-7B4B1103C2F6}" type="presOf" srcId="{E80B16C5-EDE4-434B-9C91-B351D28A9D55}" destId="{3B2C6955-C6DB-40B2-9515-7EC11620763C}" srcOrd="0" destOrd="0" presId="urn:microsoft.com/office/officeart/2005/8/layout/hierarchy2"/>
    <dgm:cxn modelId="{2BA7A221-15BD-41DC-AEBC-78305280C8C4}" type="presOf" srcId="{9F4E050D-122E-4374-85B5-8C5FADEA0E26}" destId="{37E18D32-44B5-4950-B081-4B28B308D4A2}" srcOrd="0" destOrd="0" presId="urn:microsoft.com/office/officeart/2005/8/layout/hierarchy2"/>
    <dgm:cxn modelId="{2B2E02F8-235A-4722-91A8-8EB0FFE34346}" type="presOf" srcId="{5220FD1B-C48A-4DF0-9C33-6AD6190D6198}" destId="{51B07292-5B11-4B30-8197-82D9714B285B}" srcOrd="1" destOrd="0" presId="urn:microsoft.com/office/officeart/2005/8/layout/hierarchy2"/>
    <dgm:cxn modelId="{44198192-4222-40AB-92AE-3C9F1218DD98}" srcId="{9F4E050D-122E-4374-85B5-8C5FADEA0E26}" destId="{6C393302-3E28-44A5-9A76-B012D9823B6C}" srcOrd="0" destOrd="0" parTransId="{B8352BE3-0440-4533-85F4-30B0736233E3}" sibTransId="{A3EC738A-CC36-439F-AEDE-A971A0124328}"/>
    <dgm:cxn modelId="{AEDD4F6A-216F-4F2B-B7EA-DD0267B8AE6F}" type="presOf" srcId="{86DB7CB3-9881-4DD7-ABF9-C74FBB883B5B}" destId="{B25915EA-CB21-40CE-9701-793175E984D0}" srcOrd="1" destOrd="0" presId="urn:microsoft.com/office/officeart/2005/8/layout/hierarchy2"/>
    <dgm:cxn modelId="{965F5CFC-045C-4444-9F7C-38F94DCEC070}" type="presOf" srcId="{86DB7CB3-9881-4DD7-ABF9-C74FBB883B5B}" destId="{063CAF00-F399-4F45-A7FB-8D7046A3C509}" srcOrd="0" destOrd="0" presId="urn:microsoft.com/office/officeart/2005/8/layout/hierarchy2"/>
    <dgm:cxn modelId="{EBABC5EB-D682-4B5F-B118-DDFCADBEC073}" type="presOf" srcId="{E37AD68C-1398-4A36-A1BA-84A02CCBFE5B}" destId="{9838861E-54B7-41E5-AA1E-97EE2912B2A2}" srcOrd="0" destOrd="0" presId="urn:microsoft.com/office/officeart/2005/8/layout/hierarchy2"/>
    <dgm:cxn modelId="{B19A3912-F2F2-4DA9-89BD-06FADEE0475C}" srcId="{EFD078E7-FB74-4EA8-B5AD-3A8FE712A311}" destId="{9144683D-4407-4770-A848-D1574241C5D8}" srcOrd="0" destOrd="0" parTransId="{E80B16C5-EDE4-434B-9C91-B351D28A9D55}" sibTransId="{59254362-E924-4029-AA14-F6C7FEB4CCFD}"/>
    <dgm:cxn modelId="{81D1DF74-196A-426D-9312-5359FE028698}" type="presOf" srcId="{0A1CEECB-0F61-44E2-8146-F79D892770E3}" destId="{9956B6E9-B8F4-4647-BF7B-0CADCAFD5C34}" srcOrd="0" destOrd="0" presId="urn:microsoft.com/office/officeart/2005/8/layout/hierarchy2"/>
    <dgm:cxn modelId="{35B27E39-BB40-42AA-B708-B94DDCA5CD83}" type="presOf" srcId="{6C393302-3E28-44A5-9A76-B012D9823B6C}" destId="{C9DD1332-D775-4A35-A05D-0E4EC06FA7E9}" srcOrd="0" destOrd="0" presId="urn:microsoft.com/office/officeart/2005/8/layout/hierarchy2"/>
    <dgm:cxn modelId="{68F7823A-8698-45A3-9FFE-D46A4CFC58AF}" type="presOf" srcId="{EFD078E7-FB74-4EA8-B5AD-3A8FE712A311}" destId="{960B8980-DF80-46E4-9B29-D798AE516493}" srcOrd="0" destOrd="0" presId="urn:microsoft.com/office/officeart/2005/8/layout/hierarchy2"/>
    <dgm:cxn modelId="{D405438F-5E26-4A02-B3E8-AD7086F2A409}" type="presOf" srcId="{495684BC-6255-4B2C-8E52-20BDA6EBE7A2}" destId="{F0C30EC0-8093-4939-A987-2AE3B671B98B}" srcOrd="0" destOrd="0" presId="urn:microsoft.com/office/officeart/2005/8/layout/hierarchy2"/>
    <dgm:cxn modelId="{FA790053-34CD-4072-9DC9-80E9EB4E0788}" type="presParOf" srcId="{37E18D32-44B5-4950-B081-4B28B308D4A2}" destId="{249055D1-8017-4C08-A149-D2184A151820}" srcOrd="0" destOrd="0" presId="urn:microsoft.com/office/officeart/2005/8/layout/hierarchy2"/>
    <dgm:cxn modelId="{4C7FFE4D-E71B-4ADF-9763-373C4BC44FD7}" type="presParOf" srcId="{249055D1-8017-4C08-A149-D2184A151820}" destId="{C9DD1332-D775-4A35-A05D-0E4EC06FA7E9}" srcOrd="0" destOrd="0" presId="urn:microsoft.com/office/officeart/2005/8/layout/hierarchy2"/>
    <dgm:cxn modelId="{DB877E50-1145-4597-9641-0FBC24774A89}" type="presParOf" srcId="{249055D1-8017-4C08-A149-D2184A151820}" destId="{179E3F9E-FD75-4E34-B562-64E7A484BAF9}" srcOrd="1" destOrd="0" presId="urn:microsoft.com/office/officeart/2005/8/layout/hierarchy2"/>
    <dgm:cxn modelId="{B5E37B40-6423-4854-A1D2-7E6FD62D60A8}" type="presParOf" srcId="{179E3F9E-FD75-4E34-B562-64E7A484BAF9}" destId="{81A40E69-EFAD-473C-8832-353505A9A191}" srcOrd="0" destOrd="0" presId="urn:microsoft.com/office/officeart/2005/8/layout/hierarchy2"/>
    <dgm:cxn modelId="{67A0CF15-6249-439C-9DCF-AD3845D7553B}" type="presParOf" srcId="{81A40E69-EFAD-473C-8832-353505A9A191}" destId="{06419468-B2E3-4FF9-BF70-302D165FB0D1}" srcOrd="0" destOrd="0" presId="urn:microsoft.com/office/officeart/2005/8/layout/hierarchy2"/>
    <dgm:cxn modelId="{29D89908-1D0B-4192-B27C-EDA5C648AACB}" type="presParOf" srcId="{179E3F9E-FD75-4E34-B562-64E7A484BAF9}" destId="{AF238F3F-02C4-4CA9-9775-B779FFAF0B78}" srcOrd="1" destOrd="0" presId="urn:microsoft.com/office/officeart/2005/8/layout/hierarchy2"/>
    <dgm:cxn modelId="{7B35E49C-D9E1-4105-8528-56A6C99AB6EE}" type="presParOf" srcId="{AF238F3F-02C4-4CA9-9775-B779FFAF0B78}" destId="{24762FB7-7ED1-4E58-B828-D51CD5168817}" srcOrd="0" destOrd="0" presId="urn:microsoft.com/office/officeart/2005/8/layout/hierarchy2"/>
    <dgm:cxn modelId="{9C4ED161-F5A0-4AA6-8BC5-72D756C8E1C3}" type="presParOf" srcId="{AF238F3F-02C4-4CA9-9775-B779FFAF0B78}" destId="{B7418588-27AA-4A45-BAED-174FB5341A71}" srcOrd="1" destOrd="0" presId="urn:microsoft.com/office/officeart/2005/8/layout/hierarchy2"/>
    <dgm:cxn modelId="{6E11F19F-46E5-4C39-B876-5C94B472ED88}" type="presParOf" srcId="{B7418588-27AA-4A45-BAED-174FB5341A71}" destId="{F0C30EC0-8093-4939-A987-2AE3B671B98B}" srcOrd="0" destOrd="0" presId="urn:microsoft.com/office/officeart/2005/8/layout/hierarchy2"/>
    <dgm:cxn modelId="{263374AB-D6D8-47A5-99C5-3A7806F07959}" type="presParOf" srcId="{F0C30EC0-8093-4939-A987-2AE3B671B98B}" destId="{CCD92C9A-62B8-48FC-9B1B-00ADD6EF36A6}" srcOrd="0" destOrd="0" presId="urn:microsoft.com/office/officeart/2005/8/layout/hierarchy2"/>
    <dgm:cxn modelId="{D63776C8-DF40-428D-BD6E-7662F589F48C}" type="presParOf" srcId="{B7418588-27AA-4A45-BAED-174FB5341A71}" destId="{AD6651B5-D02B-4140-8986-E77498C28A22}" srcOrd="1" destOrd="0" presId="urn:microsoft.com/office/officeart/2005/8/layout/hierarchy2"/>
    <dgm:cxn modelId="{0E28FBFC-A697-4501-821A-91387DD8953D}" type="presParOf" srcId="{AD6651B5-D02B-4140-8986-E77498C28A22}" destId="{9956B6E9-B8F4-4647-BF7B-0CADCAFD5C34}" srcOrd="0" destOrd="0" presId="urn:microsoft.com/office/officeart/2005/8/layout/hierarchy2"/>
    <dgm:cxn modelId="{07D521F1-70CF-4FDA-9A2B-0552FB7A32EC}" type="presParOf" srcId="{AD6651B5-D02B-4140-8986-E77498C28A22}" destId="{AD1CD514-AD99-48F5-B3E1-3754434A9A67}" srcOrd="1" destOrd="0" presId="urn:microsoft.com/office/officeart/2005/8/layout/hierarchy2"/>
    <dgm:cxn modelId="{BB3D9558-6A5A-4698-91F6-21BF4B297799}" type="presParOf" srcId="{179E3F9E-FD75-4E34-B562-64E7A484BAF9}" destId="{9838861E-54B7-41E5-AA1E-97EE2912B2A2}" srcOrd="2" destOrd="0" presId="urn:microsoft.com/office/officeart/2005/8/layout/hierarchy2"/>
    <dgm:cxn modelId="{8159F111-36A9-48FB-9D09-FA5ACAEC0EC0}" type="presParOf" srcId="{9838861E-54B7-41E5-AA1E-97EE2912B2A2}" destId="{7CD3D346-8FEE-4061-866C-75D58682829C}" srcOrd="0" destOrd="0" presId="urn:microsoft.com/office/officeart/2005/8/layout/hierarchy2"/>
    <dgm:cxn modelId="{C829840F-6C16-4EFD-AB2D-57A9F6C15488}" type="presParOf" srcId="{179E3F9E-FD75-4E34-B562-64E7A484BAF9}" destId="{55A7DFF0-88F5-477F-AC4A-A76E6418D860}" srcOrd="3" destOrd="0" presId="urn:microsoft.com/office/officeart/2005/8/layout/hierarchy2"/>
    <dgm:cxn modelId="{D4F98072-0F49-44B2-9112-2DB5DFD9BCD4}" type="presParOf" srcId="{55A7DFF0-88F5-477F-AC4A-A76E6418D860}" destId="{960B8980-DF80-46E4-9B29-D798AE516493}" srcOrd="0" destOrd="0" presId="urn:microsoft.com/office/officeart/2005/8/layout/hierarchy2"/>
    <dgm:cxn modelId="{2A77D79C-2432-4F8D-9395-D0CF6C8CBB32}" type="presParOf" srcId="{55A7DFF0-88F5-477F-AC4A-A76E6418D860}" destId="{D38337CE-79E3-4328-98CA-4AF2A08D1CB7}" srcOrd="1" destOrd="0" presId="urn:microsoft.com/office/officeart/2005/8/layout/hierarchy2"/>
    <dgm:cxn modelId="{709B2D7D-EC89-49F3-814B-046811F32803}" type="presParOf" srcId="{D38337CE-79E3-4328-98CA-4AF2A08D1CB7}" destId="{3B2C6955-C6DB-40B2-9515-7EC11620763C}" srcOrd="0" destOrd="0" presId="urn:microsoft.com/office/officeart/2005/8/layout/hierarchy2"/>
    <dgm:cxn modelId="{E34A1889-C5D8-4892-B4FF-85DE1631A6AF}" type="presParOf" srcId="{3B2C6955-C6DB-40B2-9515-7EC11620763C}" destId="{565EDA30-0AB1-48D4-8C35-CAAB6EF5F6C1}" srcOrd="0" destOrd="0" presId="urn:microsoft.com/office/officeart/2005/8/layout/hierarchy2"/>
    <dgm:cxn modelId="{BCED0642-609F-42FF-99C7-FD0979E9FBA5}" type="presParOf" srcId="{D38337CE-79E3-4328-98CA-4AF2A08D1CB7}" destId="{05654394-3BCB-4DE7-A1CE-1231270173D7}" srcOrd="1" destOrd="0" presId="urn:microsoft.com/office/officeart/2005/8/layout/hierarchy2"/>
    <dgm:cxn modelId="{A2A5D4C5-E723-4F50-8996-98DC3EC8C3F2}" type="presParOf" srcId="{05654394-3BCB-4DE7-A1CE-1231270173D7}" destId="{219987DE-7C4D-47E0-8757-AEC1ED77106A}" srcOrd="0" destOrd="0" presId="urn:microsoft.com/office/officeart/2005/8/layout/hierarchy2"/>
    <dgm:cxn modelId="{B3BD233F-19BD-47F4-B793-13A22C331058}" type="presParOf" srcId="{05654394-3BCB-4DE7-A1CE-1231270173D7}" destId="{3A6A42E0-0DAC-4C92-A66F-AB3C39ABC8B6}" srcOrd="1" destOrd="0" presId="urn:microsoft.com/office/officeart/2005/8/layout/hierarchy2"/>
    <dgm:cxn modelId="{106F0BA0-BA21-4C70-85F6-2474F2E59365}" type="presParOf" srcId="{D38337CE-79E3-4328-98CA-4AF2A08D1CB7}" destId="{063CAF00-F399-4F45-A7FB-8D7046A3C509}" srcOrd="2" destOrd="0" presId="urn:microsoft.com/office/officeart/2005/8/layout/hierarchy2"/>
    <dgm:cxn modelId="{F3E15DF9-9589-429F-B58D-00FC16285975}" type="presParOf" srcId="{063CAF00-F399-4F45-A7FB-8D7046A3C509}" destId="{B25915EA-CB21-40CE-9701-793175E984D0}" srcOrd="0" destOrd="0" presId="urn:microsoft.com/office/officeart/2005/8/layout/hierarchy2"/>
    <dgm:cxn modelId="{6018DEF5-58D7-4BF2-A0F7-B59A58922651}" type="presParOf" srcId="{D38337CE-79E3-4328-98CA-4AF2A08D1CB7}" destId="{93C249FF-79E4-402A-92BF-7F47CEA29CB0}" srcOrd="3" destOrd="0" presId="urn:microsoft.com/office/officeart/2005/8/layout/hierarchy2"/>
    <dgm:cxn modelId="{F5750D24-F0A5-4848-842C-E640551A8777}" type="presParOf" srcId="{93C249FF-79E4-402A-92BF-7F47CEA29CB0}" destId="{A9C3EAB3-E2B3-4A77-8A21-A0DD6F2922EB}" srcOrd="0" destOrd="0" presId="urn:microsoft.com/office/officeart/2005/8/layout/hierarchy2"/>
    <dgm:cxn modelId="{42CA1CBA-66E2-40C5-A1AC-B51C0B7DBBF2}" type="presParOf" srcId="{93C249FF-79E4-402A-92BF-7F47CEA29CB0}" destId="{0DA1F11A-EC15-4B50-953E-A10D7B33495B}" srcOrd="1" destOrd="0" presId="urn:microsoft.com/office/officeart/2005/8/layout/hierarchy2"/>
    <dgm:cxn modelId="{6BFFC23A-B86E-4866-B6DA-89D2BA37DB30}" type="presParOf" srcId="{D38337CE-79E3-4328-98CA-4AF2A08D1CB7}" destId="{18E2AF6D-F362-4C04-B713-5ED2181213ED}" srcOrd="4" destOrd="0" presId="urn:microsoft.com/office/officeart/2005/8/layout/hierarchy2"/>
    <dgm:cxn modelId="{6B190AE4-5084-4669-9CE9-ACE68976D35B}" type="presParOf" srcId="{18E2AF6D-F362-4C04-B713-5ED2181213ED}" destId="{51B07292-5B11-4B30-8197-82D9714B285B}" srcOrd="0" destOrd="0" presId="urn:microsoft.com/office/officeart/2005/8/layout/hierarchy2"/>
    <dgm:cxn modelId="{D711C3AC-710B-4B24-B0F0-CA1170C402C8}" type="presParOf" srcId="{D38337CE-79E3-4328-98CA-4AF2A08D1CB7}" destId="{2192623E-D476-45FD-A2D5-7979AB1A82D8}" srcOrd="5" destOrd="0" presId="urn:microsoft.com/office/officeart/2005/8/layout/hierarchy2"/>
    <dgm:cxn modelId="{4C1CC3E5-A707-4F5B-9A61-D38742522433}" type="presParOf" srcId="{2192623E-D476-45FD-A2D5-7979AB1A82D8}" destId="{D475B799-E4BD-4B48-BC61-DDEF78B86FD4}" srcOrd="0" destOrd="0" presId="urn:microsoft.com/office/officeart/2005/8/layout/hierarchy2"/>
    <dgm:cxn modelId="{4E769BFE-BF86-434C-93B4-332764728C36}" type="presParOf" srcId="{2192623E-D476-45FD-A2D5-7979AB1A82D8}" destId="{AE321B24-53D7-4D80-A2F6-42707A04CE52}" srcOrd="1" destOrd="0" presId="urn:microsoft.com/office/officeart/2005/8/layout/hierarchy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C1A6756-B2FA-4851-A3D9-D3D7D647F956}" type="doc">
      <dgm:prSet loTypeId="urn:microsoft.com/office/officeart/2005/8/layout/radial5" loCatId="cycle" qsTypeId="urn:microsoft.com/office/officeart/2005/8/quickstyle/simple2" qsCatId="simple" csTypeId="urn:microsoft.com/office/officeart/2005/8/colors/colorful1#4" csCatId="colorful" phldr="1"/>
      <dgm:spPr/>
      <dgm:t>
        <a:bodyPr/>
        <a:lstStyle/>
        <a:p>
          <a:endParaRPr lang="en-US"/>
        </a:p>
      </dgm:t>
    </dgm:pt>
    <dgm:pt modelId="{F223B883-B87F-43AF-8A69-76F65B2389AE}">
      <dgm:prSet phldrT="[Text]" custT="1"/>
      <dgm:spPr>
        <a:xfrm>
          <a:off x="2540886" y="1369311"/>
          <a:ext cx="976126" cy="976126"/>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en-US" sz="1000" b="0">
              <a:solidFill>
                <a:sysClr val="window" lastClr="FFFFFF"/>
              </a:solidFill>
              <a:latin typeface="Century Gothic" panose="020B0502020202020204" pitchFamily="34" charset="0"/>
              <a:ea typeface="+mn-ea"/>
              <a:cs typeface="+mn-cs"/>
            </a:rPr>
            <a:t>Financial Management</a:t>
          </a:r>
        </a:p>
      </dgm:t>
    </dgm:pt>
    <dgm:pt modelId="{22F7CAD2-A367-4CBE-ACF0-1B75490B8919}" type="parTrans" cxnId="{2F51BE2B-19D5-4453-9E30-B50929237791}">
      <dgm:prSet/>
      <dgm:spPr/>
      <dgm:t>
        <a:bodyPr/>
        <a:lstStyle/>
        <a:p>
          <a:endParaRPr lang="en-US" sz="1000">
            <a:latin typeface="Century Gothic" panose="020B0502020202020204" pitchFamily="34" charset="0"/>
          </a:endParaRPr>
        </a:p>
      </dgm:t>
    </dgm:pt>
    <dgm:pt modelId="{2B76E762-66AB-42A4-813E-CE46696D232D}" type="sibTrans" cxnId="{2F51BE2B-19D5-4453-9E30-B50929237791}">
      <dgm:prSet/>
      <dgm:spPr/>
      <dgm:t>
        <a:bodyPr/>
        <a:lstStyle/>
        <a:p>
          <a:endParaRPr lang="en-US" sz="1000">
            <a:latin typeface="Century Gothic" panose="020B0502020202020204" pitchFamily="34" charset="0"/>
          </a:endParaRPr>
        </a:p>
      </dgm:t>
    </dgm:pt>
    <dgm:pt modelId="{13988EDD-9316-43D0-AF6B-CFCE47424ABB}">
      <dgm:prSet phldrT="[Text]" custT="1"/>
      <dgm:spPr>
        <a:xfrm>
          <a:off x="2540886" y="2470"/>
          <a:ext cx="976126" cy="976126"/>
        </a:xfrm>
        <a:solidFill>
          <a:srgbClr val="C0504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en-US" sz="1000" b="0">
              <a:solidFill>
                <a:sysClr val="window" lastClr="FFFFFF"/>
              </a:solidFill>
              <a:latin typeface="Century Gothic" panose="020B0502020202020204" pitchFamily="34" charset="0"/>
              <a:ea typeface="+mn-ea"/>
              <a:cs typeface="+mn-cs"/>
            </a:rPr>
            <a:t>1. </a:t>
          </a:r>
          <a:r>
            <a:rPr lang="en-US" sz="1000" b="0">
              <a:latin typeface="Century Gothic" panose="020B0502020202020204" pitchFamily="34" charset="0"/>
            </a:rPr>
            <a:t>Chart of accounts &amp; Fiscal periods</a:t>
          </a:r>
          <a:endParaRPr lang="en-US" sz="1000" b="0">
            <a:solidFill>
              <a:sysClr val="window" lastClr="FFFFFF"/>
            </a:solidFill>
            <a:latin typeface="Century Gothic" panose="020B0502020202020204" pitchFamily="34" charset="0"/>
            <a:ea typeface="+mn-ea"/>
            <a:cs typeface="+mn-cs"/>
          </a:endParaRPr>
        </a:p>
      </dgm:t>
    </dgm:pt>
    <dgm:pt modelId="{E18FFA37-62FB-4837-B864-5865FDF70354}" type="parTrans" cxnId="{689E6896-85C4-479C-8D53-0475B8B663CD}">
      <dgm:prSet custT="1"/>
      <dgm:spPr>
        <a:xfrm rot="16200000">
          <a:off x="2925410" y="1013873"/>
          <a:ext cx="207078" cy="331882"/>
        </a:xfrm>
        <a:solidFill>
          <a:srgbClr val="C0504D">
            <a:hueOff val="0"/>
            <a:satOff val="0"/>
            <a:lumOff val="0"/>
            <a:alphaOff val="0"/>
          </a:srgbClr>
        </a:solidFill>
        <a:ln>
          <a:noFill/>
        </a:ln>
        <a:effectLst>
          <a:outerShdw blurRad="40000" dist="20000" dir="5400000" rotWithShape="0">
            <a:srgbClr val="000000">
              <a:alpha val="38000"/>
            </a:srgbClr>
          </a:outerShdw>
        </a:effectLst>
      </dgm:spPr>
      <dgm:t>
        <a:bodyPr/>
        <a:lstStyle/>
        <a:p>
          <a:endParaRPr lang="en-US" sz="1000" b="0">
            <a:solidFill>
              <a:sysClr val="window" lastClr="FFFFFF"/>
            </a:solidFill>
            <a:latin typeface="Century Gothic" panose="020B0502020202020204" pitchFamily="34" charset="0"/>
            <a:ea typeface="+mn-ea"/>
            <a:cs typeface="+mn-cs"/>
          </a:endParaRPr>
        </a:p>
      </dgm:t>
    </dgm:pt>
    <dgm:pt modelId="{755A9F31-523F-4EC5-BAF0-1728DEF4673E}" type="sibTrans" cxnId="{689E6896-85C4-479C-8D53-0475B8B663CD}">
      <dgm:prSet/>
      <dgm:spPr/>
      <dgm:t>
        <a:bodyPr/>
        <a:lstStyle/>
        <a:p>
          <a:endParaRPr lang="en-US" sz="1000">
            <a:latin typeface="Century Gothic" panose="020B0502020202020204" pitchFamily="34" charset="0"/>
          </a:endParaRPr>
        </a:p>
      </dgm:t>
    </dgm:pt>
    <dgm:pt modelId="{C50D2E75-950E-486E-932C-DEEEA6906855}">
      <dgm:prSet phldrT="[Text]" custT="1"/>
      <dgm:spPr>
        <a:xfrm>
          <a:off x="3724605" y="685891"/>
          <a:ext cx="976126" cy="976126"/>
        </a:xfrm>
        <a:solidFill>
          <a:srgbClr val="9BBB59">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en-US" sz="1000" b="0">
              <a:solidFill>
                <a:sysClr val="window" lastClr="FFFFFF"/>
              </a:solidFill>
              <a:latin typeface="Century Gothic" panose="020B0502020202020204" pitchFamily="34" charset="0"/>
              <a:ea typeface="+mn-ea"/>
              <a:cs typeface="+mn-cs"/>
            </a:rPr>
            <a:t>2. </a:t>
          </a:r>
          <a:r>
            <a:rPr lang="en-US" sz="1000"/>
            <a:t>Budgets</a:t>
          </a:r>
          <a:endParaRPr lang="en-US" sz="1000" b="0">
            <a:solidFill>
              <a:sysClr val="window" lastClr="FFFFFF"/>
            </a:solidFill>
            <a:latin typeface="Century Gothic" panose="020B0502020202020204" pitchFamily="34" charset="0"/>
            <a:ea typeface="+mn-ea"/>
            <a:cs typeface="+mn-cs"/>
          </a:endParaRPr>
        </a:p>
      </dgm:t>
    </dgm:pt>
    <dgm:pt modelId="{96BD45ED-99AB-464C-B31D-6E495F5D3662}" type="parTrans" cxnId="{70872A57-7170-440A-9B97-A9138FF40052}">
      <dgm:prSet custT="1"/>
      <dgm:spPr>
        <a:xfrm rot="19800000">
          <a:off x="3512194" y="1352653"/>
          <a:ext cx="207078" cy="331882"/>
        </a:xfrm>
        <a:solidFill>
          <a:srgbClr val="9BBB59">
            <a:hueOff val="0"/>
            <a:satOff val="0"/>
            <a:lumOff val="0"/>
            <a:alphaOff val="0"/>
          </a:srgbClr>
        </a:solidFill>
        <a:ln>
          <a:noFill/>
        </a:ln>
        <a:effectLst>
          <a:outerShdw blurRad="40000" dist="20000" dir="5400000" rotWithShape="0">
            <a:srgbClr val="000000">
              <a:alpha val="38000"/>
            </a:srgbClr>
          </a:outerShdw>
        </a:effectLst>
      </dgm:spPr>
      <dgm:t>
        <a:bodyPr/>
        <a:lstStyle/>
        <a:p>
          <a:endParaRPr lang="en-US" sz="1000" b="0">
            <a:solidFill>
              <a:sysClr val="window" lastClr="FFFFFF"/>
            </a:solidFill>
            <a:latin typeface="Century Gothic" panose="020B0502020202020204" pitchFamily="34" charset="0"/>
            <a:ea typeface="+mn-ea"/>
            <a:cs typeface="+mn-cs"/>
          </a:endParaRPr>
        </a:p>
      </dgm:t>
    </dgm:pt>
    <dgm:pt modelId="{F69A9752-1235-472B-9178-B7DB05F197C0}" type="sibTrans" cxnId="{70872A57-7170-440A-9B97-A9138FF40052}">
      <dgm:prSet/>
      <dgm:spPr/>
      <dgm:t>
        <a:bodyPr/>
        <a:lstStyle/>
        <a:p>
          <a:endParaRPr lang="en-US" sz="1000">
            <a:latin typeface="Century Gothic" panose="020B0502020202020204" pitchFamily="34" charset="0"/>
          </a:endParaRPr>
        </a:p>
      </dgm:t>
    </dgm:pt>
    <dgm:pt modelId="{E11FDDAA-E094-4320-8E4F-A5961823C91B}">
      <dgm:prSet phldrT="[Text]" custT="1"/>
      <dgm:spPr>
        <a:xfrm>
          <a:off x="3724605" y="2052732"/>
          <a:ext cx="976126" cy="976126"/>
        </a:xfrm>
        <a:solidFill>
          <a:srgbClr val="8064A2">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en-US" sz="1000" b="0">
              <a:solidFill>
                <a:sysClr val="window" lastClr="FFFFFF"/>
              </a:solidFill>
              <a:latin typeface="Century Gothic" panose="020B0502020202020204" pitchFamily="34" charset="0"/>
              <a:ea typeface="+mn-ea"/>
              <a:cs typeface="+mn-cs"/>
            </a:rPr>
            <a:t>3. </a:t>
          </a:r>
          <a:r>
            <a:rPr lang="en-US" sz="1000"/>
            <a:t>Cash Management </a:t>
          </a:r>
          <a:endParaRPr lang="en-US" sz="1000" b="0">
            <a:solidFill>
              <a:sysClr val="window" lastClr="FFFFFF"/>
            </a:solidFill>
            <a:latin typeface="Century Gothic" panose="020B0502020202020204" pitchFamily="34" charset="0"/>
            <a:ea typeface="+mn-ea"/>
            <a:cs typeface="+mn-cs"/>
          </a:endParaRPr>
        </a:p>
      </dgm:t>
    </dgm:pt>
    <dgm:pt modelId="{F7D2E755-5A65-41F7-B81C-146391EFCD7E}" type="parTrans" cxnId="{935F65B4-B2DF-43B3-A570-E7C14D11D912}">
      <dgm:prSet custT="1"/>
      <dgm:spPr>
        <a:xfrm rot="1800000">
          <a:off x="3512194" y="2030213"/>
          <a:ext cx="207078" cy="331882"/>
        </a:xfrm>
        <a:solidFill>
          <a:srgbClr val="8064A2">
            <a:hueOff val="0"/>
            <a:satOff val="0"/>
            <a:lumOff val="0"/>
            <a:alphaOff val="0"/>
          </a:srgbClr>
        </a:solidFill>
        <a:ln>
          <a:noFill/>
        </a:ln>
        <a:effectLst>
          <a:outerShdw blurRad="40000" dist="20000" dir="5400000" rotWithShape="0">
            <a:srgbClr val="000000">
              <a:alpha val="38000"/>
            </a:srgbClr>
          </a:outerShdw>
        </a:effectLst>
      </dgm:spPr>
      <dgm:t>
        <a:bodyPr/>
        <a:lstStyle/>
        <a:p>
          <a:endParaRPr lang="en-US" sz="1000" b="0">
            <a:solidFill>
              <a:sysClr val="window" lastClr="FFFFFF"/>
            </a:solidFill>
            <a:latin typeface="Century Gothic" panose="020B0502020202020204" pitchFamily="34" charset="0"/>
            <a:ea typeface="+mn-ea"/>
            <a:cs typeface="+mn-cs"/>
          </a:endParaRPr>
        </a:p>
      </dgm:t>
    </dgm:pt>
    <dgm:pt modelId="{BC7E32F3-7E96-46AE-9CE8-A05EB0C16F40}" type="sibTrans" cxnId="{935F65B4-B2DF-43B3-A570-E7C14D11D912}">
      <dgm:prSet/>
      <dgm:spPr/>
      <dgm:t>
        <a:bodyPr/>
        <a:lstStyle/>
        <a:p>
          <a:endParaRPr lang="en-US" sz="1000">
            <a:latin typeface="Century Gothic" panose="020B0502020202020204" pitchFamily="34" charset="0"/>
          </a:endParaRPr>
        </a:p>
      </dgm:t>
    </dgm:pt>
    <dgm:pt modelId="{D00411F9-A149-4A21-BBBB-1B2A3D4ACDBC}">
      <dgm:prSet custT="1"/>
      <dgm:spPr/>
      <dgm:t>
        <a:bodyPr/>
        <a:lstStyle/>
        <a:p>
          <a:r>
            <a:rPr lang="en-GB" sz="1000">
              <a:latin typeface="Century Gothic" panose="020B0502020202020204" pitchFamily="34" charset="0"/>
            </a:rPr>
            <a:t>4. Fixed Assets Management</a:t>
          </a:r>
        </a:p>
      </dgm:t>
    </dgm:pt>
    <dgm:pt modelId="{714C751F-37D9-40D0-8896-C47B54D6501F}" type="parTrans" cxnId="{10C66DCB-3D13-4862-A929-69F386166CC1}">
      <dgm:prSet custT="1"/>
      <dgm:spPr/>
      <dgm:t>
        <a:bodyPr/>
        <a:lstStyle/>
        <a:p>
          <a:endParaRPr lang="en-GB" sz="1000">
            <a:latin typeface="Century Gothic" panose="020B0502020202020204" pitchFamily="34" charset="0"/>
          </a:endParaRPr>
        </a:p>
      </dgm:t>
    </dgm:pt>
    <dgm:pt modelId="{F9F6D932-C23B-42E3-BC13-888EE14BF9BE}" type="sibTrans" cxnId="{10C66DCB-3D13-4862-A929-69F386166CC1}">
      <dgm:prSet/>
      <dgm:spPr/>
      <dgm:t>
        <a:bodyPr/>
        <a:lstStyle/>
        <a:p>
          <a:endParaRPr lang="en-GB" sz="1000">
            <a:latin typeface="Century Gothic" panose="020B0502020202020204" pitchFamily="34" charset="0"/>
          </a:endParaRPr>
        </a:p>
      </dgm:t>
    </dgm:pt>
    <dgm:pt modelId="{C6D88C19-C921-4711-9D02-7040E6E44650}">
      <dgm:prSet custT="1"/>
      <dgm:spPr/>
      <dgm:t>
        <a:bodyPr/>
        <a:lstStyle/>
        <a:p>
          <a:r>
            <a:rPr lang="en-GB" sz="1000">
              <a:latin typeface="Century Gothic" panose="020B0502020202020204" pitchFamily="34" charset="0"/>
            </a:rPr>
            <a:t>5. Payables Management</a:t>
          </a:r>
        </a:p>
      </dgm:t>
    </dgm:pt>
    <dgm:pt modelId="{9BEA5106-4A70-4665-9237-02DA3695FFD9}" type="parTrans" cxnId="{F985D7E3-1CD2-426E-8668-391C92A09C1C}">
      <dgm:prSet custT="1"/>
      <dgm:spPr/>
      <dgm:t>
        <a:bodyPr/>
        <a:lstStyle/>
        <a:p>
          <a:endParaRPr lang="en-GB" sz="1000">
            <a:latin typeface="Century Gothic" panose="020B0502020202020204" pitchFamily="34" charset="0"/>
          </a:endParaRPr>
        </a:p>
      </dgm:t>
    </dgm:pt>
    <dgm:pt modelId="{1F866B4E-7176-429A-87C9-605FEF4F3439}" type="sibTrans" cxnId="{F985D7E3-1CD2-426E-8668-391C92A09C1C}">
      <dgm:prSet/>
      <dgm:spPr/>
      <dgm:t>
        <a:bodyPr/>
        <a:lstStyle/>
        <a:p>
          <a:endParaRPr lang="en-GB" sz="1000">
            <a:latin typeface="Century Gothic" panose="020B0502020202020204" pitchFamily="34" charset="0"/>
          </a:endParaRPr>
        </a:p>
      </dgm:t>
    </dgm:pt>
    <dgm:pt modelId="{4B5494E3-8266-4F4D-93B7-A426F8DC73A0}">
      <dgm:prSet custT="1"/>
      <dgm:spPr/>
      <dgm:t>
        <a:bodyPr/>
        <a:lstStyle/>
        <a:p>
          <a:r>
            <a:rPr lang="en-GB" sz="1000">
              <a:latin typeface="Century Gothic" panose="020B0502020202020204" pitchFamily="34" charset="0"/>
            </a:rPr>
            <a:t>6. Financial Reporting</a:t>
          </a:r>
        </a:p>
      </dgm:t>
    </dgm:pt>
    <dgm:pt modelId="{417FE1E7-6327-4C35-B61F-A34F86D6EE5C}" type="parTrans" cxnId="{D868D035-28A7-4005-B61D-2A80D2A4C455}">
      <dgm:prSet custT="1"/>
      <dgm:spPr/>
      <dgm:t>
        <a:bodyPr/>
        <a:lstStyle/>
        <a:p>
          <a:endParaRPr lang="en-GB" sz="1000">
            <a:latin typeface="Century Gothic" panose="020B0502020202020204" pitchFamily="34" charset="0"/>
          </a:endParaRPr>
        </a:p>
      </dgm:t>
    </dgm:pt>
    <dgm:pt modelId="{1B8C9CC5-94E1-40A5-8F8F-5748E5C9803F}" type="sibTrans" cxnId="{D868D035-28A7-4005-B61D-2A80D2A4C455}">
      <dgm:prSet/>
      <dgm:spPr/>
      <dgm:t>
        <a:bodyPr/>
        <a:lstStyle/>
        <a:p>
          <a:endParaRPr lang="en-GB" sz="1000">
            <a:latin typeface="Century Gothic" panose="020B0502020202020204" pitchFamily="34" charset="0"/>
          </a:endParaRPr>
        </a:p>
      </dgm:t>
    </dgm:pt>
    <dgm:pt modelId="{4C0FB390-FC5E-4C6F-896D-8C384D1ECE5B}">
      <dgm:prSet custT="1"/>
      <dgm:spPr/>
      <dgm:t>
        <a:bodyPr/>
        <a:lstStyle/>
        <a:p>
          <a:r>
            <a:rPr lang="en-US" sz="1000">
              <a:latin typeface="Century Gothic" panose="020B0502020202020204" pitchFamily="34" charset="0"/>
            </a:rPr>
            <a:t>Receivable Management</a:t>
          </a:r>
        </a:p>
      </dgm:t>
    </dgm:pt>
    <dgm:pt modelId="{C6AF3077-AAA6-4617-BEAE-478C91D1B249}" type="parTrans" cxnId="{47156A84-E1E1-4852-844F-A91878502F6E}">
      <dgm:prSet/>
      <dgm:spPr/>
      <dgm:t>
        <a:bodyPr/>
        <a:lstStyle/>
        <a:p>
          <a:endParaRPr lang="en-US"/>
        </a:p>
      </dgm:t>
    </dgm:pt>
    <dgm:pt modelId="{80CFDE9B-9F2D-47BE-A6DD-9137B8AE5650}" type="sibTrans" cxnId="{47156A84-E1E1-4852-844F-A91878502F6E}">
      <dgm:prSet/>
      <dgm:spPr/>
      <dgm:t>
        <a:bodyPr/>
        <a:lstStyle/>
        <a:p>
          <a:endParaRPr lang="en-US"/>
        </a:p>
      </dgm:t>
    </dgm:pt>
    <dgm:pt modelId="{986E3251-E3EC-4EB7-823B-1AD695C0B4CE}" type="pres">
      <dgm:prSet presAssocID="{DC1A6756-B2FA-4851-A3D9-D3D7D647F956}" presName="Name0" presStyleCnt="0">
        <dgm:presLayoutVars>
          <dgm:chMax val="1"/>
          <dgm:dir/>
          <dgm:animLvl val="ctr"/>
          <dgm:resizeHandles val="exact"/>
        </dgm:presLayoutVars>
      </dgm:prSet>
      <dgm:spPr/>
      <dgm:t>
        <a:bodyPr/>
        <a:lstStyle/>
        <a:p>
          <a:endParaRPr lang="en-US"/>
        </a:p>
      </dgm:t>
    </dgm:pt>
    <dgm:pt modelId="{5A435F40-2206-4EB3-96FA-556167C5806D}" type="pres">
      <dgm:prSet presAssocID="{F223B883-B87F-43AF-8A69-76F65B2389AE}" presName="centerShape" presStyleLbl="node0" presStyleIdx="0" presStyleCnt="1"/>
      <dgm:spPr>
        <a:prstGeom prst="ellipse">
          <a:avLst/>
        </a:prstGeom>
      </dgm:spPr>
      <dgm:t>
        <a:bodyPr/>
        <a:lstStyle/>
        <a:p>
          <a:endParaRPr lang="en-US"/>
        </a:p>
      </dgm:t>
    </dgm:pt>
    <dgm:pt modelId="{1F174BE0-8CF8-4899-B7D0-8258DF600914}" type="pres">
      <dgm:prSet presAssocID="{E18FFA37-62FB-4837-B864-5865FDF70354}" presName="parTrans" presStyleLbl="sibTrans2D1" presStyleIdx="0" presStyleCnt="7"/>
      <dgm:spPr>
        <a:prstGeom prst="rightArrow">
          <a:avLst>
            <a:gd name="adj1" fmla="val 60000"/>
            <a:gd name="adj2" fmla="val 50000"/>
          </a:avLst>
        </a:prstGeom>
      </dgm:spPr>
      <dgm:t>
        <a:bodyPr/>
        <a:lstStyle/>
        <a:p>
          <a:endParaRPr lang="en-US"/>
        </a:p>
      </dgm:t>
    </dgm:pt>
    <dgm:pt modelId="{FF7E1A61-1662-4841-823D-9CB38FBCBDFD}" type="pres">
      <dgm:prSet presAssocID="{E18FFA37-62FB-4837-B864-5865FDF70354}" presName="connectorText" presStyleLbl="sibTrans2D1" presStyleIdx="0" presStyleCnt="7"/>
      <dgm:spPr/>
      <dgm:t>
        <a:bodyPr/>
        <a:lstStyle/>
        <a:p>
          <a:endParaRPr lang="en-US"/>
        </a:p>
      </dgm:t>
    </dgm:pt>
    <dgm:pt modelId="{09D142CA-6384-4930-B98F-E7FEF254D93B}" type="pres">
      <dgm:prSet presAssocID="{13988EDD-9316-43D0-AF6B-CFCE47424ABB}" presName="node" presStyleLbl="node1" presStyleIdx="0" presStyleCnt="7" custRadScaleRad="97763" custRadScaleInc="-2335">
        <dgm:presLayoutVars>
          <dgm:bulletEnabled val="1"/>
        </dgm:presLayoutVars>
      </dgm:prSet>
      <dgm:spPr>
        <a:prstGeom prst="ellipse">
          <a:avLst/>
        </a:prstGeom>
      </dgm:spPr>
      <dgm:t>
        <a:bodyPr/>
        <a:lstStyle/>
        <a:p>
          <a:endParaRPr lang="en-US"/>
        </a:p>
      </dgm:t>
    </dgm:pt>
    <dgm:pt modelId="{8B5F1F80-9FFC-4B22-B350-B109F9E25D4A}" type="pres">
      <dgm:prSet presAssocID="{96BD45ED-99AB-464C-B31D-6E495F5D3662}" presName="parTrans" presStyleLbl="sibTrans2D1" presStyleIdx="1" presStyleCnt="7"/>
      <dgm:spPr>
        <a:prstGeom prst="rightArrow">
          <a:avLst>
            <a:gd name="adj1" fmla="val 60000"/>
            <a:gd name="adj2" fmla="val 50000"/>
          </a:avLst>
        </a:prstGeom>
      </dgm:spPr>
      <dgm:t>
        <a:bodyPr/>
        <a:lstStyle/>
        <a:p>
          <a:endParaRPr lang="en-US"/>
        </a:p>
      </dgm:t>
    </dgm:pt>
    <dgm:pt modelId="{F0826FB1-F392-4713-B5ED-AFE6939427B8}" type="pres">
      <dgm:prSet presAssocID="{96BD45ED-99AB-464C-B31D-6E495F5D3662}" presName="connectorText" presStyleLbl="sibTrans2D1" presStyleIdx="1" presStyleCnt="7"/>
      <dgm:spPr/>
      <dgm:t>
        <a:bodyPr/>
        <a:lstStyle/>
        <a:p>
          <a:endParaRPr lang="en-US"/>
        </a:p>
      </dgm:t>
    </dgm:pt>
    <dgm:pt modelId="{6F85D262-C155-46E2-97A1-4A7A502C2FB8}" type="pres">
      <dgm:prSet presAssocID="{C50D2E75-950E-486E-932C-DEEEA6906855}" presName="node" presStyleLbl="node1" presStyleIdx="1" presStyleCnt="7">
        <dgm:presLayoutVars>
          <dgm:bulletEnabled val="1"/>
        </dgm:presLayoutVars>
      </dgm:prSet>
      <dgm:spPr>
        <a:prstGeom prst="ellipse">
          <a:avLst/>
        </a:prstGeom>
      </dgm:spPr>
      <dgm:t>
        <a:bodyPr/>
        <a:lstStyle/>
        <a:p>
          <a:endParaRPr lang="en-US"/>
        </a:p>
      </dgm:t>
    </dgm:pt>
    <dgm:pt modelId="{F1F947C9-CF41-49B7-8851-F77EF57EEE35}" type="pres">
      <dgm:prSet presAssocID="{F7D2E755-5A65-41F7-B81C-146391EFCD7E}" presName="parTrans" presStyleLbl="sibTrans2D1" presStyleIdx="2" presStyleCnt="7"/>
      <dgm:spPr>
        <a:prstGeom prst="rightArrow">
          <a:avLst>
            <a:gd name="adj1" fmla="val 60000"/>
            <a:gd name="adj2" fmla="val 50000"/>
          </a:avLst>
        </a:prstGeom>
      </dgm:spPr>
      <dgm:t>
        <a:bodyPr/>
        <a:lstStyle/>
        <a:p>
          <a:endParaRPr lang="en-US"/>
        </a:p>
      </dgm:t>
    </dgm:pt>
    <dgm:pt modelId="{7BDD3077-BE7F-4B19-86B0-473ECC7A4EFE}" type="pres">
      <dgm:prSet presAssocID="{F7D2E755-5A65-41F7-B81C-146391EFCD7E}" presName="connectorText" presStyleLbl="sibTrans2D1" presStyleIdx="2" presStyleCnt="7"/>
      <dgm:spPr/>
      <dgm:t>
        <a:bodyPr/>
        <a:lstStyle/>
        <a:p>
          <a:endParaRPr lang="en-US"/>
        </a:p>
      </dgm:t>
    </dgm:pt>
    <dgm:pt modelId="{4E073FE4-6FF4-4657-BE52-6D25F73075AF}" type="pres">
      <dgm:prSet presAssocID="{E11FDDAA-E094-4320-8E4F-A5961823C91B}" presName="node" presStyleLbl="node1" presStyleIdx="2" presStyleCnt="7">
        <dgm:presLayoutVars>
          <dgm:bulletEnabled val="1"/>
        </dgm:presLayoutVars>
      </dgm:prSet>
      <dgm:spPr>
        <a:prstGeom prst="ellipse">
          <a:avLst/>
        </a:prstGeom>
      </dgm:spPr>
      <dgm:t>
        <a:bodyPr/>
        <a:lstStyle/>
        <a:p>
          <a:endParaRPr lang="en-US"/>
        </a:p>
      </dgm:t>
    </dgm:pt>
    <dgm:pt modelId="{339122F3-3A4A-4FC0-9AEE-1871B548AF95}" type="pres">
      <dgm:prSet presAssocID="{714C751F-37D9-40D0-8896-C47B54D6501F}" presName="parTrans" presStyleLbl="sibTrans2D1" presStyleIdx="3" presStyleCnt="7"/>
      <dgm:spPr/>
      <dgm:t>
        <a:bodyPr/>
        <a:lstStyle/>
        <a:p>
          <a:endParaRPr lang="en-US"/>
        </a:p>
      </dgm:t>
    </dgm:pt>
    <dgm:pt modelId="{8267017D-FA59-421F-99AD-E078C5DE7C95}" type="pres">
      <dgm:prSet presAssocID="{714C751F-37D9-40D0-8896-C47B54D6501F}" presName="connectorText" presStyleLbl="sibTrans2D1" presStyleIdx="3" presStyleCnt="7"/>
      <dgm:spPr/>
      <dgm:t>
        <a:bodyPr/>
        <a:lstStyle/>
        <a:p>
          <a:endParaRPr lang="en-US"/>
        </a:p>
      </dgm:t>
    </dgm:pt>
    <dgm:pt modelId="{BDB36FAD-24A5-4620-A436-3389880F8AB3}" type="pres">
      <dgm:prSet presAssocID="{D00411F9-A149-4A21-BBBB-1B2A3D4ACDBC}" presName="node" presStyleLbl="node1" presStyleIdx="3" presStyleCnt="7">
        <dgm:presLayoutVars>
          <dgm:bulletEnabled val="1"/>
        </dgm:presLayoutVars>
      </dgm:prSet>
      <dgm:spPr/>
      <dgm:t>
        <a:bodyPr/>
        <a:lstStyle/>
        <a:p>
          <a:endParaRPr lang="en-US"/>
        </a:p>
      </dgm:t>
    </dgm:pt>
    <dgm:pt modelId="{4C86F301-DC4D-4D43-B98D-94A3CD68ADF4}" type="pres">
      <dgm:prSet presAssocID="{C6AF3077-AAA6-4617-BEAE-478C91D1B249}" presName="parTrans" presStyleLbl="sibTrans2D1" presStyleIdx="4" presStyleCnt="7"/>
      <dgm:spPr/>
      <dgm:t>
        <a:bodyPr/>
        <a:lstStyle/>
        <a:p>
          <a:endParaRPr lang="en-US"/>
        </a:p>
      </dgm:t>
    </dgm:pt>
    <dgm:pt modelId="{39D25213-3126-4D75-A171-8F24D05FFC85}" type="pres">
      <dgm:prSet presAssocID="{C6AF3077-AAA6-4617-BEAE-478C91D1B249}" presName="connectorText" presStyleLbl="sibTrans2D1" presStyleIdx="4" presStyleCnt="7"/>
      <dgm:spPr/>
      <dgm:t>
        <a:bodyPr/>
        <a:lstStyle/>
        <a:p>
          <a:endParaRPr lang="en-US"/>
        </a:p>
      </dgm:t>
    </dgm:pt>
    <dgm:pt modelId="{31673B0A-BED6-4D57-A80B-DBDCA86C2DCB}" type="pres">
      <dgm:prSet presAssocID="{4C0FB390-FC5E-4C6F-896D-8C384D1ECE5B}" presName="node" presStyleLbl="node1" presStyleIdx="4" presStyleCnt="7" custRadScaleRad="99571" custRadScaleInc="-2011">
        <dgm:presLayoutVars>
          <dgm:bulletEnabled val="1"/>
        </dgm:presLayoutVars>
      </dgm:prSet>
      <dgm:spPr/>
      <dgm:t>
        <a:bodyPr/>
        <a:lstStyle/>
        <a:p>
          <a:endParaRPr lang="en-US"/>
        </a:p>
      </dgm:t>
    </dgm:pt>
    <dgm:pt modelId="{FB41BDFC-CE5E-40ED-BDE1-E7034B209C42}" type="pres">
      <dgm:prSet presAssocID="{9BEA5106-4A70-4665-9237-02DA3695FFD9}" presName="parTrans" presStyleLbl="sibTrans2D1" presStyleIdx="5" presStyleCnt="7"/>
      <dgm:spPr/>
      <dgm:t>
        <a:bodyPr/>
        <a:lstStyle/>
        <a:p>
          <a:endParaRPr lang="en-US"/>
        </a:p>
      </dgm:t>
    </dgm:pt>
    <dgm:pt modelId="{F4301A77-878A-400F-A142-017396F1F405}" type="pres">
      <dgm:prSet presAssocID="{9BEA5106-4A70-4665-9237-02DA3695FFD9}" presName="connectorText" presStyleLbl="sibTrans2D1" presStyleIdx="5" presStyleCnt="7"/>
      <dgm:spPr/>
      <dgm:t>
        <a:bodyPr/>
        <a:lstStyle/>
        <a:p>
          <a:endParaRPr lang="en-US"/>
        </a:p>
      </dgm:t>
    </dgm:pt>
    <dgm:pt modelId="{D592E6CD-71CC-4E75-96CF-14F2676667C1}" type="pres">
      <dgm:prSet presAssocID="{C6D88C19-C921-4711-9D02-7040E6E44650}" presName="node" presStyleLbl="node1" presStyleIdx="5" presStyleCnt="7">
        <dgm:presLayoutVars>
          <dgm:bulletEnabled val="1"/>
        </dgm:presLayoutVars>
      </dgm:prSet>
      <dgm:spPr/>
      <dgm:t>
        <a:bodyPr/>
        <a:lstStyle/>
        <a:p>
          <a:endParaRPr lang="en-US"/>
        </a:p>
      </dgm:t>
    </dgm:pt>
    <dgm:pt modelId="{FD032F90-1593-4A34-A5A5-96AD90FEE3E1}" type="pres">
      <dgm:prSet presAssocID="{417FE1E7-6327-4C35-B61F-A34F86D6EE5C}" presName="parTrans" presStyleLbl="sibTrans2D1" presStyleIdx="6" presStyleCnt="7"/>
      <dgm:spPr/>
      <dgm:t>
        <a:bodyPr/>
        <a:lstStyle/>
        <a:p>
          <a:endParaRPr lang="en-US"/>
        </a:p>
      </dgm:t>
    </dgm:pt>
    <dgm:pt modelId="{BF6E5536-21A6-43FD-9CE8-2B0C3BDE9C91}" type="pres">
      <dgm:prSet presAssocID="{417FE1E7-6327-4C35-B61F-A34F86D6EE5C}" presName="connectorText" presStyleLbl="sibTrans2D1" presStyleIdx="6" presStyleCnt="7"/>
      <dgm:spPr/>
      <dgm:t>
        <a:bodyPr/>
        <a:lstStyle/>
        <a:p>
          <a:endParaRPr lang="en-US"/>
        </a:p>
      </dgm:t>
    </dgm:pt>
    <dgm:pt modelId="{10DF2D2A-7579-483B-AA1F-8C80DC65E085}" type="pres">
      <dgm:prSet presAssocID="{4B5494E3-8266-4F4D-93B7-A426F8DC73A0}" presName="node" presStyleLbl="node1" presStyleIdx="6" presStyleCnt="7">
        <dgm:presLayoutVars>
          <dgm:bulletEnabled val="1"/>
        </dgm:presLayoutVars>
      </dgm:prSet>
      <dgm:spPr/>
      <dgm:t>
        <a:bodyPr/>
        <a:lstStyle/>
        <a:p>
          <a:endParaRPr lang="en-US"/>
        </a:p>
      </dgm:t>
    </dgm:pt>
  </dgm:ptLst>
  <dgm:cxnLst>
    <dgm:cxn modelId="{DBCF0BC3-73BA-43CA-8A0C-53408D5A93AF}" type="presOf" srcId="{4B5494E3-8266-4F4D-93B7-A426F8DC73A0}" destId="{10DF2D2A-7579-483B-AA1F-8C80DC65E085}" srcOrd="0" destOrd="0" presId="urn:microsoft.com/office/officeart/2005/8/layout/radial5"/>
    <dgm:cxn modelId="{C9AE7E58-A6FE-44A5-A727-818C7DB49A39}" type="presOf" srcId="{C50D2E75-950E-486E-932C-DEEEA6906855}" destId="{6F85D262-C155-46E2-97A1-4A7A502C2FB8}" srcOrd="0" destOrd="0" presId="urn:microsoft.com/office/officeart/2005/8/layout/radial5"/>
    <dgm:cxn modelId="{43FCC710-277E-44E9-AD29-0F88033686E0}" type="presOf" srcId="{F7D2E755-5A65-41F7-B81C-146391EFCD7E}" destId="{F1F947C9-CF41-49B7-8851-F77EF57EEE35}" srcOrd="0" destOrd="0" presId="urn:microsoft.com/office/officeart/2005/8/layout/radial5"/>
    <dgm:cxn modelId="{8D5726E7-4A01-451F-8866-FE2905B25022}" type="presOf" srcId="{417FE1E7-6327-4C35-B61F-A34F86D6EE5C}" destId="{FD032F90-1593-4A34-A5A5-96AD90FEE3E1}" srcOrd="0" destOrd="0" presId="urn:microsoft.com/office/officeart/2005/8/layout/radial5"/>
    <dgm:cxn modelId="{99BE1144-61E9-4159-BA03-77CE0A2380C2}" type="presOf" srcId="{9BEA5106-4A70-4665-9237-02DA3695FFD9}" destId="{F4301A77-878A-400F-A142-017396F1F405}" srcOrd="1" destOrd="0" presId="urn:microsoft.com/office/officeart/2005/8/layout/radial5"/>
    <dgm:cxn modelId="{072BC490-6790-4166-AE4C-94B18B2464C7}" type="presOf" srcId="{4C0FB390-FC5E-4C6F-896D-8C384D1ECE5B}" destId="{31673B0A-BED6-4D57-A80B-DBDCA86C2DCB}" srcOrd="0" destOrd="0" presId="urn:microsoft.com/office/officeart/2005/8/layout/radial5"/>
    <dgm:cxn modelId="{D32C6A3D-4068-48E4-A044-D6972987C98E}" type="presOf" srcId="{9BEA5106-4A70-4665-9237-02DA3695FFD9}" destId="{FB41BDFC-CE5E-40ED-BDE1-E7034B209C42}" srcOrd="0" destOrd="0" presId="urn:microsoft.com/office/officeart/2005/8/layout/radial5"/>
    <dgm:cxn modelId="{49BF363F-D740-4021-8490-7F039389C8DE}" type="presOf" srcId="{E11FDDAA-E094-4320-8E4F-A5961823C91B}" destId="{4E073FE4-6FF4-4657-BE52-6D25F73075AF}" srcOrd="0" destOrd="0" presId="urn:microsoft.com/office/officeart/2005/8/layout/radial5"/>
    <dgm:cxn modelId="{10C66DCB-3D13-4862-A929-69F386166CC1}" srcId="{F223B883-B87F-43AF-8A69-76F65B2389AE}" destId="{D00411F9-A149-4A21-BBBB-1B2A3D4ACDBC}" srcOrd="3" destOrd="0" parTransId="{714C751F-37D9-40D0-8896-C47B54D6501F}" sibTransId="{F9F6D932-C23B-42E3-BC13-888EE14BF9BE}"/>
    <dgm:cxn modelId="{2BFB6DFD-CB7B-47C5-A40C-BFA2AB12F2D4}" type="presOf" srcId="{F7D2E755-5A65-41F7-B81C-146391EFCD7E}" destId="{7BDD3077-BE7F-4B19-86B0-473ECC7A4EFE}" srcOrd="1" destOrd="0" presId="urn:microsoft.com/office/officeart/2005/8/layout/radial5"/>
    <dgm:cxn modelId="{FDC7437B-4625-441B-A857-B66016087ECA}" type="presOf" srcId="{714C751F-37D9-40D0-8896-C47B54D6501F}" destId="{339122F3-3A4A-4FC0-9AEE-1871B548AF95}" srcOrd="0" destOrd="0" presId="urn:microsoft.com/office/officeart/2005/8/layout/radial5"/>
    <dgm:cxn modelId="{FE9CABC4-4977-4E9F-9E9E-6FA85BF43181}" type="presOf" srcId="{DC1A6756-B2FA-4851-A3D9-D3D7D647F956}" destId="{986E3251-E3EC-4EB7-823B-1AD695C0B4CE}" srcOrd="0" destOrd="0" presId="urn:microsoft.com/office/officeart/2005/8/layout/radial5"/>
    <dgm:cxn modelId="{AC1645E4-A746-4F58-ACEC-883B5EB39D4A}" type="presOf" srcId="{C6D88C19-C921-4711-9D02-7040E6E44650}" destId="{D592E6CD-71CC-4E75-96CF-14F2676667C1}" srcOrd="0" destOrd="0" presId="urn:microsoft.com/office/officeart/2005/8/layout/radial5"/>
    <dgm:cxn modelId="{F985D7E3-1CD2-426E-8668-391C92A09C1C}" srcId="{F223B883-B87F-43AF-8A69-76F65B2389AE}" destId="{C6D88C19-C921-4711-9D02-7040E6E44650}" srcOrd="5" destOrd="0" parTransId="{9BEA5106-4A70-4665-9237-02DA3695FFD9}" sibTransId="{1F866B4E-7176-429A-87C9-605FEF4F3439}"/>
    <dgm:cxn modelId="{2022B0A4-C99E-43C0-A00E-7DC31FC604AC}" type="presOf" srcId="{13988EDD-9316-43D0-AF6B-CFCE47424ABB}" destId="{09D142CA-6384-4930-B98F-E7FEF254D93B}" srcOrd="0" destOrd="0" presId="urn:microsoft.com/office/officeart/2005/8/layout/radial5"/>
    <dgm:cxn modelId="{2F51BE2B-19D5-4453-9E30-B50929237791}" srcId="{DC1A6756-B2FA-4851-A3D9-D3D7D647F956}" destId="{F223B883-B87F-43AF-8A69-76F65B2389AE}" srcOrd="0" destOrd="0" parTransId="{22F7CAD2-A367-4CBE-ACF0-1B75490B8919}" sibTransId="{2B76E762-66AB-42A4-813E-CE46696D232D}"/>
    <dgm:cxn modelId="{400B85E6-8A5A-4601-B52B-5B442A824DD7}" type="presOf" srcId="{417FE1E7-6327-4C35-B61F-A34F86D6EE5C}" destId="{BF6E5536-21A6-43FD-9CE8-2B0C3BDE9C91}" srcOrd="1" destOrd="0" presId="urn:microsoft.com/office/officeart/2005/8/layout/radial5"/>
    <dgm:cxn modelId="{D868D035-28A7-4005-B61D-2A80D2A4C455}" srcId="{F223B883-B87F-43AF-8A69-76F65B2389AE}" destId="{4B5494E3-8266-4F4D-93B7-A426F8DC73A0}" srcOrd="6" destOrd="0" parTransId="{417FE1E7-6327-4C35-B61F-A34F86D6EE5C}" sibTransId="{1B8C9CC5-94E1-40A5-8F8F-5748E5C9803F}"/>
    <dgm:cxn modelId="{F70B966D-69E1-4390-A544-F411499699B2}" type="presOf" srcId="{E18FFA37-62FB-4837-B864-5865FDF70354}" destId="{1F174BE0-8CF8-4899-B7D0-8258DF600914}" srcOrd="0" destOrd="0" presId="urn:microsoft.com/office/officeart/2005/8/layout/radial5"/>
    <dgm:cxn modelId="{2B23FC63-272C-4AA5-AFFE-A431EF33E391}" type="presOf" srcId="{D00411F9-A149-4A21-BBBB-1B2A3D4ACDBC}" destId="{BDB36FAD-24A5-4620-A436-3389880F8AB3}" srcOrd="0" destOrd="0" presId="urn:microsoft.com/office/officeart/2005/8/layout/radial5"/>
    <dgm:cxn modelId="{4EAC111A-C13B-4F9A-B595-BBECB95AAE90}" type="presOf" srcId="{96BD45ED-99AB-464C-B31D-6E495F5D3662}" destId="{F0826FB1-F392-4713-B5ED-AFE6939427B8}" srcOrd="1" destOrd="0" presId="urn:microsoft.com/office/officeart/2005/8/layout/radial5"/>
    <dgm:cxn modelId="{0837F7E7-8ABD-4CA1-BE40-52FAF5C65E4F}" type="presOf" srcId="{E18FFA37-62FB-4837-B864-5865FDF70354}" destId="{FF7E1A61-1662-4841-823D-9CB38FBCBDFD}" srcOrd="1" destOrd="0" presId="urn:microsoft.com/office/officeart/2005/8/layout/radial5"/>
    <dgm:cxn modelId="{689E6896-85C4-479C-8D53-0475B8B663CD}" srcId="{F223B883-B87F-43AF-8A69-76F65B2389AE}" destId="{13988EDD-9316-43D0-AF6B-CFCE47424ABB}" srcOrd="0" destOrd="0" parTransId="{E18FFA37-62FB-4837-B864-5865FDF70354}" sibTransId="{755A9F31-523F-4EC5-BAF0-1728DEF4673E}"/>
    <dgm:cxn modelId="{935F65B4-B2DF-43B3-A570-E7C14D11D912}" srcId="{F223B883-B87F-43AF-8A69-76F65B2389AE}" destId="{E11FDDAA-E094-4320-8E4F-A5961823C91B}" srcOrd="2" destOrd="0" parTransId="{F7D2E755-5A65-41F7-B81C-146391EFCD7E}" sibTransId="{BC7E32F3-7E96-46AE-9CE8-A05EB0C16F40}"/>
    <dgm:cxn modelId="{DD2F1EDE-5147-4923-A64B-CB8AE6911372}" type="presOf" srcId="{C6AF3077-AAA6-4617-BEAE-478C91D1B249}" destId="{4C86F301-DC4D-4D43-B98D-94A3CD68ADF4}" srcOrd="0" destOrd="0" presId="urn:microsoft.com/office/officeart/2005/8/layout/radial5"/>
    <dgm:cxn modelId="{70872A57-7170-440A-9B97-A9138FF40052}" srcId="{F223B883-B87F-43AF-8A69-76F65B2389AE}" destId="{C50D2E75-950E-486E-932C-DEEEA6906855}" srcOrd="1" destOrd="0" parTransId="{96BD45ED-99AB-464C-B31D-6E495F5D3662}" sibTransId="{F69A9752-1235-472B-9178-B7DB05F197C0}"/>
    <dgm:cxn modelId="{5225C666-6FD7-434A-A60D-3DB305785442}" type="presOf" srcId="{714C751F-37D9-40D0-8896-C47B54D6501F}" destId="{8267017D-FA59-421F-99AD-E078C5DE7C95}" srcOrd="1" destOrd="0" presId="urn:microsoft.com/office/officeart/2005/8/layout/radial5"/>
    <dgm:cxn modelId="{0911B24C-CCE3-4CCB-891D-C7E848EEACC0}" type="presOf" srcId="{96BD45ED-99AB-464C-B31D-6E495F5D3662}" destId="{8B5F1F80-9FFC-4B22-B350-B109F9E25D4A}" srcOrd="0" destOrd="0" presId="urn:microsoft.com/office/officeart/2005/8/layout/radial5"/>
    <dgm:cxn modelId="{47156A84-E1E1-4852-844F-A91878502F6E}" srcId="{F223B883-B87F-43AF-8A69-76F65B2389AE}" destId="{4C0FB390-FC5E-4C6F-896D-8C384D1ECE5B}" srcOrd="4" destOrd="0" parTransId="{C6AF3077-AAA6-4617-BEAE-478C91D1B249}" sibTransId="{80CFDE9B-9F2D-47BE-A6DD-9137B8AE5650}"/>
    <dgm:cxn modelId="{6C57EF16-3939-4F49-92D2-6D99A3441F72}" type="presOf" srcId="{C6AF3077-AAA6-4617-BEAE-478C91D1B249}" destId="{39D25213-3126-4D75-A171-8F24D05FFC85}" srcOrd="1" destOrd="0" presId="urn:microsoft.com/office/officeart/2005/8/layout/radial5"/>
    <dgm:cxn modelId="{CBF8DE9C-9E8B-4537-BA70-88C39BA484CB}" type="presOf" srcId="{F223B883-B87F-43AF-8A69-76F65B2389AE}" destId="{5A435F40-2206-4EB3-96FA-556167C5806D}" srcOrd="0" destOrd="0" presId="urn:microsoft.com/office/officeart/2005/8/layout/radial5"/>
    <dgm:cxn modelId="{1DBC5C7C-F08C-473C-A33C-69840D90B2BA}" type="presParOf" srcId="{986E3251-E3EC-4EB7-823B-1AD695C0B4CE}" destId="{5A435F40-2206-4EB3-96FA-556167C5806D}" srcOrd="0" destOrd="0" presId="urn:microsoft.com/office/officeart/2005/8/layout/radial5"/>
    <dgm:cxn modelId="{3567EA30-9EAA-46A9-B2E2-42E3570F7052}" type="presParOf" srcId="{986E3251-E3EC-4EB7-823B-1AD695C0B4CE}" destId="{1F174BE0-8CF8-4899-B7D0-8258DF600914}" srcOrd="1" destOrd="0" presId="urn:microsoft.com/office/officeart/2005/8/layout/radial5"/>
    <dgm:cxn modelId="{AC3DF252-801A-43CC-A331-403706A08E8B}" type="presParOf" srcId="{1F174BE0-8CF8-4899-B7D0-8258DF600914}" destId="{FF7E1A61-1662-4841-823D-9CB38FBCBDFD}" srcOrd="0" destOrd="0" presId="urn:microsoft.com/office/officeart/2005/8/layout/radial5"/>
    <dgm:cxn modelId="{D09EDD03-8109-491B-B5AD-785DF62DA95F}" type="presParOf" srcId="{986E3251-E3EC-4EB7-823B-1AD695C0B4CE}" destId="{09D142CA-6384-4930-B98F-E7FEF254D93B}" srcOrd="2" destOrd="0" presId="urn:microsoft.com/office/officeart/2005/8/layout/radial5"/>
    <dgm:cxn modelId="{1153855C-2C49-4499-8475-C266A078D8BC}" type="presParOf" srcId="{986E3251-E3EC-4EB7-823B-1AD695C0B4CE}" destId="{8B5F1F80-9FFC-4B22-B350-B109F9E25D4A}" srcOrd="3" destOrd="0" presId="urn:microsoft.com/office/officeart/2005/8/layout/radial5"/>
    <dgm:cxn modelId="{C7A7856A-4BC7-4A10-B649-724F70FC5B70}" type="presParOf" srcId="{8B5F1F80-9FFC-4B22-B350-B109F9E25D4A}" destId="{F0826FB1-F392-4713-B5ED-AFE6939427B8}" srcOrd="0" destOrd="0" presId="urn:microsoft.com/office/officeart/2005/8/layout/radial5"/>
    <dgm:cxn modelId="{61C44E1F-8539-4C02-9D1B-3C932D95E07A}" type="presParOf" srcId="{986E3251-E3EC-4EB7-823B-1AD695C0B4CE}" destId="{6F85D262-C155-46E2-97A1-4A7A502C2FB8}" srcOrd="4" destOrd="0" presId="urn:microsoft.com/office/officeart/2005/8/layout/radial5"/>
    <dgm:cxn modelId="{0F50B3FA-6048-444A-BAF7-5A2F21D2AE25}" type="presParOf" srcId="{986E3251-E3EC-4EB7-823B-1AD695C0B4CE}" destId="{F1F947C9-CF41-49B7-8851-F77EF57EEE35}" srcOrd="5" destOrd="0" presId="urn:microsoft.com/office/officeart/2005/8/layout/radial5"/>
    <dgm:cxn modelId="{B8DEA09C-27EC-48EB-9D19-5740DC7F2054}" type="presParOf" srcId="{F1F947C9-CF41-49B7-8851-F77EF57EEE35}" destId="{7BDD3077-BE7F-4B19-86B0-473ECC7A4EFE}" srcOrd="0" destOrd="0" presId="urn:microsoft.com/office/officeart/2005/8/layout/radial5"/>
    <dgm:cxn modelId="{45516419-C103-4DCA-B3E7-1F3319B76A89}" type="presParOf" srcId="{986E3251-E3EC-4EB7-823B-1AD695C0B4CE}" destId="{4E073FE4-6FF4-4657-BE52-6D25F73075AF}" srcOrd="6" destOrd="0" presId="urn:microsoft.com/office/officeart/2005/8/layout/radial5"/>
    <dgm:cxn modelId="{AAFA20B6-8154-4100-A7D8-1B5AE1A175C3}" type="presParOf" srcId="{986E3251-E3EC-4EB7-823B-1AD695C0B4CE}" destId="{339122F3-3A4A-4FC0-9AEE-1871B548AF95}" srcOrd="7" destOrd="0" presId="urn:microsoft.com/office/officeart/2005/8/layout/radial5"/>
    <dgm:cxn modelId="{77ED7938-58C8-425C-96B0-1D2DE4AF2FFB}" type="presParOf" srcId="{339122F3-3A4A-4FC0-9AEE-1871B548AF95}" destId="{8267017D-FA59-421F-99AD-E078C5DE7C95}" srcOrd="0" destOrd="0" presId="urn:microsoft.com/office/officeart/2005/8/layout/radial5"/>
    <dgm:cxn modelId="{12F34C28-F33D-4F0C-94D4-7F7D39A07454}" type="presParOf" srcId="{986E3251-E3EC-4EB7-823B-1AD695C0B4CE}" destId="{BDB36FAD-24A5-4620-A436-3389880F8AB3}" srcOrd="8" destOrd="0" presId="urn:microsoft.com/office/officeart/2005/8/layout/radial5"/>
    <dgm:cxn modelId="{026D2734-EE9F-48FB-813B-F13AC111145F}" type="presParOf" srcId="{986E3251-E3EC-4EB7-823B-1AD695C0B4CE}" destId="{4C86F301-DC4D-4D43-B98D-94A3CD68ADF4}" srcOrd="9" destOrd="0" presId="urn:microsoft.com/office/officeart/2005/8/layout/radial5"/>
    <dgm:cxn modelId="{01A8914E-AF0C-43F1-BDEB-04EAEE41E2F6}" type="presParOf" srcId="{4C86F301-DC4D-4D43-B98D-94A3CD68ADF4}" destId="{39D25213-3126-4D75-A171-8F24D05FFC85}" srcOrd="0" destOrd="0" presId="urn:microsoft.com/office/officeart/2005/8/layout/radial5"/>
    <dgm:cxn modelId="{33972257-B339-43D1-AD03-01EBDBC35C22}" type="presParOf" srcId="{986E3251-E3EC-4EB7-823B-1AD695C0B4CE}" destId="{31673B0A-BED6-4D57-A80B-DBDCA86C2DCB}" srcOrd="10" destOrd="0" presId="urn:microsoft.com/office/officeart/2005/8/layout/radial5"/>
    <dgm:cxn modelId="{C56AD9F2-E689-46E8-9495-D1541F9AFEC1}" type="presParOf" srcId="{986E3251-E3EC-4EB7-823B-1AD695C0B4CE}" destId="{FB41BDFC-CE5E-40ED-BDE1-E7034B209C42}" srcOrd="11" destOrd="0" presId="urn:microsoft.com/office/officeart/2005/8/layout/radial5"/>
    <dgm:cxn modelId="{F09CFF50-4396-415C-A5A5-7E1D7C6BB320}" type="presParOf" srcId="{FB41BDFC-CE5E-40ED-BDE1-E7034B209C42}" destId="{F4301A77-878A-400F-A142-017396F1F405}" srcOrd="0" destOrd="0" presId="urn:microsoft.com/office/officeart/2005/8/layout/radial5"/>
    <dgm:cxn modelId="{51766610-64A4-4C7A-B7DD-7187F3DE6649}" type="presParOf" srcId="{986E3251-E3EC-4EB7-823B-1AD695C0B4CE}" destId="{D592E6CD-71CC-4E75-96CF-14F2676667C1}" srcOrd="12" destOrd="0" presId="urn:microsoft.com/office/officeart/2005/8/layout/radial5"/>
    <dgm:cxn modelId="{25EA7701-AD62-4D48-984A-B65E4A650F06}" type="presParOf" srcId="{986E3251-E3EC-4EB7-823B-1AD695C0B4CE}" destId="{FD032F90-1593-4A34-A5A5-96AD90FEE3E1}" srcOrd="13" destOrd="0" presId="urn:microsoft.com/office/officeart/2005/8/layout/radial5"/>
    <dgm:cxn modelId="{6EDDB9C3-2D53-4955-AB29-3E82B1781AFC}" type="presParOf" srcId="{FD032F90-1593-4A34-A5A5-96AD90FEE3E1}" destId="{BF6E5536-21A6-43FD-9CE8-2B0C3BDE9C91}" srcOrd="0" destOrd="0" presId="urn:microsoft.com/office/officeart/2005/8/layout/radial5"/>
    <dgm:cxn modelId="{4C1DC975-7D55-402D-894D-635F5A81B0ED}" type="presParOf" srcId="{986E3251-E3EC-4EB7-823B-1AD695C0B4CE}" destId="{10DF2D2A-7579-483B-AA1F-8C80DC65E085}" srcOrd="14" destOrd="0" presId="urn:microsoft.com/office/officeart/2005/8/layout/radial5"/>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9460822-7836-4FD8-9A29-B5894FF8D960}" type="doc">
      <dgm:prSet loTypeId="urn:microsoft.com/office/officeart/2005/8/layout/radial1" loCatId="cycle" qsTypeId="urn:microsoft.com/office/officeart/2005/8/quickstyle/simple1" qsCatId="simple" csTypeId="urn:microsoft.com/office/officeart/2005/8/colors/colorful1#1" csCatId="colorful" phldr="1"/>
      <dgm:spPr/>
      <dgm:t>
        <a:bodyPr/>
        <a:lstStyle/>
        <a:p>
          <a:endParaRPr lang="en-US"/>
        </a:p>
      </dgm:t>
    </dgm:pt>
    <dgm:pt modelId="{B54635C4-C132-4C55-BF8E-38B52A6F5230}">
      <dgm:prSet phldrT="[Text]"/>
      <dgm:spPr/>
      <dgm:t>
        <a:bodyPr/>
        <a:lstStyle/>
        <a:p>
          <a:pPr algn="ctr"/>
          <a:r>
            <a:rPr lang="en-US" b="1"/>
            <a:t>Financial Management Module</a:t>
          </a:r>
        </a:p>
      </dgm:t>
    </dgm:pt>
    <dgm:pt modelId="{45AAAC62-B541-4C08-9251-C5E0286D551E}" type="parTrans" cxnId="{E3DBA88C-9DD8-4B4F-85D5-1E5774AAB0AD}">
      <dgm:prSet/>
      <dgm:spPr/>
      <dgm:t>
        <a:bodyPr/>
        <a:lstStyle/>
        <a:p>
          <a:pPr algn="ctr"/>
          <a:endParaRPr lang="en-US"/>
        </a:p>
      </dgm:t>
    </dgm:pt>
    <dgm:pt modelId="{9E40DCD9-7FAE-4D53-87D6-439473AA93EA}" type="sibTrans" cxnId="{E3DBA88C-9DD8-4B4F-85D5-1E5774AAB0AD}">
      <dgm:prSet/>
      <dgm:spPr/>
      <dgm:t>
        <a:bodyPr/>
        <a:lstStyle/>
        <a:p>
          <a:pPr algn="ctr"/>
          <a:endParaRPr lang="en-US"/>
        </a:p>
      </dgm:t>
    </dgm:pt>
    <dgm:pt modelId="{5EBA137D-966F-4BCE-AEB0-FD05A66C07CC}" type="asst">
      <dgm:prSet phldrT="[Text]"/>
      <dgm:spPr/>
      <dgm:t>
        <a:bodyPr/>
        <a:lstStyle/>
        <a:p>
          <a:pPr algn="ctr"/>
          <a:r>
            <a:rPr lang="en-US" b="1"/>
            <a:t>General Ledger</a:t>
          </a:r>
        </a:p>
      </dgm:t>
    </dgm:pt>
    <dgm:pt modelId="{EAF5EAE4-4A47-432F-8E3B-44BCDA4731B5}" type="parTrans" cxnId="{A2A09AC9-217C-4704-B0CE-69549A2B0DC6}">
      <dgm:prSet/>
      <dgm:spPr/>
      <dgm:t>
        <a:bodyPr/>
        <a:lstStyle/>
        <a:p>
          <a:pPr algn="ctr"/>
          <a:endParaRPr lang="en-US"/>
        </a:p>
      </dgm:t>
    </dgm:pt>
    <dgm:pt modelId="{5566870D-45BB-4360-B100-A28B91192F2D}" type="sibTrans" cxnId="{A2A09AC9-217C-4704-B0CE-69549A2B0DC6}">
      <dgm:prSet/>
      <dgm:spPr/>
      <dgm:t>
        <a:bodyPr/>
        <a:lstStyle/>
        <a:p>
          <a:pPr algn="ctr"/>
          <a:endParaRPr lang="en-US"/>
        </a:p>
      </dgm:t>
    </dgm:pt>
    <dgm:pt modelId="{423B4F9F-CC44-4639-AB7F-945D07F57C37}">
      <dgm:prSet phldrT="[Text]"/>
      <dgm:spPr/>
      <dgm:t>
        <a:bodyPr/>
        <a:lstStyle/>
        <a:p>
          <a:pPr algn="ctr"/>
          <a:r>
            <a:rPr lang="en-US" b="1"/>
            <a:t>Receivables</a:t>
          </a:r>
        </a:p>
      </dgm:t>
    </dgm:pt>
    <dgm:pt modelId="{09F9021D-7C82-4649-8267-41F5CF93E347}" type="parTrans" cxnId="{27C77826-AFD2-4E12-994E-B68FF3A00C15}">
      <dgm:prSet/>
      <dgm:spPr/>
      <dgm:t>
        <a:bodyPr/>
        <a:lstStyle/>
        <a:p>
          <a:pPr algn="ctr"/>
          <a:endParaRPr lang="en-US"/>
        </a:p>
      </dgm:t>
    </dgm:pt>
    <dgm:pt modelId="{1F1B7E6C-7537-431F-8873-B8D7FA0B91AB}" type="sibTrans" cxnId="{27C77826-AFD2-4E12-994E-B68FF3A00C15}">
      <dgm:prSet/>
      <dgm:spPr/>
      <dgm:t>
        <a:bodyPr/>
        <a:lstStyle/>
        <a:p>
          <a:pPr algn="ctr"/>
          <a:endParaRPr lang="en-US"/>
        </a:p>
      </dgm:t>
    </dgm:pt>
    <dgm:pt modelId="{BB2AC3A5-D4A9-4C8E-8882-9741133A07FE}">
      <dgm:prSet phldrT="[Text]"/>
      <dgm:spPr/>
      <dgm:t>
        <a:bodyPr/>
        <a:lstStyle/>
        <a:p>
          <a:pPr algn="ctr"/>
          <a:r>
            <a:rPr lang="en-US" b="1"/>
            <a:t>Payables</a:t>
          </a:r>
        </a:p>
      </dgm:t>
    </dgm:pt>
    <dgm:pt modelId="{89B14968-7DB8-47D0-B1D5-4B15C30F2785}" type="parTrans" cxnId="{99EBA6C5-0BFE-4611-B586-A2850B1048C3}">
      <dgm:prSet/>
      <dgm:spPr/>
      <dgm:t>
        <a:bodyPr/>
        <a:lstStyle/>
        <a:p>
          <a:pPr algn="ctr"/>
          <a:endParaRPr lang="en-US"/>
        </a:p>
      </dgm:t>
    </dgm:pt>
    <dgm:pt modelId="{A8872CFE-FA55-487B-AEF6-2B6962503BBA}" type="sibTrans" cxnId="{99EBA6C5-0BFE-4611-B586-A2850B1048C3}">
      <dgm:prSet/>
      <dgm:spPr/>
      <dgm:t>
        <a:bodyPr/>
        <a:lstStyle/>
        <a:p>
          <a:pPr algn="ctr"/>
          <a:endParaRPr lang="en-US"/>
        </a:p>
      </dgm:t>
    </dgm:pt>
    <dgm:pt modelId="{393C778A-0EC1-440E-9AD8-356FBC3CD53D}">
      <dgm:prSet phldrT="[Text]"/>
      <dgm:spPr/>
      <dgm:t>
        <a:bodyPr/>
        <a:lstStyle/>
        <a:p>
          <a:pPr algn="ctr"/>
          <a:r>
            <a:rPr lang="en-US" b="1"/>
            <a:t>Fixed Assets</a:t>
          </a:r>
        </a:p>
      </dgm:t>
    </dgm:pt>
    <dgm:pt modelId="{0F28B217-27A5-48D5-B680-27E5DB3AEC2A}" type="parTrans" cxnId="{716B616B-C56D-4781-9002-C9B97C4E2092}">
      <dgm:prSet/>
      <dgm:spPr/>
      <dgm:t>
        <a:bodyPr/>
        <a:lstStyle/>
        <a:p>
          <a:pPr algn="ctr"/>
          <a:endParaRPr lang="en-US"/>
        </a:p>
      </dgm:t>
    </dgm:pt>
    <dgm:pt modelId="{4575E590-AF47-426E-817E-BA4FE82EB466}" type="sibTrans" cxnId="{716B616B-C56D-4781-9002-C9B97C4E2092}">
      <dgm:prSet/>
      <dgm:spPr/>
      <dgm:t>
        <a:bodyPr/>
        <a:lstStyle/>
        <a:p>
          <a:pPr algn="ctr"/>
          <a:endParaRPr lang="en-US"/>
        </a:p>
      </dgm:t>
    </dgm:pt>
    <dgm:pt modelId="{D91F7A46-001A-46EC-BF9A-D73D62918672}" type="asst">
      <dgm:prSet/>
      <dgm:spPr/>
      <dgm:t>
        <a:bodyPr/>
        <a:lstStyle/>
        <a:p>
          <a:pPr algn="ctr"/>
          <a:r>
            <a:rPr lang="en-US" b="1"/>
            <a:t>Cash Management</a:t>
          </a:r>
        </a:p>
      </dgm:t>
    </dgm:pt>
    <dgm:pt modelId="{F4E785F2-A89A-4114-AA01-8C47793A462D}" type="parTrans" cxnId="{0F2ECF3D-6FA3-49D7-9C53-9FDB0B6BF7CB}">
      <dgm:prSet/>
      <dgm:spPr/>
      <dgm:t>
        <a:bodyPr/>
        <a:lstStyle/>
        <a:p>
          <a:pPr algn="ctr"/>
          <a:endParaRPr lang="en-US"/>
        </a:p>
      </dgm:t>
    </dgm:pt>
    <dgm:pt modelId="{4337E101-2395-42F9-A9AE-6B298BF2645F}" type="sibTrans" cxnId="{0F2ECF3D-6FA3-49D7-9C53-9FDB0B6BF7CB}">
      <dgm:prSet/>
      <dgm:spPr/>
      <dgm:t>
        <a:bodyPr/>
        <a:lstStyle/>
        <a:p>
          <a:pPr algn="ctr"/>
          <a:endParaRPr lang="en-US"/>
        </a:p>
      </dgm:t>
    </dgm:pt>
    <dgm:pt modelId="{B33A07DA-B1A0-4C5D-AB64-388CB5FB183D}">
      <dgm:prSet/>
      <dgm:spPr/>
      <dgm:t>
        <a:bodyPr/>
        <a:lstStyle/>
        <a:p>
          <a:pPr algn="ctr"/>
          <a:r>
            <a:rPr lang="en-US" b="1"/>
            <a:t>Inventory</a:t>
          </a:r>
        </a:p>
      </dgm:t>
    </dgm:pt>
    <dgm:pt modelId="{7E3345E9-1BF4-480C-A673-0FBCF6551D0F}" type="parTrans" cxnId="{A05BB794-882E-4321-A2B8-0C675F4BD664}">
      <dgm:prSet/>
      <dgm:spPr/>
      <dgm:t>
        <a:bodyPr/>
        <a:lstStyle/>
        <a:p>
          <a:pPr algn="ctr"/>
          <a:endParaRPr lang="en-US"/>
        </a:p>
      </dgm:t>
    </dgm:pt>
    <dgm:pt modelId="{8491D0C5-74CF-47DC-A2B3-88ECC5ACC832}" type="sibTrans" cxnId="{A05BB794-882E-4321-A2B8-0C675F4BD664}">
      <dgm:prSet/>
      <dgm:spPr/>
      <dgm:t>
        <a:bodyPr/>
        <a:lstStyle/>
        <a:p>
          <a:pPr algn="ctr"/>
          <a:endParaRPr lang="en-US"/>
        </a:p>
      </dgm:t>
    </dgm:pt>
    <dgm:pt modelId="{5470764F-2BF1-4C21-AEFC-CCB0B8BA9E3E}">
      <dgm:prSet/>
      <dgm:spPr/>
      <dgm:t>
        <a:bodyPr/>
        <a:lstStyle/>
        <a:p>
          <a:pPr algn="ctr"/>
          <a:r>
            <a:rPr lang="en-US" b="1"/>
            <a:t>Setup</a:t>
          </a:r>
        </a:p>
      </dgm:t>
    </dgm:pt>
    <dgm:pt modelId="{089C7711-0E02-4730-ABE9-BD9363D041E5}" type="parTrans" cxnId="{FD320D4B-92BF-4ED0-B661-F5890D8A2D56}">
      <dgm:prSet/>
      <dgm:spPr/>
      <dgm:t>
        <a:bodyPr/>
        <a:lstStyle/>
        <a:p>
          <a:pPr algn="ctr"/>
          <a:endParaRPr lang="en-US"/>
        </a:p>
      </dgm:t>
    </dgm:pt>
    <dgm:pt modelId="{7450F4F9-1229-4412-B1E8-616CB9568B7D}" type="sibTrans" cxnId="{FD320D4B-92BF-4ED0-B661-F5890D8A2D56}">
      <dgm:prSet/>
      <dgm:spPr/>
      <dgm:t>
        <a:bodyPr/>
        <a:lstStyle/>
        <a:p>
          <a:pPr algn="ctr"/>
          <a:endParaRPr lang="en-US"/>
        </a:p>
      </dgm:t>
    </dgm:pt>
    <dgm:pt modelId="{BB029CE1-0C78-42B0-9728-359CFCDFDFA2}" type="pres">
      <dgm:prSet presAssocID="{D9460822-7836-4FD8-9A29-B5894FF8D960}" presName="cycle" presStyleCnt="0">
        <dgm:presLayoutVars>
          <dgm:chMax val="1"/>
          <dgm:dir/>
          <dgm:animLvl val="ctr"/>
          <dgm:resizeHandles val="exact"/>
        </dgm:presLayoutVars>
      </dgm:prSet>
      <dgm:spPr/>
      <dgm:t>
        <a:bodyPr/>
        <a:lstStyle/>
        <a:p>
          <a:endParaRPr lang="en-US"/>
        </a:p>
      </dgm:t>
    </dgm:pt>
    <dgm:pt modelId="{57C77D68-4FC9-4081-A4ED-7AF96451DA93}" type="pres">
      <dgm:prSet presAssocID="{B54635C4-C132-4C55-BF8E-38B52A6F5230}" presName="centerShape" presStyleLbl="node0" presStyleIdx="0" presStyleCnt="1"/>
      <dgm:spPr/>
      <dgm:t>
        <a:bodyPr/>
        <a:lstStyle/>
        <a:p>
          <a:endParaRPr lang="en-US"/>
        </a:p>
      </dgm:t>
    </dgm:pt>
    <dgm:pt modelId="{19C072AF-E560-45A0-928C-9F9E24978D51}" type="pres">
      <dgm:prSet presAssocID="{EAF5EAE4-4A47-432F-8E3B-44BCDA4731B5}" presName="Name9" presStyleLbl="parChTrans1D2" presStyleIdx="0" presStyleCnt="7"/>
      <dgm:spPr/>
      <dgm:t>
        <a:bodyPr/>
        <a:lstStyle/>
        <a:p>
          <a:endParaRPr lang="en-US"/>
        </a:p>
      </dgm:t>
    </dgm:pt>
    <dgm:pt modelId="{41EB3271-BD4C-448D-9183-C345530988EF}" type="pres">
      <dgm:prSet presAssocID="{EAF5EAE4-4A47-432F-8E3B-44BCDA4731B5}" presName="connTx" presStyleLbl="parChTrans1D2" presStyleIdx="0" presStyleCnt="7"/>
      <dgm:spPr/>
      <dgm:t>
        <a:bodyPr/>
        <a:lstStyle/>
        <a:p>
          <a:endParaRPr lang="en-US"/>
        </a:p>
      </dgm:t>
    </dgm:pt>
    <dgm:pt modelId="{3A0C198C-61B3-4AF6-8CAC-1B1089653384}" type="pres">
      <dgm:prSet presAssocID="{5EBA137D-966F-4BCE-AEB0-FD05A66C07CC}" presName="node" presStyleLbl="node1" presStyleIdx="0" presStyleCnt="7">
        <dgm:presLayoutVars>
          <dgm:bulletEnabled val="1"/>
        </dgm:presLayoutVars>
      </dgm:prSet>
      <dgm:spPr/>
      <dgm:t>
        <a:bodyPr/>
        <a:lstStyle/>
        <a:p>
          <a:endParaRPr lang="en-US"/>
        </a:p>
      </dgm:t>
    </dgm:pt>
    <dgm:pt modelId="{8145074F-E4F5-462A-9846-303A8B05C949}" type="pres">
      <dgm:prSet presAssocID="{F4E785F2-A89A-4114-AA01-8C47793A462D}" presName="Name9" presStyleLbl="parChTrans1D2" presStyleIdx="1" presStyleCnt="7"/>
      <dgm:spPr/>
      <dgm:t>
        <a:bodyPr/>
        <a:lstStyle/>
        <a:p>
          <a:endParaRPr lang="en-US"/>
        </a:p>
      </dgm:t>
    </dgm:pt>
    <dgm:pt modelId="{F649FC12-A341-4160-9CC9-24BF54B2C3FF}" type="pres">
      <dgm:prSet presAssocID="{F4E785F2-A89A-4114-AA01-8C47793A462D}" presName="connTx" presStyleLbl="parChTrans1D2" presStyleIdx="1" presStyleCnt="7"/>
      <dgm:spPr/>
      <dgm:t>
        <a:bodyPr/>
        <a:lstStyle/>
        <a:p>
          <a:endParaRPr lang="en-US"/>
        </a:p>
      </dgm:t>
    </dgm:pt>
    <dgm:pt modelId="{7E880E74-F84E-42D9-84F0-B9DA3FB9FE81}" type="pres">
      <dgm:prSet presAssocID="{D91F7A46-001A-46EC-BF9A-D73D62918672}" presName="node" presStyleLbl="node1" presStyleIdx="1" presStyleCnt="7">
        <dgm:presLayoutVars>
          <dgm:bulletEnabled val="1"/>
        </dgm:presLayoutVars>
      </dgm:prSet>
      <dgm:spPr/>
      <dgm:t>
        <a:bodyPr/>
        <a:lstStyle/>
        <a:p>
          <a:endParaRPr lang="en-US"/>
        </a:p>
      </dgm:t>
    </dgm:pt>
    <dgm:pt modelId="{4D0383BC-E0B7-44CF-B7AE-EEE057CF8847}" type="pres">
      <dgm:prSet presAssocID="{09F9021D-7C82-4649-8267-41F5CF93E347}" presName="Name9" presStyleLbl="parChTrans1D2" presStyleIdx="2" presStyleCnt="7"/>
      <dgm:spPr/>
      <dgm:t>
        <a:bodyPr/>
        <a:lstStyle/>
        <a:p>
          <a:endParaRPr lang="en-US"/>
        </a:p>
      </dgm:t>
    </dgm:pt>
    <dgm:pt modelId="{C2EFDA43-24DF-40EF-940A-98F48F97B27B}" type="pres">
      <dgm:prSet presAssocID="{09F9021D-7C82-4649-8267-41F5CF93E347}" presName="connTx" presStyleLbl="parChTrans1D2" presStyleIdx="2" presStyleCnt="7"/>
      <dgm:spPr/>
      <dgm:t>
        <a:bodyPr/>
        <a:lstStyle/>
        <a:p>
          <a:endParaRPr lang="en-US"/>
        </a:p>
      </dgm:t>
    </dgm:pt>
    <dgm:pt modelId="{01E51D4D-55FD-4D99-ABD7-D68713EF3E4D}" type="pres">
      <dgm:prSet presAssocID="{423B4F9F-CC44-4639-AB7F-945D07F57C37}" presName="node" presStyleLbl="node1" presStyleIdx="2" presStyleCnt="7">
        <dgm:presLayoutVars>
          <dgm:bulletEnabled val="1"/>
        </dgm:presLayoutVars>
      </dgm:prSet>
      <dgm:spPr/>
      <dgm:t>
        <a:bodyPr/>
        <a:lstStyle/>
        <a:p>
          <a:endParaRPr lang="en-US"/>
        </a:p>
      </dgm:t>
    </dgm:pt>
    <dgm:pt modelId="{4ABB0C30-954F-432E-8437-DEA4EDBCC541}" type="pres">
      <dgm:prSet presAssocID="{89B14968-7DB8-47D0-B1D5-4B15C30F2785}" presName="Name9" presStyleLbl="parChTrans1D2" presStyleIdx="3" presStyleCnt="7"/>
      <dgm:spPr/>
      <dgm:t>
        <a:bodyPr/>
        <a:lstStyle/>
        <a:p>
          <a:endParaRPr lang="en-US"/>
        </a:p>
      </dgm:t>
    </dgm:pt>
    <dgm:pt modelId="{CD4EA51F-5058-4130-A93E-1D2DFB5DDBED}" type="pres">
      <dgm:prSet presAssocID="{89B14968-7DB8-47D0-B1D5-4B15C30F2785}" presName="connTx" presStyleLbl="parChTrans1D2" presStyleIdx="3" presStyleCnt="7"/>
      <dgm:spPr/>
      <dgm:t>
        <a:bodyPr/>
        <a:lstStyle/>
        <a:p>
          <a:endParaRPr lang="en-US"/>
        </a:p>
      </dgm:t>
    </dgm:pt>
    <dgm:pt modelId="{12E67A55-94F5-4138-A3A1-0E97414DF903}" type="pres">
      <dgm:prSet presAssocID="{BB2AC3A5-D4A9-4C8E-8882-9741133A07FE}" presName="node" presStyleLbl="node1" presStyleIdx="3" presStyleCnt="7">
        <dgm:presLayoutVars>
          <dgm:bulletEnabled val="1"/>
        </dgm:presLayoutVars>
      </dgm:prSet>
      <dgm:spPr/>
      <dgm:t>
        <a:bodyPr/>
        <a:lstStyle/>
        <a:p>
          <a:endParaRPr lang="en-US"/>
        </a:p>
      </dgm:t>
    </dgm:pt>
    <dgm:pt modelId="{AAE6866F-A10D-49CC-898D-562BD673BF43}" type="pres">
      <dgm:prSet presAssocID="{0F28B217-27A5-48D5-B680-27E5DB3AEC2A}" presName="Name9" presStyleLbl="parChTrans1D2" presStyleIdx="4" presStyleCnt="7"/>
      <dgm:spPr/>
      <dgm:t>
        <a:bodyPr/>
        <a:lstStyle/>
        <a:p>
          <a:endParaRPr lang="en-US"/>
        </a:p>
      </dgm:t>
    </dgm:pt>
    <dgm:pt modelId="{A3BE0949-D58D-4CA8-8ED9-AC798CB0D695}" type="pres">
      <dgm:prSet presAssocID="{0F28B217-27A5-48D5-B680-27E5DB3AEC2A}" presName="connTx" presStyleLbl="parChTrans1D2" presStyleIdx="4" presStyleCnt="7"/>
      <dgm:spPr/>
      <dgm:t>
        <a:bodyPr/>
        <a:lstStyle/>
        <a:p>
          <a:endParaRPr lang="en-US"/>
        </a:p>
      </dgm:t>
    </dgm:pt>
    <dgm:pt modelId="{2BEB02AD-B8AD-44C3-BC27-AFA027A99933}" type="pres">
      <dgm:prSet presAssocID="{393C778A-0EC1-440E-9AD8-356FBC3CD53D}" presName="node" presStyleLbl="node1" presStyleIdx="4" presStyleCnt="7">
        <dgm:presLayoutVars>
          <dgm:bulletEnabled val="1"/>
        </dgm:presLayoutVars>
      </dgm:prSet>
      <dgm:spPr/>
      <dgm:t>
        <a:bodyPr/>
        <a:lstStyle/>
        <a:p>
          <a:endParaRPr lang="en-US"/>
        </a:p>
      </dgm:t>
    </dgm:pt>
    <dgm:pt modelId="{A730F5F4-D552-4765-BABB-DAA6781C7659}" type="pres">
      <dgm:prSet presAssocID="{7E3345E9-1BF4-480C-A673-0FBCF6551D0F}" presName="Name9" presStyleLbl="parChTrans1D2" presStyleIdx="5" presStyleCnt="7"/>
      <dgm:spPr/>
      <dgm:t>
        <a:bodyPr/>
        <a:lstStyle/>
        <a:p>
          <a:endParaRPr lang="en-US"/>
        </a:p>
      </dgm:t>
    </dgm:pt>
    <dgm:pt modelId="{F6DB27CB-675D-40EC-AEA2-488A6E5DDEBA}" type="pres">
      <dgm:prSet presAssocID="{7E3345E9-1BF4-480C-A673-0FBCF6551D0F}" presName="connTx" presStyleLbl="parChTrans1D2" presStyleIdx="5" presStyleCnt="7"/>
      <dgm:spPr/>
      <dgm:t>
        <a:bodyPr/>
        <a:lstStyle/>
        <a:p>
          <a:endParaRPr lang="en-US"/>
        </a:p>
      </dgm:t>
    </dgm:pt>
    <dgm:pt modelId="{41F527DD-28BD-4866-96FE-B8060983D642}" type="pres">
      <dgm:prSet presAssocID="{B33A07DA-B1A0-4C5D-AB64-388CB5FB183D}" presName="node" presStyleLbl="node1" presStyleIdx="5" presStyleCnt="7">
        <dgm:presLayoutVars>
          <dgm:bulletEnabled val="1"/>
        </dgm:presLayoutVars>
      </dgm:prSet>
      <dgm:spPr/>
      <dgm:t>
        <a:bodyPr/>
        <a:lstStyle/>
        <a:p>
          <a:endParaRPr lang="en-US"/>
        </a:p>
      </dgm:t>
    </dgm:pt>
    <dgm:pt modelId="{99BEEA2D-6BF2-47BC-B8BE-F631355C8FC7}" type="pres">
      <dgm:prSet presAssocID="{089C7711-0E02-4730-ABE9-BD9363D041E5}" presName="Name9" presStyleLbl="parChTrans1D2" presStyleIdx="6" presStyleCnt="7"/>
      <dgm:spPr/>
      <dgm:t>
        <a:bodyPr/>
        <a:lstStyle/>
        <a:p>
          <a:endParaRPr lang="en-US"/>
        </a:p>
      </dgm:t>
    </dgm:pt>
    <dgm:pt modelId="{B71DD859-AFA8-4710-BABD-64C948168C93}" type="pres">
      <dgm:prSet presAssocID="{089C7711-0E02-4730-ABE9-BD9363D041E5}" presName="connTx" presStyleLbl="parChTrans1D2" presStyleIdx="6" presStyleCnt="7"/>
      <dgm:spPr/>
      <dgm:t>
        <a:bodyPr/>
        <a:lstStyle/>
        <a:p>
          <a:endParaRPr lang="en-US"/>
        </a:p>
      </dgm:t>
    </dgm:pt>
    <dgm:pt modelId="{3F8E959A-9534-469D-9C68-580E37FCF5ED}" type="pres">
      <dgm:prSet presAssocID="{5470764F-2BF1-4C21-AEFC-CCB0B8BA9E3E}" presName="node" presStyleLbl="node1" presStyleIdx="6" presStyleCnt="7">
        <dgm:presLayoutVars>
          <dgm:bulletEnabled val="1"/>
        </dgm:presLayoutVars>
      </dgm:prSet>
      <dgm:spPr/>
      <dgm:t>
        <a:bodyPr/>
        <a:lstStyle/>
        <a:p>
          <a:endParaRPr lang="en-US"/>
        </a:p>
      </dgm:t>
    </dgm:pt>
  </dgm:ptLst>
  <dgm:cxnLst>
    <dgm:cxn modelId="{0E92F04A-A85A-4385-9B05-5856F3BD114E}" type="presOf" srcId="{7E3345E9-1BF4-480C-A673-0FBCF6551D0F}" destId="{F6DB27CB-675D-40EC-AEA2-488A6E5DDEBA}" srcOrd="1" destOrd="0" presId="urn:microsoft.com/office/officeart/2005/8/layout/radial1"/>
    <dgm:cxn modelId="{62287065-9AB0-4F51-B23E-6898FB3203E5}" type="presOf" srcId="{7E3345E9-1BF4-480C-A673-0FBCF6551D0F}" destId="{A730F5F4-D552-4765-BABB-DAA6781C7659}" srcOrd="0" destOrd="0" presId="urn:microsoft.com/office/officeart/2005/8/layout/radial1"/>
    <dgm:cxn modelId="{4A6B0003-0D68-4523-90E7-BB2268CDBD3B}" type="presOf" srcId="{09F9021D-7C82-4649-8267-41F5CF93E347}" destId="{C2EFDA43-24DF-40EF-940A-98F48F97B27B}" srcOrd="1" destOrd="0" presId="urn:microsoft.com/office/officeart/2005/8/layout/radial1"/>
    <dgm:cxn modelId="{716B616B-C56D-4781-9002-C9B97C4E2092}" srcId="{B54635C4-C132-4C55-BF8E-38B52A6F5230}" destId="{393C778A-0EC1-440E-9AD8-356FBC3CD53D}" srcOrd="4" destOrd="0" parTransId="{0F28B217-27A5-48D5-B680-27E5DB3AEC2A}" sibTransId="{4575E590-AF47-426E-817E-BA4FE82EB466}"/>
    <dgm:cxn modelId="{693BACBE-46D1-4219-9197-74B23C62060F}" type="presOf" srcId="{089C7711-0E02-4730-ABE9-BD9363D041E5}" destId="{99BEEA2D-6BF2-47BC-B8BE-F631355C8FC7}" srcOrd="0" destOrd="0" presId="urn:microsoft.com/office/officeart/2005/8/layout/radial1"/>
    <dgm:cxn modelId="{59D09C0A-3B20-44B9-A675-A177980CA8A1}" type="presOf" srcId="{5EBA137D-966F-4BCE-AEB0-FD05A66C07CC}" destId="{3A0C198C-61B3-4AF6-8CAC-1B1089653384}" srcOrd="0" destOrd="0" presId="urn:microsoft.com/office/officeart/2005/8/layout/radial1"/>
    <dgm:cxn modelId="{E3766A23-4810-42A0-AF0D-2D1016EBA78D}" type="presOf" srcId="{F4E785F2-A89A-4114-AA01-8C47793A462D}" destId="{F649FC12-A341-4160-9CC9-24BF54B2C3FF}" srcOrd="1" destOrd="0" presId="urn:microsoft.com/office/officeart/2005/8/layout/radial1"/>
    <dgm:cxn modelId="{D51AC4A6-0825-4C40-81B3-6E1B7D671BC5}" type="presOf" srcId="{0F28B217-27A5-48D5-B680-27E5DB3AEC2A}" destId="{A3BE0949-D58D-4CA8-8ED9-AC798CB0D695}" srcOrd="1" destOrd="0" presId="urn:microsoft.com/office/officeart/2005/8/layout/radial1"/>
    <dgm:cxn modelId="{0CCCC44B-0DDD-4475-9506-7DDCC6B8288E}" type="presOf" srcId="{393C778A-0EC1-440E-9AD8-356FBC3CD53D}" destId="{2BEB02AD-B8AD-44C3-BC27-AFA027A99933}" srcOrd="0" destOrd="0" presId="urn:microsoft.com/office/officeart/2005/8/layout/radial1"/>
    <dgm:cxn modelId="{A2A09AC9-217C-4704-B0CE-69549A2B0DC6}" srcId="{B54635C4-C132-4C55-BF8E-38B52A6F5230}" destId="{5EBA137D-966F-4BCE-AEB0-FD05A66C07CC}" srcOrd="0" destOrd="0" parTransId="{EAF5EAE4-4A47-432F-8E3B-44BCDA4731B5}" sibTransId="{5566870D-45BB-4360-B100-A28B91192F2D}"/>
    <dgm:cxn modelId="{99EBA6C5-0BFE-4611-B586-A2850B1048C3}" srcId="{B54635C4-C132-4C55-BF8E-38B52A6F5230}" destId="{BB2AC3A5-D4A9-4C8E-8882-9741133A07FE}" srcOrd="3" destOrd="0" parTransId="{89B14968-7DB8-47D0-B1D5-4B15C30F2785}" sibTransId="{A8872CFE-FA55-487B-AEF6-2B6962503BBA}"/>
    <dgm:cxn modelId="{E21392AB-8523-4A47-8E9D-3FDAD1DC0B16}" type="presOf" srcId="{D91F7A46-001A-46EC-BF9A-D73D62918672}" destId="{7E880E74-F84E-42D9-84F0-B9DA3FB9FE81}" srcOrd="0" destOrd="0" presId="urn:microsoft.com/office/officeart/2005/8/layout/radial1"/>
    <dgm:cxn modelId="{E3DBA88C-9DD8-4B4F-85D5-1E5774AAB0AD}" srcId="{D9460822-7836-4FD8-9A29-B5894FF8D960}" destId="{B54635C4-C132-4C55-BF8E-38B52A6F5230}" srcOrd="0" destOrd="0" parTransId="{45AAAC62-B541-4C08-9251-C5E0286D551E}" sibTransId="{9E40DCD9-7FAE-4D53-87D6-439473AA93EA}"/>
    <dgm:cxn modelId="{0F2ECF3D-6FA3-49D7-9C53-9FDB0B6BF7CB}" srcId="{B54635C4-C132-4C55-BF8E-38B52A6F5230}" destId="{D91F7A46-001A-46EC-BF9A-D73D62918672}" srcOrd="1" destOrd="0" parTransId="{F4E785F2-A89A-4114-AA01-8C47793A462D}" sibTransId="{4337E101-2395-42F9-A9AE-6B298BF2645F}"/>
    <dgm:cxn modelId="{A05BB794-882E-4321-A2B8-0C675F4BD664}" srcId="{B54635C4-C132-4C55-BF8E-38B52A6F5230}" destId="{B33A07DA-B1A0-4C5D-AB64-388CB5FB183D}" srcOrd="5" destOrd="0" parTransId="{7E3345E9-1BF4-480C-A673-0FBCF6551D0F}" sibTransId="{8491D0C5-74CF-47DC-A2B3-88ECC5ACC832}"/>
    <dgm:cxn modelId="{F55EB95E-F7FA-4F1B-BB17-757D02B28E9D}" type="presOf" srcId="{89B14968-7DB8-47D0-B1D5-4B15C30F2785}" destId="{CD4EA51F-5058-4130-A93E-1D2DFB5DDBED}" srcOrd="1" destOrd="0" presId="urn:microsoft.com/office/officeart/2005/8/layout/radial1"/>
    <dgm:cxn modelId="{27C77826-AFD2-4E12-994E-B68FF3A00C15}" srcId="{B54635C4-C132-4C55-BF8E-38B52A6F5230}" destId="{423B4F9F-CC44-4639-AB7F-945D07F57C37}" srcOrd="2" destOrd="0" parTransId="{09F9021D-7C82-4649-8267-41F5CF93E347}" sibTransId="{1F1B7E6C-7537-431F-8873-B8D7FA0B91AB}"/>
    <dgm:cxn modelId="{471DB1E5-A318-42ED-9403-140CE957B13D}" type="presOf" srcId="{423B4F9F-CC44-4639-AB7F-945D07F57C37}" destId="{01E51D4D-55FD-4D99-ABD7-D68713EF3E4D}" srcOrd="0" destOrd="0" presId="urn:microsoft.com/office/officeart/2005/8/layout/radial1"/>
    <dgm:cxn modelId="{5A480EB9-397B-477B-9B34-872975999C22}" type="presOf" srcId="{89B14968-7DB8-47D0-B1D5-4B15C30F2785}" destId="{4ABB0C30-954F-432E-8437-DEA4EDBCC541}" srcOrd="0" destOrd="0" presId="urn:microsoft.com/office/officeart/2005/8/layout/radial1"/>
    <dgm:cxn modelId="{12743A45-CD52-4CF7-806A-336A719805EB}" type="presOf" srcId="{B54635C4-C132-4C55-BF8E-38B52A6F5230}" destId="{57C77D68-4FC9-4081-A4ED-7AF96451DA93}" srcOrd="0" destOrd="0" presId="urn:microsoft.com/office/officeart/2005/8/layout/radial1"/>
    <dgm:cxn modelId="{FD320D4B-92BF-4ED0-B661-F5890D8A2D56}" srcId="{B54635C4-C132-4C55-BF8E-38B52A6F5230}" destId="{5470764F-2BF1-4C21-AEFC-CCB0B8BA9E3E}" srcOrd="6" destOrd="0" parTransId="{089C7711-0E02-4730-ABE9-BD9363D041E5}" sibTransId="{7450F4F9-1229-4412-B1E8-616CB9568B7D}"/>
    <dgm:cxn modelId="{37EA9D3B-D034-4173-AC96-1E5CFEC5FECB}" type="presOf" srcId="{D9460822-7836-4FD8-9A29-B5894FF8D960}" destId="{BB029CE1-0C78-42B0-9728-359CFCDFDFA2}" srcOrd="0" destOrd="0" presId="urn:microsoft.com/office/officeart/2005/8/layout/radial1"/>
    <dgm:cxn modelId="{ED62D04A-B265-4BE7-B253-E28218D4D354}" type="presOf" srcId="{09F9021D-7C82-4649-8267-41F5CF93E347}" destId="{4D0383BC-E0B7-44CF-B7AE-EEE057CF8847}" srcOrd="0" destOrd="0" presId="urn:microsoft.com/office/officeart/2005/8/layout/radial1"/>
    <dgm:cxn modelId="{03DEBF13-A65C-4D65-9E99-EDD8414BF62F}" type="presOf" srcId="{B33A07DA-B1A0-4C5D-AB64-388CB5FB183D}" destId="{41F527DD-28BD-4866-96FE-B8060983D642}" srcOrd="0" destOrd="0" presId="urn:microsoft.com/office/officeart/2005/8/layout/radial1"/>
    <dgm:cxn modelId="{FCE147AB-409F-4E96-A4BE-19511D4BA875}" type="presOf" srcId="{EAF5EAE4-4A47-432F-8E3B-44BCDA4731B5}" destId="{19C072AF-E560-45A0-928C-9F9E24978D51}" srcOrd="0" destOrd="0" presId="urn:microsoft.com/office/officeart/2005/8/layout/radial1"/>
    <dgm:cxn modelId="{51787224-0312-4279-ABCE-7CBF64E40C99}" type="presOf" srcId="{F4E785F2-A89A-4114-AA01-8C47793A462D}" destId="{8145074F-E4F5-462A-9846-303A8B05C949}" srcOrd="0" destOrd="0" presId="urn:microsoft.com/office/officeart/2005/8/layout/radial1"/>
    <dgm:cxn modelId="{111D97E8-7766-48E2-B85E-218F35E86F61}" type="presOf" srcId="{089C7711-0E02-4730-ABE9-BD9363D041E5}" destId="{B71DD859-AFA8-4710-BABD-64C948168C93}" srcOrd="1" destOrd="0" presId="urn:microsoft.com/office/officeart/2005/8/layout/radial1"/>
    <dgm:cxn modelId="{C37D1D32-083F-4A06-99BB-FAE626DF1F7F}" type="presOf" srcId="{BB2AC3A5-D4A9-4C8E-8882-9741133A07FE}" destId="{12E67A55-94F5-4138-A3A1-0E97414DF903}" srcOrd="0" destOrd="0" presId="urn:microsoft.com/office/officeart/2005/8/layout/radial1"/>
    <dgm:cxn modelId="{E30D391D-CC16-4C10-A460-C63349456EBC}" type="presOf" srcId="{EAF5EAE4-4A47-432F-8E3B-44BCDA4731B5}" destId="{41EB3271-BD4C-448D-9183-C345530988EF}" srcOrd="1" destOrd="0" presId="urn:microsoft.com/office/officeart/2005/8/layout/radial1"/>
    <dgm:cxn modelId="{86CE007D-3E19-486E-9483-6E7759A13727}" type="presOf" srcId="{0F28B217-27A5-48D5-B680-27E5DB3AEC2A}" destId="{AAE6866F-A10D-49CC-898D-562BD673BF43}" srcOrd="0" destOrd="0" presId="urn:microsoft.com/office/officeart/2005/8/layout/radial1"/>
    <dgm:cxn modelId="{F1EA564F-E167-45B8-9443-A350FA732622}" type="presOf" srcId="{5470764F-2BF1-4C21-AEFC-CCB0B8BA9E3E}" destId="{3F8E959A-9534-469D-9C68-580E37FCF5ED}" srcOrd="0" destOrd="0" presId="urn:microsoft.com/office/officeart/2005/8/layout/radial1"/>
    <dgm:cxn modelId="{3BAF0859-FF6E-4AFF-989D-1454198E5EF8}" type="presParOf" srcId="{BB029CE1-0C78-42B0-9728-359CFCDFDFA2}" destId="{57C77D68-4FC9-4081-A4ED-7AF96451DA93}" srcOrd="0" destOrd="0" presId="urn:microsoft.com/office/officeart/2005/8/layout/radial1"/>
    <dgm:cxn modelId="{FA38DCB6-99ED-4D9E-9FC9-5E3BC19175F8}" type="presParOf" srcId="{BB029CE1-0C78-42B0-9728-359CFCDFDFA2}" destId="{19C072AF-E560-45A0-928C-9F9E24978D51}" srcOrd="1" destOrd="0" presId="urn:microsoft.com/office/officeart/2005/8/layout/radial1"/>
    <dgm:cxn modelId="{AAB6A546-DD92-4185-B984-351760EA5143}" type="presParOf" srcId="{19C072AF-E560-45A0-928C-9F9E24978D51}" destId="{41EB3271-BD4C-448D-9183-C345530988EF}" srcOrd="0" destOrd="0" presId="urn:microsoft.com/office/officeart/2005/8/layout/radial1"/>
    <dgm:cxn modelId="{5EDBFDE5-910E-48A0-9C35-5BFD57F509A6}" type="presParOf" srcId="{BB029CE1-0C78-42B0-9728-359CFCDFDFA2}" destId="{3A0C198C-61B3-4AF6-8CAC-1B1089653384}" srcOrd="2" destOrd="0" presId="urn:microsoft.com/office/officeart/2005/8/layout/radial1"/>
    <dgm:cxn modelId="{7A0DF5AF-1F24-4511-835C-633D78F978F1}" type="presParOf" srcId="{BB029CE1-0C78-42B0-9728-359CFCDFDFA2}" destId="{8145074F-E4F5-462A-9846-303A8B05C949}" srcOrd="3" destOrd="0" presId="urn:microsoft.com/office/officeart/2005/8/layout/radial1"/>
    <dgm:cxn modelId="{2E9ADC7A-1625-4F9F-8359-23257A1A051E}" type="presParOf" srcId="{8145074F-E4F5-462A-9846-303A8B05C949}" destId="{F649FC12-A341-4160-9CC9-24BF54B2C3FF}" srcOrd="0" destOrd="0" presId="urn:microsoft.com/office/officeart/2005/8/layout/radial1"/>
    <dgm:cxn modelId="{E0D9BB1C-2CC3-4C41-86F1-E0FCE8C1A07F}" type="presParOf" srcId="{BB029CE1-0C78-42B0-9728-359CFCDFDFA2}" destId="{7E880E74-F84E-42D9-84F0-B9DA3FB9FE81}" srcOrd="4" destOrd="0" presId="urn:microsoft.com/office/officeart/2005/8/layout/radial1"/>
    <dgm:cxn modelId="{19B8DC4A-8997-4983-83C0-7B36506764A2}" type="presParOf" srcId="{BB029CE1-0C78-42B0-9728-359CFCDFDFA2}" destId="{4D0383BC-E0B7-44CF-B7AE-EEE057CF8847}" srcOrd="5" destOrd="0" presId="urn:microsoft.com/office/officeart/2005/8/layout/radial1"/>
    <dgm:cxn modelId="{84DF21CB-B71A-49C1-B810-CE57201811B9}" type="presParOf" srcId="{4D0383BC-E0B7-44CF-B7AE-EEE057CF8847}" destId="{C2EFDA43-24DF-40EF-940A-98F48F97B27B}" srcOrd="0" destOrd="0" presId="urn:microsoft.com/office/officeart/2005/8/layout/radial1"/>
    <dgm:cxn modelId="{8959D7E5-05C1-4DEE-B45D-95227DB7A032}" type="presParOf" srcId="{BB029CE1-0C78-42B0-9728-359CFCDFDFA2}" destId="{01E51D4D-55FD-4D99-ABD7-D68713EF3E4D}" srcOrd="6" destOrd="0" presId="urn:microsoft.com/office/officeart/2005/8/layout/radial1"/>
    <dgm:cxn modelId="{667F2DF8-8F45-4948-9760-95F9D1031E43}" type="presParOf" srcId="{BB029CE1-0C78-42B0-9728-359CFCDFDFA2}" destId="{4ABB0C30-954F-432E-8437-DEA4EDBCC541}" srcOrd="7" destOrd="0" presId="urn:microsoft.com/office/officeart/2005/8/layout/radial1"/>
    <dgm:cxn modelId="{66579AE5-EE82-46C3-999E-062875F67D20}" type="presParOf" srcId="{4ABB0C30-954F-432E-8437-DEA4EDBCC541}" destId="{CD4EA51F-5058-4130-A93E-1D2DFB5DDBED}" srcOrd="0" destOrd="0" presId="urn:microsoft.com/office/officeart/2005/8/layout/radial1"/>
    <dgm:cxn modelId="{A4BBDC60-AC16-4E02-B5B9-93940611C7DC}" type="presParOf" srcId="{BB029CE1-0C78-42B0-9728-359CFCDFDFA2}" destId="{12E67A55-94F5-4138-A3A1-0E97414DF903}" srcOrd="8" destOrd="0" presId="urn:microsoft.com/office/officeart/2005/8/layout/radial1"/>
    <dgm:cxn modelId="{FC656EE7-802D-4054-BB18-C80F53793D29}" type="presParOf" srcId="{BB029CE1-0C78-42B0-9728-359CFCDFDFA2}" destId="{AAE6866F-A10D-49CC-898D-562BD673BF43}" srcOrd="9" destOrd="0" presId="urn:microsoft.com/office/officeart/2005/8/layout/radial1"/>
    <dgm:cxn modelId="{EDA4ADCE-4C60-4360-B0FC-A23FD9F5D0D7}" type="presParOf" srcId="{AAE6866F-A10D-49CC-898D-562BD673BF43}" destId="{A3BE0949-D58D-4CA8-8ED9-AC798CB0D695}" srcOrd="0" destOrd="0" presId="urn:microsoft.com/office/officeart/2005/8/layout/radial1"/>
    <dgm:cxn modelId="{E25B3E34-2D6F-4F41-B42E-A3F499ABD7D1}" type="presParOf" srcId="{BB029CE1-0C78-42B0-9728-359CFCDFDFA2}" destId="{2BEB02AD-B8AD-44C3-BC27-AFA027A99933}" srcOrd="10" destOrd="0" presId="urn:microsoft.com/office/officeart/2005/8/layout/radial1"/>
    <dgm:cxn modelId="{1507667D-B314-4377-B344-B5A053374FE9}" type="presParOf" srcId="{BB029CE1-0C78-42B0-9728-359CFCDFDFA2}" destId="{A730F5F4-D552-4765-BABB-DAA6781C7659}" srcOrd="11" destOrd="0" presId="urn:microsoft.com/office/officeart/2005/8/layout/radial1"/>
    <dgm:cxn modelId="{4C48106E-ACD2-4FBE-80D0-95E0EDAEB883}" type="presParOf" srcId="{A730F5F4-D552-4765-BABB-DAA6781C7659}" destId="{F6DB27CB-675D-40EC-AEA2-488A6E5DDEBA}" srcOrd="0" destOrd="0" presId="urn:microsoft.com/office/officeart/2005/8/layout/radial1"/>
    <dgm:cxn modelId="{7EEEF818-76E4-4314-BB3F-671165F226A0}" type="presParOf" srcId="{BB029CE1-0C78-42B0-9728-359CFCDFDFA2}" destId="{41F527DD-28BD-4866-96FE-B8060983D642}" srcOrd="12" destOrd="0" presId="urn:microsoft.com/office/officeart/2005/8/layout/radial1"/>
    <dgm:cxn modelId="{DB1527AC-F2F4-4D14-890F-D1A88C737818}" type="presParOf" srcId="{BB029CE1-0C78-42B0-9728-359CFCDFDFA2}" destId="{99BEEA2D-6BF2-47BC-B8BE-F631355C8FC7}" srcOrd="13" destOrd="0" presId="urn:microsoft.com/office/officeart/2005/8/layout/radial1"/>
    <dgm:cxn modelId="{049172F7-BB4A-4670-AEE9-5D36C725A5D0}" type="presParOf" srcId="{99BEEA2D-6BF2-47BC-B8BE-F631355C8FC7}" destId="{B71DD859-AFA8-4710-BABD-64C948168C93}" srcOrd="0" destOrd="0" presId="urn:microsoft.com/office/officeart/2005/8/layout/radial1"/>
    <dgm:cxn modelId="{E3AA38AE-C284-4375-8FC3-6CCF980DADF4}" type="presParOf" srcId="{BB029CE1-0C78-42B0-9728-359CFCDFDFA2}" destId="{3F8E959A-9534-469D-9C68-580E37FCF5ED}" srcOrd="14" destOrd="0" presId="urn:microsoft.com/office/officeart/2005/8/layout/radial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DD1332-D775-4A35-A05D-0E4EC06FA7E9}">
      <dsp:nvSpPr>
        <dsp:cNvPr id="0" name=""/>
        <dsp:cNvSpPr/>
      </dsp:nvSpPr>
      <dsp:spPr>
        <a:xfrm>
          <a:off x="1079" y="1378171"/>
          <a:ext cx="1423168" cy="711584"/>
        </a:xfrm>
        <a:prstGeom prst="roundRect">
          <a:avLst>
            <a:gd name="adj" fmla="val 10000"/>
          </a:avLst>
        </a:prstGeom>
        <a:solidFill>
          <a:schemeClr val="lt1"/>
        </a:solidFill>
        <a:ln w="12700" cap="flat" cmpd="sng" algn="ctr">
          <a:solidFill>
            <a:schemeClr val="accent2"/>
          </a:solidFill>
          <a:prstDash val="solid"/>
          <a:miter lim="800000"/>
        </a:ln>
        <a:effectLst/>
        <a:scene3d>
          <a:camera prst="orthographicFront">
            <a:rot lat="0" lon="0" rev="0"/>
          </a:camera>
          <a:lightRig rig="contrasting" dir="t">
            <a:rot lat="0" lon="0" rev="1200000"/>
          </a:lightRig>
        </a:scene3d>
        <a:sp3d/>
      </dsp:spPr>
      <dsp:style>
        <a:lnRef idx="2">
          <a:schemeClr val="accent2"/>
        </a:lnRef>
        <a:fillRef idx="1">
          <a:schemeClr val="lt1"/>
        </a:fillRef>
        <a:effectRef idx="0">
          <a:schemeClr val="accent2"/>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baseline="0">
              <a:latin typeface="Calibri" pitchFamily="34" charset="0"/>
            </a:rPr>
            <a:t>NAV System Design</a:t>
          </a:r>
        </a:p>
      </dsp:txBody>
      <dsp:txXfrm>
        <a:off x="21921" y="1399013"/>
        <a:ext cx="1381484" cy="669900"/>
      </dsp:txXfrm>
    </dsp:sp>
    <dsp:sp modelId="{81A40E69-EFAD-473C-8832-353505A9A191}">
      <dsp:nvSpPr>
        <dsp:cNvPr id="0" name=""/>
        <dsp:cNvSpPr/>
      </dsp:nvSpPr>
      <dsp:spPr>
        <a:xfrm rot="18289469">
          <a:off x="1210455" y="1309861"/>
          <a:ext cx="996853" cy="29882"/>
        </a:xfrm>
        <a:custGeom>
          <a:avLst/>
          <a:gdLst/>
          <a:ahLst/>
          <a:cxnLst/>
          <a:rect l="0" t="0" r="0" b="0"/>
          <a:pathLst>
            <a:path>
              <a:moveTo>
                <a:pt x="0" y="14941"/>
              </a:moveTo>
              <a:lnTo>
                <a:pt x="996853" y="14941"/>
              </a:lnTo>
            </a:path>
          </a:pathLst>
        </a:custGeom>
        <a:noFill/>
        <a:ln w="12700" cap="flat" cmpd="sng" algn="ctr">
          <a:solidFill>
            <a:schemeClr val="accent6">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83960" y="1299881"/>
        <a:ext cx="49842" cy="49842"/>
      </dsp:txXfrm>
    </dsp:sp>
    <dsp:sp modelId="{24762FB7-7ED1-4E58-B828-D51CD5168817}">
      <dsp:nvSpPr>
        <dsp:cNvPr id="0" name=""/>
        <dsp:cNvSpPr/>
      </dsp:nvSpPr>
      <dsp:spPr>
        <a:xfrm>
          <a:off x="1993515" y="559849"/>
          <a:ext cx="1423168" cy="711584"/>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a:scene3d>
          <a:camera prst="orthographicFront">
            <a:rot lat="0" lon="0" rev="0"/>
          </a:camera>
          <a:lightRig rig="contrasting" dir="t">
            <a:rot lat="0" lon="0" rev="1200000"/>
          </a:lightRig>
        </a:scene3d>
        <a:sp3d/>
      </dsp:spPr>
      <dsp:style>
        <a:lnRef idx="1">
          <a:schemeClr val="accent1"/>
        </a:lnRef>
        <a:fillRef idx="2">
          <a:schemeClr val="accent1"/>
        </a:fillRef>
        <a:effectRef idx="1">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baseline="0">
              <a:latin typeface="Calibri" pitchFamily="34" charset="0"/>
            </a:rPr>
            <a:t>Standard Functionality</a:t>
          </a:r>
        </a:p>
      </dsp:txBody>
      <dsp:txXfrm>
        <a:off x="2014357" y="580691"/>
        <a:ext cx="1381484" cy="669900"/>
      </dsp:txXfrm>
    </dsp:sp>
    <dsp:sp modelId="{F0C30EC0-8093-4939-A987-2AE3B671B98B}">
      <dsp:nvSpPr>
        <dsp:cNvPr id="0" name=""/>
        <dsp:cNvSpPr/>
      </dsp:nvSpPr>
      <dsp:spPr>
        <a:xfrm>
          <a:off x="3416684" y="900700"/>
          <a:ext cx="569267" cy="29882"/>
        </a:xfrm>
        <a:custGeom>
          <a:avLst/>
          <a:gdLst/>
          <a:ahLst/>
          <a:cxnLst/>
          <a:rect l="0" t="0" r="0" b="0"/>
          <a:pathLst>
            <a:path>
              <a:moveTo>
                <a:pt x="0" y="14941"/>
              </a:moveTo>
              <a:lnTo>
                <a:pt x="569267" y="14941"/>
              </a:lnTo>
            </a:path>
          </a:pathLst>
        </a:custGeom>
        <a:noFill/>
        <a:ln w="12700" cap="flat" cmpd="sng" algn="ctr">
          <a:solidFill>
            <a:schemeClr val="accent6">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87086" y="901410"/>
        <a:ext cx="28463" cy="28463"/>
      </dsp:txXfrm>
    </dsp:sp>
    <dsp:sp modelId="{9956B6E9-B8F4-4647-BF7B-0CADCAFD5C34}">
      <dsp:nvSpPr>
        <dsp:cNvPr id="0" name=""/>
        <dsp:cNvSpPr/>
      </dsp:nvSpPr>
      <dsp:spPr>
        <a:xfrm>
          <a:off x="3985952" y="559849"/>
          <a:ext cx="1423168" cy="711584"/>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a:scene3d>
          <a:camera prst="orthographicFront">
            <a:rot lat="0" lon="0" rev="0"/>
          </a:camera>
          <a:lightRig rig="contrasting" dir="t">
            <a:rot lat="0" lon="0" rev="1200000"/>
          </a:lightRig>
        </a:scene3d>
        <a:sp3d/>
      </dsp:spPr>
      <dsp:style>
        <a:lnRef idx="1">
          <a:schemeClr val="accent1"/>
        </a:lnRef>
        <a:fillRef idx="2">
          <a:schemeClr val="accent1"/>
        </a:fillRef>
        <a:effectRef idx="1">
          <a:schemeClr val="accent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baseline="0">
              <a:latin typeface="Calibri" pitchFamily="34" charset="0"/>
            </a:rPr>
            <a:t>Financial Management</a:t>
          </a:r>
        </a:p>
      </dsp:txBody>
      <dsp:txXfrm>
        <a:off x="4006794" y="580691"/>
        <a:ext cx="1381484" cy="669900"/>
      </dsp:txXfrm>
    </dsp:sp>
    <dsp:sp modelId="{9838861E-54B7-41E5-AA1E-97EE2912B2A2}">
      <dsp:nvSpPr>
        <dsp:cNvPr id="0" name=""/>
        <dsp:cNvSpPr/>
      </dsp:nvSpPr>
      <dsp:spPr>
        <a:xfrm rot="3310531">
          <a:off x="1210455" y="2128183"/>
          <a:ext cx="996853" cy="29882"/>
        </a:xfrm>
        <a:custGeom>
          <a:avLst/>
          <a:gdLst/>
          <a:ahLst/>
          <a:cxnLst/>
          <a:rect l="0" t="0" r="0" b="0"/>
          <a:pathLst>
            <a:path>
              <a:moveTo>
                <a:pt x="0" y="14941"/>
              </a:moveTo>
              <a:lnTo>
                <a:pt x="996853" y="14941"/>
              </a:lnTo>
            </a:path>
          </a:pathLst>
        </a:custGeom>
        <a:noFill/>
        <a:ln w="12700" cap="flat" cmpd="sng" algn="ctr">
          <a:solidFill>
            <a:schemeClr val="accent6">
              <a:shade val="6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683960" y="2118203"/>
        <a:ext cx="49842" cy="49842"/>
      </dsp:txXfrm>
    </dsp:sp>
    <dsp:sp modelId="{960B8980-DF80-46E4-9B29-D798AE516493}">
      <dsp:nvSpPr>
        <dsp:cNvPr id="0" name=""/>
        <dsp:cNvSpPr/>
      </dsp:nvSpPr>
      <dsp:spPr>
        <a:xfrm>
          <a:off x="1993515" y="2196493"/>
          <a:ext cx="1423168" cy="711584"/>
        </a:xfrm>
        <a:prstGeom prst="roundRect">
          <a:avLst>
            <a:gd name="adj" fmla="val 10000"/>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a:scene3d>
          <a:camera prst="orthographicFront">
            <a:rot lat="0" lon="0" rev="0"/>
          </a:camera>
          <a:lightRig rig="contrasting" dir="t">
            <a:rot lat="0" lon="0" rev="1200000"/>
          </a:lightRig>
        </a:scene3d>
        <a:sp3d/>
      </dsp:spPr>
      <dsp:style>
        <a:lnRef idx="1">
          <a:schemeClr val="accent2"/>
        </a:lnRef>
        <a:fillRef idx="2">
          <a:schemeClr val="accent2"/>
        </a:fillRef>
        <a:effectRef idx="1">
          <a:schemeClr val="accent2"/>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baseline="0">
              <a:latin typeface="Calibri" pitchFamily="34" charset="0"/>
            </a:rPr>
            <a:t>Customized/Integrated  Functionality</a:t>
          </a:r>
        </a:p>
      </dsp:txBody>
      <dsp:txXfrm>
        <a:off x="2014357" y="2217335"/>
        <a:ext cx="1381484" cy="669900"/>
      </dsp:txXfrm>
    </dsp:sp>
    <dsp:sp modelId="{3B2C6955-C6DB-40B2-9515-7EC11620763C}">
      <dsp:nvSpPr>
        <dsp:cNvPr id="0" name=""/>
        <dsp:cNvSpPr/>
      </dsp:nvSpPr>
      <dsp:spPr>
        <a:xfrm rot="18289469">
          <a:off x="3202891" y="2128183"/>
          <a:ext cx="996853" cy="29882"/>
        </a:xfrm>
        <a:custGeom>
          <a:avLst/>
          <a:gdLst/>
          <a:ahLst/>
          <a:cxnLst/>
          <a:rect l="0" t="0" r="0" b="0"/>
          <a:pathLst>
            <a:path>
              <a:moveTo>
                <a:pt x="0" y="14941"/>
              </a:moveTo>
              <a:lnTo>
                <a:pt x="996853" y="14941"/>
              </a:lnTo>
            </a:path>
          </a:pathLst>
        </a:custGeom>
        <a:noFill/>
        <a:ln w="12700" cap="flat" cmpd="sng" algn="ctr">
          <a:solidFill>
            <a:schemeClr val="accent6">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76396" y="2118203"/>
        <a:ext cx="49842" cy="49842"/>
      </dsp:txXfrm>
    </dsp:sp>
    <dsp:sp modelId="{219987DE-7C4D-47E0-8757-AEC1ED77106A}">
      <dsp:nvSpPr>
        <dsp:cNvPr id="0" name=""/>
        <dsp:cNvSpPr/>
      </dsp:nvSpPr>
      <dsp:spPr>
        <a:xfrm>
          <a:off x="3985952" y="1378171"/>
          <a:ext cx="1423168" cy="711584"/>
        </a:xfrm>
        <a:prstGeom prst="roundRect">
          <a:avLst>
            <a:gd name="adj" fmla="val 10000"/>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Data Collection</a:t>
          </a:r>
        </a:p>
        <a:p>
          <a:pPr lvl="0" algn="ctr" defTabSz="488950">
            <a:lnSpc>
              <a:spcPct val="90000"/>
            </a:lnSpc>
            <a:spcBef>
              <a:spcPct val="0"/>
            </a:spcBef>
            <a:spcAft>
              <a:spcPct val="35000"/>
            </a:spcAft>
          </a:pPr>
          <a:r>
            <a:rPr lang="en-US" sz="1100" kern="1200"/>
            <a:t>on Portal</a:t>
          </a:r>
        </a:p>
      </dsp:txBody>
      <dsp:txXfrm>
        <a:off x="4006794" y="1399013"/>
        <a:ext cx="1381484" cy="669900"/>
      </dsp:txXfrm>
    </dsp:sp>
    <dsp:sp modelId="{063CAF00-F399-4F45-A7FB-8D7046A3C509}">
      <dsp:nvSpPr>
        <dsp:cNvPr id="0" name=""/>
        <dsp:cNvSpPr/>
      </dsp:nvSpPr>
      <dsp:spPr>
        <a:xfrm>
          <a:off x="3416684" y="2537344"/>
          <a:ext cx="569267" cy="29882"/>
        </a:xfrm>
        <a:custGeom>
          <a:avLst/>
          <a:gdLst/>
          <a:ahLst/>
          <a:cxnLst/>
          <a:rect l="0" t="0" r="0" b="0"/>
          <a:pathLst>
            <a:path>
              <a:moveTo>
                <a:pt x="0" y="14941"/>
              </a:moveTo>
              <a:lnTo>
                <a:pt x="569267" y="14941"/>
              </a:lnTo>
            </a:path>
          </a:pathLst>
        </a:custGeom>
        <a:noFill/>
        <a:ln w="12700" cap="flat" cmpd="sng" algn="ctr">
          <a:solidFill>
            <a:schemeClr val="accent6">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87086" y="2538054"/>
        <a:ext cx="28463" cy="28463"/>
      </dsp:txXfrm>
    </dsp:sp>
    <dsp:sp modelId="{A9C3EAB3-E2B3-4A77-8A21-A0DD6F2922EB}">
      <dsp:nvSpPr>
        <dsp:cNvPr id="0" name=""/>
        <dsp:cNvSpPr/>
      </dsp:nvSpPr>
      <dsp:spPr>
        <a:xfrm>
          <a:off x="3985952" y="2196493"/>
          <a:ext cx="1423168" cy="711584"/>
        </a:xfrm>
        <a:prstGeom prst="roundRect">
          <a:avLst>
            <a:gd name="adj" fmla="val 10000"/>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baseline="0">
              <a:latin typeface="Calibri" pitchFamily="34" charset="0"/>
            </a:rPr>
            <a:t>Quality Audit</a:t>
          </a:r>
        </a:p>
      </dsp:txBody>
      <dsp:txXfrm>
        <a:off x="4006794" y="2217335"/>
        <a:ext cx="1381484" cy="669900"/>
      </dsp:txXfrm>
    </dsp:sp>
    <dsp:sp modelId="{18E2AF6D-F362-4C04-B713-5ED2181213ED}">
      <dsp:nvSpPr>
        <dsp:cNvPr id="0" name=""/>
        <dsp:cNvSpPr/>
      </dsp:nvSpPr>
      <dsp:spPr>
        <a:xfrm rot="3310531">
          <a:off x="3202891" y="2946505"/>
          <a:ext cx="996853" cy="29882"/>
        </a:xfrm>
        <a:custGeom>
          <a:avLst/>
          <a:gdLst/>
          <a:ahLst/>
          <a:cxnLst/>
          <a:rect l="0" t="0" r="0" b="0"/>
          <a:pathLst>
            <a:path>
              <a:moveTo>
                <a:pt x="0" y="14941"/>
              </a:moveTo>
              <a:lnTo>
                <a:pt x="996853" y="14941"/>
              </a:lnTo>
            </a:path>
          </a:pathLst>
        </a:custGeom>
        <a:noFill/>
        <a:ln w="12700" cap="flat" cmpd="sng" algn="ctr">
          <a:solidFill>
            <a:schemeClr val="accent6">
              <a:shade val="80000"/>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76396" y="2936525"/>
        <a:ext cx="49842" cy="49842"/>
      </dsp:txXfrm>
    </dsp:sp>
    <dsp:sp modelId="{D475B799-E4BD-4B48-BC61-DDEF78B86FD4}">
      <dsp:nvSpPr>
        <dsp:cNvPr id="0" name=""/>
        <dsp:cNvSpPr/>
      </dsp:nvSpPr>
      <dsp:spPr>
        <a:xfrm>
          <a:off x="3985952" y="3014815"/>
          <a:ext cx="1423168" cy="711584"/>
        </a:xfrm>
        <a:prstGeom prst="roundRect">
          <a:avLst>
            <a:gd name="adj" fmla="val 10000"/>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baseline="0">
              <a:latin typeface="Calibri" pitchFamily="34" charset="0"/>
            </a:rPr>
            <a:t>Accreditation on Portal, NAV &amp; Sharepoint</a:t>
          </a:r>
        </a:p>
      </dsp:txBody>
      <dsp:txXfrm>
        <a:off x="4006794" y="3035657"/>
        <a:ext cx="1381484" cy="6699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435F40-2206-4EB3-96FA-556167C5806D}">
      <dsp:nvSpPr>
        <dsp:cNvPr id="0" name=""/>
        <dsp:cNvSpPr/>
      </dsp:nvSpPr>
      <dsp:spPr>
        <a:xfrm>
          <a:off x="2188219" y="2040705"/>
          <a:ext cx="1567160" cy="1567160"/>
        </a:xfrm>
        <a:prstGeom prst="ellipse">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b="0" kern="1200">
              <a:solidFill>
                <a:sysClr val="window" lastClr="FFFFFF"/>
              </a:solidFill>
              <a:latin typeface="Century Gothic" panose="020B0502020202020204" pitchFamily="34" charset="0"/>
              <a:ea typeface="+mn-ea"/>
              <a:cs typeface="+mn-cs"/>
            </a:rPr>
            <a:t>Financial Management</a:t>
          </a:r>
        </a:p>
      </dsp:txBody>
      <dsp:txXfrm>
        <a:off x="2417724" y="2270210"/>
        <a:ext cx="1108150" cy="1108150"/>
      </dsp:txXfrm>
    </dsp:sp>
    <dsp:sp modelId="{1F174BE0-8CF8-4899-B7D0-8258DF600914}">
      <dsp:nvSpPr>
        <dsp:cNvPr id="0" name=""/>
        <dsp:cNvSpPr/>
      </dsp:nvSpPr>
      <dsp:spPr>
        <a:xfrm rot="16163974">
          <a:off x="2806799" y="1492793"/>
          <a:ext cx="307676" cy="532834"/>
        </a:xfrm>
        <a:prstGeom prst="rightArrow">
          <a:avLst>
            <a:gd name="adj1" fmla="val 60000"/>
            <a:gd name="adj2" fmla="val 50000"/>
          </a:avLst>
        </a:prstGeom>
        <a:solidFill>
          <a:srgbClr val="C0504D">
            <a:hueOff val="0"/>
            <a:satOff val="0"/>
            <a:lumOff val="0"/>
            <a:alphaOff val="0"/>
          </a:srgb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0" kern="1200">
            <a:solidFill>
              <a:sysClr val="window" lastClr="FFFFFF"/>
            </a:solidFill>
            <a:latin typeface="Century Gothic" panose="020B0502020202020204" pitchFamily="34" charset="0"/>
            <a:ea typeface="+mn-ea"/>
            <a:cs typeface="+mn-cs"/>
          </a:endParaRPr>
        </a:p>
      </dsp:txBody>
      <dsp:txXfrm rot="10800000">
        <a:off x="2853434" y="1645509"/>
        <a:ext cx="215373" cy="319700"/>
      </dsp:txXfrm>
    </dsp:sp>
    <dsp:sp modelId="{09D142CA-6384-4930-B98F-E7FEF254D93B}">
      <dsp:nvSpPr>
        <dsp:cNvPr id="0" name=""/>
        <dsp:cNvSpPr/>
      </dsp:nvSpPr>
      <dsp:spPr>
        <a:xfrm>
          <a:off x="2244892" y="49853"/>
          <a:ext cx="1410444" cy="1410444"/>
        </a:xfrm>
        <a:prstGeom prst="ellipse">
          <a:avLst/>
        </a:prstGeom>
        <a:solidFill>
          <a:srgbClr val="C0504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b="0" kern="1200">
              <a:solidFill>
                <a:sysClr val="window" lastClr="FFFFFF"/>
              </a:solidFill>
              <a:latin typeface="Century Gothic" panose="020B0502020202020204" pitchFamily="34" charset="0"/>
              <a:ea typeface="+mn-ea"/>
              <a:cs typeface="+mn-cs"/>
            </a:rPr>
            <a:t>1. </a:t>
          </a:r>
          <a:r>
            <a:rPr lang="en-US" sz="1000" b="0" kern="1200">
              <a:latin typeface="Century Gothic" panose="020B0502020202020204" pitchFamily="34" charset="0"/>
            </a:rPr>
            <a:t>Chart of accounts &amp; Fiscal periods</a:t>
          </a:r>
          <a:endParaRPr lang="en-US" sz="1000" b="0" kern="1200">
            <a:solidFill>
              <a:sysClr val="window" lastClr="FFFFFF"/>
            </a:solidFill>
            <a:latin typeface="Century Gothic" panose="020B0502020202020204" pitchFamily="34" charset="0"/>
            <a:ea typeface="+mn-ea"/>
            <a:cs typeface="+mn-cs"/>
          </a:endParaRPr>
        </a:p>
      </dsp:txBody>
      <dsp:txXfrm>
        <a:off x="2451447" y="256408"/>
        <a:ext cx="997334" cy="997334"/>
      </dsp:txXfrm>
    </dsp:sp>
    <dsp:sp modelId="{8B5F1F80-9FFC-4B22-B350-B109F9E25D4A}">
      <dsp:nvSpPr>
        <dsp:cNvPr id="0" name=""/>
        <dsp:cNvSpPr/>
      </dsp:nvSpPr>
      <dsp:spPr>
        <a:xfrm rot="19285714">
          <a:off x="3656123" y="1879450"/>
          <a:ext cx="332772" cy="532834"/>
        </a:xfrm>
        <a:prstGeom prst="rightArrow">
          <a:avLst>
            <a:gd name="adj1" fmla="val 60000"/>
            <a:gd name="adj2" fmla="val 50000"/>
          </a:avLst>
        </a:prstGeom>
        <a:solidFill>
          <a:srgbClr val="9BBB59">
            <a:hueOff val="0"/>
            <a:satOff val="0"/>
            <a:lumOff val="0"/>
            <a:alphaOff val="0"/>
          </a:srgb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0" kern="1200">
            <a:solidFill>
              <a:sysClr val="window" lastClr="FFFFFF"/>
            </a:solidFill>
            <a:latin typeface="Century Gothic" panose="020B0502020202020204" pitchFamily="34" charset="0"/>
            <a:ea typeface="+mn-ea"/>
            <a:cs typeface="+mn-cs"/>
          </a:endParaRPr>
        </a:p>
      </dsp:txBody>
      <dsp:txXfrm>
        <a:off x="3667013" y="2017139"/>
        <a:ext cx="232940" cy="319700"/>
      </dsp:txXfrm>
    </dsp:sp>
    <dsp:sp modelId="{6F85D262-C155-46E2-97A1-4A7A502C2FB8}">
      <dsp:nvSpPr>
        <dsp:cNvPr id="0" name=""/>
        <dsp:cNvSpPr/>
      </dsp:nvSpPr>
      <dsp:spPr>
        <a:xfrm>
          <a:off x="3921460" y="799339"/>
          <a:ext cx="1410444" cy="1410444"/>
        </a:xfrm>
        <a:prstGeom prst="ellipse">
          <a:avLst/>
        </a:prstGeom>
        <a:solidFill>
          <a:srgbClr val="9BBB59">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b="0" kern="1200">
              <a:solidFill>
                <a:sysClr val="window" lastClr="FFFFFF"/>
              </a:solidFill>
              <a:latin typeface="Century Gothic" panose="020B0502020202020204" pitchFamily="34" charset="0"/>
              <a:ea typeface="+mn-ea"/>
              <a:cs typeface="+mn-cs"/>
            </a:rPr>
            <a:t>2. </a:t>
          </a:r>
          <a:r>
            <a:rPr lang="en-US" sz="1000" kern="1200"/>
            <a:t>Budgets</a:t>
          </a:r>
          <a:endParaRPr lang="en-US" sz="1000" b="0" kern="1200">
            <a:solidFill>
              <a:sysClr val="window" lastClr="FFFFFF"/>
            </a:solidFill>
            <a:latin typeface="Century Gothic" panose="020B0502020202020204" pitchFamily="34" charset="0"/>
            <a:ea typeface="+mn-ea"/>
            <a:cs typeface="+mn-cs"/>
          </a:endParaRPr>
        </a:p>
      </dsp:txBody>
      <dsp:txXfrm>
        <a:off x="4128015" y="1005894"/>
        <a:ext cx="997334" cy="997334"/>
      </dsp:txXfrm>
    </dsp:sp>
    <dsp:sp modelId="{F1F947C9-CF41-49B7-8851-F77EF57EEE35}">
      <dsp:nvSpPr>
        <dsp:cNvPr id="0" name=""/>
        <dsp:cNvSpPr/>
      </dsp:nvSpPr>
      <dsp:spPr>
        <a:xfrm rot="771429">
          <a:off x="3866231" y="2799993"/>
          <a:ext cx="332772" cy="532834"/>
        </a:xfrm>
        <a:prstGeom prst="rightArrow">
          <a:avLst>
            <a:gd name="adj1" fmla="val 60000"/>
            <a:gd name="adj2" fmla="val 50000"/>
          </a:avLst>
        </a:prstGeom>
        <a:solidFill>
          <a:srgbClr val="8064A2">
            <a:hueOff val="0"/>
            <a:satOff val="0"/>
            <a:lumOff val="0"/>
            <a:alphaOff val="0"/>
          </a:srgb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b="0" kern="1200">
            <a:solidFill>
              <a:sysClr val="window" lastClr="FFFFFF"/>
            </a:solidFill>
            <a:latin typeface="Century Gothic" panose="020B0502020202020204" pitchFamily="34" charset="0"/>
            <a:ea typeface="+mn-ea"/>
            <a:cs typeface="+mn-cs"/>
          </a:endParaRPr>
        </a:p>
      </dsp:txBody>
      <dsp:txXfrm>
        <a:off x="3867482" y="2895453"/>
        <a:ext cx="232940" cy="319700"/>
      </dsp:txXfrm>
    </dsp:sp>
    <dsp:sp modelId="{4E073FE4-6FF4-4657-BE52-6D25F73075AF}">
      <dsp:nvSpPr>
        <dsp:cNvPr id="0" name=""/>
        <dsp:cNvSpPr/>
      </dsp:nvSpPr>
      <dsp:spPr>
        <a:xfrm>
          <a:off x="4330182" y="2590068"/>
          <a:ext cx="1410444" cy="1410444"/>
        </a:xfrm>
        <a:prstGeom prst="ellipse">
          <a:avLst/>
        </a:prstGeom>
        <a:solidFill>
          <a:srgbClr val="8064A2">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b="0" kern="1200">
              <a:solidFill>
                <a:sysClr val="window" lastClr="FFFFFF"/>
              </a:solidFill>
              <a:latin typeface="Century Gothic" panose="020B0502020202020204" pitchFamily="34" charset="0"/>
              <a:ea typeface="+mn-ea"/>
              <a:cs typeface="+mn-cs"/>
            </a:rPr>
            <a:t>3. </a:t>
          </a:r>
          <a:r>
            <a:rPr lang="en-US" sz="1000" kern="1200"/>
            <a:t>Cash Management </a:t>
          </a:r>
          <a:endParaRPr lang="en-US" sz="1000" b="0" kern="1200">
            <a:solidFill>
              <a:sysClr val="window" lastClr="FFFFFF"/>
            </a:solidFill>
            <a:latin typeface="Century Gothic" panose="020B0502020202020204" pitchFamily="34" charset="0"/>
            <a:ea typeface="+mn-ea"/>
            <a:cs typeface="+mn-cs"/>
          </a:endParaRPr>
        </a:p>
      </dsp:txBody>
      <dsp:txXfrm>
        <a:off x="4536737" y="2796623"/>
        <a:ext cx="997334" cy="997334"/>
      </dsp:txXfrm>
    </dsp:sp>
    <dsp:sp modelId="{339122F3-3A4A-4FC0-9AEE-1871B548AF95}">
      <dsp:nvSpPr>
        <dsp:cNvPr id="0" name=""/>
        <dsp:cNvSpPr/>
      </dsp:nvSpPr>
      <dsp:spPr>
        <a:xfrm rot="3857143">
          <a:off x="3277521" y="3538210"/>
          <a:ext cx="332772" cy="532834"/>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latin typeface="Century Gothic" panose="020B0502020202020204" pitchFamily="34" charset="0"/>
          </a:endParaRPr>
        </a:p>
      </dsp:txBody>
      <dsp:txXfrm>
        <a:off x="3305779" y="3599804"/>
        <a:ext cx="232940" cy="319700"/>
      </dsp:txXfrm>
    </dsp:sp>
    <dsp:sp modelId="{BDB36FAD-24A5-4620-A436-3389880F8AB3}">
      <dsp:nvSpPr>
        <dsp:cNvPr id="0" name=""/>
        <dsp:cNvSpPr/>
      </dsp:nvSpPr>
      <dsp:spPr>
        <a:xfrm>
          <a:off x="3184968" y="4026121"/>
          <a:ext cx="1410444" cy="1410444"/>
        </a:xfrm>
        <a:prstGeom prst="ellipse">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GB" sz="1000" kern="1200">
              <a:latin typeface="Century Gothic" panose="020B0502020202020204" pitchFamily="34" charset="0"/>
            </a:rPr>
            <a:t>4. Fixed Assets Management</a:t>
          </a:r>
        </a:p>
      </dsp:txBody>
      <dsp:txXfrm>
        <a:off x="3391523" y="4232676"/>
        <a:ext cx="997334" cy="997334"/>
      </dsp:txXfrm>
    </dsp:sp>
    <dsp:sp modelId="{4C86F301-DC4D-4D43-B98D-94A3CD68ADF4}">
      <dsp:nvSpPr>
        <dsp:cNvPr id="0" name=""/>
        <dsp:cNvSpPr/>
      </dsp:nvSpPr>
      <dsp:spPr>
        <a:xfrm rot="6911830">
          <a:off x="2346454" y="3538446"/>
          <a:ext cx="327959" cy="532834"/>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977900">
            <a:lnSpc>
              <a:spcPct val="90000"/>
            </a:lnSpc>
            <a:spcBef>
              <a:spcPct val="0"/>
            </a:spcBef>
            <a:spcAft>
              <a:spcPct val="35000"/>
            </a:spcAft>
          </a:pPr>
          <a:endParaRPr lang="en-US" sz="2200" kern="1200"/>
        </a:p>
      </dsp:txBody>
      <dsp:txXfrm rot="10800000">
        <a:off x="2416592" y="3600500"/>
        <a:ext cx="229571" cy="319700"/>
      </dsp:txXfrm>
    </dsp:sp>
    <dsp:sp modelId="{31673B0A-BED6-4D57-A80B-DBDCA86C2DCB}">
      <dsp:nvSpPr>
        <dsp:cNvPr id="0" name=""/>
        <dsp:cNvSpPr/>
      </dsp:nvSpPr>
      <dsp:spPr>
        <a:xfrm>
          <a:off x="1369302" y="4026115"/>
          <a:ext cx="1410444" cy="1410444"/>
        </a:xfrm>
        <a:prstGeom prst="ellipse">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latin typeface="Century Gothic" panose="020B0502020202020204" pitchFamily="34" charset="0"/>
            </a:rPr>
            <a:t>Receivable Management</a:t>
          </a:r>
        </a:p>
      </dsp:txBody>
      <dsp:txXfrm>
        <a:off x="1575857" y="4232670"/>
        <a:ext cx="997334" cy="997334"/>
      </dsp:txXfrm>
    </dsp:sp>
    <dsp:sp modelId="{FB41BDFC-CE5E-40ED-BDE1-E7034B209C42}">
      <dsp:nvSpPr>
        <dsp:cNvPr id="0" name=""/>
        <dsp:cNvSpPr/>
      </dsp:nvSpPr>
      <dsp:spPr>
        <a:xfrm rot="10028571">
          <a:off x="1744596" y="2799993"/>
          <a:ext cx="332772" cy="53283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latin typeface="Century Gothic" panose="020B0502020202020204" pitchFamily="34" charset="0"/>
          </a:endParaRPr>
        </a:p>
      </dsp:txBody>
      <dsp:txXfrm rot="10800000">
        <a:off x="1843177" y="2895453"/>
        <a:ext cx="232940" cy="319700"/>
      </dsp:txXfrm>
    </dsp:sp>
    <dsp:sp modelId="{D592E6CD-71CC-4E75-96CF-14F2676667C1}">
      <dsp:nvSpPr>
        <dsp:cNvPr id="0" name=""/>
        <dsp:cNvSpPr/>
      </dsp:nvSpPr>
      <dsp:spPr>
        <a:xfrm>
          <a:off x="202973" y="2590068"/>
          <a:ext cx="1410444" cy="1410444"/>
        </a:xfrm>
        <a:prstGeom prst="ellipse">
          <a:avLst/>
        </a:prstGeom>
        <a:solidFill>
          <a:schemeClr val="accent2">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GB" sz="1000" kern="1200">
              <a:latin typeface="Century Gothic" panose="020B0502020202020204" pitchFamily="34" charset="0"/>
            </a:rPr>
            <a:t>5. Payables Management</a:t>
          </a:r>
        </a:p>
      </dsp:txBody>
      <dsp:txXfrm>
        <a:off x="409528" y="2796623"/>
        <a:ext cx="997334" cy="997334"/>
      </dsp:txXfrm>
    </dsp:sp>
    <dsp:sp modelId="{FD032F90-1593-4A34-A5A5-96AD90FEE3E1}">
      <dsp:nvSpPr>
        <dsp:cNvPr id="0" name=""/>
        <dsp:cNvSpPr/>
      </dsp:nvSpPr>
      <dsp:spPr>
        <a:xfrm rot="13114286">
          <a:off x="1954704" y="1879450"/>
          <a:ext cx="332772" cy="532834"/>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GB" sz="1000" kern="1200">
            <a:latin typeface="Century Gothic" panose="020B0502020202020204" pitchFamily="34" charset="0"/>
          </a:endParaRPr>
        </a:p>
      </dsp:txBody>
      <dsp:txXfrm rot="10800000">
        <a:off x="2043646" y="2017139"/>
        <a:ext cx="232940" cy="319700"/>
      </dsp:txXfrm>
    </dsp:sp>
    <dsp:sp modelId="{10DF2D2A-7579-483B-AA1F-8C80DC65E085}">
      <dsp:nvSpPr>
        <dsp:cNvPr id="0" name=""/>
        <dsp:cNvSpPr/>
      </dsp:nvSpPr>
      <dsp:spPr>
        <a:xfrm>
          <a:off x="611695" y="799339"/>
          <a:ext cx="1410444" cy="1410444"/>
        </a:xfrm>
        <a:prstGeom prst="ellipse">
          <a:avLst/>
        </a:prstGeom>
        <a:solidFill>
          <a:schemeClr val="accent3">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GB" sz="1000" kern="1200">
              <a:latin typeface="Century Gothic" panose="020B0502020202020204" pitchFamily="34" charset="0"/>
            </a:rPr>
            <a:t>6. Financial Reporting</a:t>
          </a:r>
        </a:p>
      </dsp:txBody>
      <dsp:txXfrm>
        <a:off x="818250" y="1005894"/>
        <a:ext cx="997334" cy="9973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C77D68-4FC9-4081-A4ED-7AF96451DA93}">
      <dsp:nvSpPr>
        <dsp:cNvPr id="0" name=""/>
        <dsp:cNvSpPr/>
      </dsp:nvSpPr>
      <dsp:spPr>
        <a:xfrm>
          <a:off x="2327969" y="1246598"/>
          <a:ext cx="830460" cy="8304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Financial Management Module</a:t>
          </a:r>
        </a:p>
      </dsp:txBody>
      <dsp:txXfrm>
        <a:off x="2449587" y="1368216"/>
        <a:ext cx="587224" cy="587224"/>
      </dsp:txXfrm>
    </dsp:sp>
    <dsp:sp modelId="{19C072AF-E560-45A0-928C-9F9E24978D51}">
      <dsp:nvSpPr>
        <dsp:cNvPr id="0" name=""/>
        <dsp:cNvSpPr/>
      </dsp:nvSpPr>
      <dsp:spPr>
        <a:xfrm rot="16200000">
          <a:off x="2536114" y="1025889"/>
          <a:ext cx="414170" cy="27246"/>
        </a:xfrm>
        <a:custGeom>
          <a:avLst/>
          <a:gdLst/>
          <a:ahLst/>
          <a:cxnLst/>
          <a:rect l="0" t="0" r="0" b="0"/>
          <a:pathLst>
            <a:path>
              <a:moveTo>
                <a:pt x="0" y="13623"/>
              </a:moveTo>
              <a:lnTo>
                <a:pt x="414170" y="1362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2845" y="1029158"/>
        <a:ext cx="20708" cy="20708"/>
      </dsp:txXfrm>
    </dsp:sp>
    <dsp:sp modelId="{3A0C198C-61B3-4AF6-8CAC-1B1089653384}">
      <dsp:nvSpPr>
        <dsp:cNvPr id="0" name=""/>
        <dsp:cNvSpPr/>
      </dsp:nvSpPr>
      <dsp:spPr>
        <a:xfrm>
          <a:off x="2327969" y="1966"/>
          <a:ext cx="830460" cy="830460"/>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General Ledger</a:t>
          </a:r>
        </a:p>
      </dsp:txBody>
      <dsp:txXfrm>
        <a:off x="2449587" y="123584"/>
        <a:ext cx="587224" cy="587224"/>
      </dsp:txXfrm>
    </dsp:sp>
    <dsp:sp modelId="{8145074F-E4F5-462A-9846-303A8B05C949}">
      <dsp:nvSpPr>
        <dsp:cNvPr id="0" name=""/>
        <dsp:cNvSpPr/>
      </dsp:nvSpPr>
      <dsp:spPr>
        <a:xfrm rot="19285714">
          <a:off x="3022660" y="1260198"/>
          <a:ext cx="414170" cy="27246"/>
        </a:xfrm>
        <a:custGeom>
          <a:avLst/>
          <a:gdLst/>
          <a:ahLst/>
          <a:cxnLst/>
          <a:rect l="0" t="0" r="0" b="0"/>
          <a:pathLst>
            <a:path>
              <a:moveTo>
                <a:pt x="0" y="13623"/>
              </a:moveTo>
              <a:lnTo>
                <a:pt x="414170" y="1362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219391" y="1263466"/>
        <a:ext cx="20708" cy="20708"/>
      </dsp:txXfrm>
    </dsp:sp>
    <dsp:sp modelId="{7E880E74-F84E-42D9-84F0-B9DA3FB9FE81}">
      <dsp:nvSpPr>
        <dsp:cNvPr id="0" name=""/>
        <dsp:cNvSpPr/>
      </dsp:nvSpPr>
      <dsp:spPr>
        <a:xfrm>
          <a:off x="3301061" y="470583"/>
          <a:ext cx="830460" cy="830460"/>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Cash Management</a:t>
          </a:r>
        </a:p>
      </dsp:txBody>
      <dsp:txXfrm>
        <a:off x="3422679" y="592201"/>
        <a:ext cx="587224" cy="587224"/>
      </dsp:txXfrm>
    </dsp:sp>
    <dsp:sp modelId="{4D0383BC-E0B7-44CF-B7AE-EEE057CF8847}">
      <dsp:nvSpPr>
        <dsp:cNvPr id="0" name=""/>
        <dsp:cNvSpPr/>
      </dsp:nvSpPr>
      <dsp:spPr>
        <a:xfrm rot="771429">
          <a:off x="3142827" y="1786683"/>
          <a:ext cx="414170" cy="27246"/>
        </a:xfrm>
        <a:custGeom>
          <a:avLst/>
          <a:gdLst/>
          <a:ahLst/>
          <a:cxnLst/>
          <a:rect l="0" t="0" r="0" b="0"/>
          <a:pathLst>
            <a:path>
              <a:moveTo>
                <a:pt x="0" y="13623"/>
              </a:moveTo>
              <a:lnTo>
                <a:pt x="414170" y="1362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39558" y="1789952"/>
        <a:ext cx="20708" cy="20708"/>
      </dsp:txXfrm>
    </dsp:sp>
    <dsp:sp modelId="{01E51D4D-55FD-4D99-ABD7-D68713EF3E4D}">
      <dsp:nvSpPr>
        <dsp:cNvPr id="0" name=""/>
        <dsp:cNvSpPr/>
      </dsp:nvSpPr>
      <dsp:spPr>
        <a:xfrm>
          <a:off x="3541395" y="1523554"/>
          <a:ext cx="830460" cy="830460"/>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Receivables</a:t>
          </a:r>
        </a:p>
      </dsp:txBody>
      <dsp:txXfrm>
        <a:off x="3663013" y="1645172"/>
        <a:ext cx="587224" cy="587224"/>
      </dsp:txXfrm>
    </dsp:sp>
    <dsp:sp modelId="{4ABB0C30-954F-432E-8437-DEA4EDBCC541}">
      <dsp:nvSpPr>
        <dsp:cNvPr id="0" name=""/>
        <dsp:cNvSpPr/>
      </dsp:nvSpPr>
      <dsp:spPr>
        <a:xfrm rot="3857143">
          <a:off x="2806127" y="2208892"/>
          <a:ext cx="414170" cy="27246"/>
        </a:xfrm>
        <a:custGeom>
          <a:avLst/>
          <a:gdLst/>
          <a:ahLst/>
          <a:cxnLst/>
          <a:rect l="0" t="0" r="0" b="0"/>
          <a:pathLst>
            <a:path>
              <a:moveTo>
                <a:pt x="0" y="13623"/>
              </a:moveTo>
              <a:lnTo>
                <a:pt x="414170" y="1362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2858" y="2212161"/>
        <a:ext cx="20708" cy="20708"/>
      </dsp:txXfrm>
    </dsp:sp>
    <dsp:sp modelId="{12E67A55-94F5-4138-A3A1-0E97414DF903}">
      <dsp:nvSpPr>
        <dsp:cNvPr id="0" name=""/>
        <dsp:cNvSpPr/>
      </dsp:nvSpPr>
      <dsp:spPr>
        <a:xfrm>
          <a:off x="2867994" y="2367972"/>
          <a:ext cx="830460" cy="830460"/>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Payables</a:t>
          </a:r>
        </a:p>
      </dsp:txBody>
      <dsp:txXfrm>
        <a:off x="2989612" y="2489590"/>
        <a:ext cx="587224" cy="587224"/>
      </dsp:txXfrm>
    </dsp:sp>
    <dsp:sp modelId="{AAE6866F-A10D-49CC-898D-562BD673BF43}">
      <dsp:nvSpPr>
        <dsp:cNvPr id="0" name=""/>
        <dsp:cNvSpPr/>
      </dsp:nvSpPr>
      <dsp:spPr>
        <a:xfrm rot="6942857">
          <a:off x="2266102" y="2208892"/>
          <a:ext cx="414170" cy="27246"/>
        </a:xfrm>
        <a:custGeom>
          <a:avLst/>
          <a:gdLst/>
          <a:ahLst/>
          <a:cxnLst/>
          <a:rect l="0" t="0" r="0" b="0"/>
          <a:pathLst>
            <a:path>
              <a:moveTo>
                <a:pt x="0" y="13623"/>
              </a:moveTo>
              <a:lnTo>
                <a:pt x="414170" y="1362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462833" y="2212161"/>
        <a:ext cx="20708" cy="20708"/>
      </dsp:txXfrm>
    </dsp:sp>
    <dsp:sp modelId="{2BEB02AD-B8AD-44C3-BC27-AFA027A99933}">
      <dsp:nvSpPr>
        <dsp:cNvPr id="0" name=""/>
        <dsp:cNvSpPr/>
      </dsp:nvSpPr>
      <dsp:spPr>
        <a:xfrm>
          <a:off x="1787944" y="2367972"/>
          <a:ext cx="830460" cy="830460"/>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Fixed Assets</a:t>
          </a:r>
        </a:p>
      </dsp:txBody>
      <dsp:txXfrm>
        <a:off x="1909562" y="2489590"/>
        <a:ext cx="587224" cy="587224"/>
      </dsp:txXfrm>
    </dsp:sp>
    <dsp:sp modelId="{A730F5F4-D552-4765-BABB-DAA6781C7659}">
      <dsp:nvSpPr>
        <dsp:cNvPr id="0" name=""/>
        <dsp:cNvSpPr/>
      </dsp:nvSpPr>
      <dsp:spPr>
        <a:xfrm rot="10028571">
          <a:off x="1929401" y="1786683"/>
          <a:ext cx="414170" cy="27246"/>
        </a:xfrm>
        <a:custGeom>
          <a:avLst/>
          <a:gdLst/>
          <a:ahLst/>
          <a:cxnLst/>
          <a:rect l="0" t="0" r="0" b="0"/>
          <a:pathLst>
            <a:path>
              <a:moveTo>
                <a:pt x="0" y="13623"/>
              </a:moveTo>
              <a:lnTo>
                <a:pt x="414170" y="1362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126132" y="1789952"/>
        <a:ext cx="20708" cy="20708"/>
      </dsp:txXfrm>
    </dsp:sp>
    <dsp:sp modelId="{41F527DD-28BD-4866-96FE-B8060983D642}">
      <dsp:nvSpPr>
        <dsp:cNvPr id="0" name=""/>
        <dsp:cNvSpPr/>
      </dsp:nvSpPr>
      <dsp:spPr>
        <a:xfrm>
          <a:off x="1114543" y="1523554"/>
          <a:ext cx="830460" cy="830460"/>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Inventory</a:t>
          </a:r>
        </a:p>
      </dsp:txBody>
      <dsp:txXfrm>
        <a:off x="1236161" y="1645172"/>
        <a:ext cx="587224" cy="587224"/>
      </dsp:txXfrm>
    </dsp:sp>
    <dsp:sp modelId="{99BEEA2D-6BF2-47BC-B8BE-F631355C8FC7}">
      <dsp:nvSpPr>
        <dsp:cNvPr id="0" name=""/>
        <dsp:cNvSpPr/>
      </dsp:nvSpPr>
      <dsp:spPr>
        <a:xfrm rot="13114286">
          <a:off x="2049568" y="1260198"/>
          <a:ext cx="414170" cy="27246"/>
        </a:xfrm>
        <a:custGeom>
          <a:avLst/>
          <a:gdLst/>
          <a:ahLst/>
          <a:cxnLst/>
          <a:rect l="0" t="0" r="0" b="0"/>
          <a:pathLst>
            <a:path>
              <a:moveTo>
                <a:pt x="0" y="13623"/>
              </a:moveTo>
              <a:lnTo>
                <a:pt x="414170" y="1362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246299" y="1263466"/>
        <a:ext cx="20708" cy="20708"/>
      </dsp:txXfrm>
    </dsp:sp>
    <dsp:sp modelId="{3F8E959A-9534-469D-9C68-580E37FCF5ED}">
      <dsp:nvSpPr>
        <dsp:cNvPr id="0" name=""/>
        <dsp:cNvSpPr/>
      </dsp:nvSpPr>
      <dsp:spPr>
        <a:xfrm>
          <a:off x="1354877" y="470583"/>
          <a:ext cx="830460" cy="830460"/>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Setup</a:t>
          </a:r>
        </a:p>
      </dsp:txBody>
      <dsp:txXfrm>
        <a:off x="1476495" y="592201"/>
        <a:ext cx="587224" cy="5872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3B3527-09D6-43A7-9386-49A90B866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8146</Words>
  <Characters>46434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CONCEPTUAL MODEL, SYSTEM DESIGN &amp; SOLUTION BLUEPRINT DOCUMENT – CUE</vt:lpstr>
    </vt:vector>
  </TitlesOfParts>
  <Company/>
  <LinksUpToDate>false</LinksUpToDate>
  <CharactersWithSpaces>54472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 MODEL, SYSTEM DESIGN &amp; SOLUTION BLUEPRINT DOCUMENT – CUE</dc:title>
  <dc:subject/>
  <dc:creator>Mercy</dc:creator>
  <cp:keywords/>
  <dc:description/>
  <cp:lastModifiedBy>Peter Muendo Ngondi</cp:lastModifiedBy>
  <cp:revision>2</cp:revision>
  <dcterms:created xsi:type="dcterms:W3CDTF">2019-01-15T08:52:00Z</dcterms:created>
  <dcterms:modified xsi:type="dcterms:W3CDTF">2019-01-15T08:52:00Z</dcterms:modified>
</cp:coreProperties>
</file>